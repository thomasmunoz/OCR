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FD60E" w14:textId="39E5568D" w:rsidR="00CD5381" w:rsidRDefault="00CD5381"/>
    <w:p w14:paraId="2E3630F9" w14:textId="09B658C8" w:rsidR="002F41A0" w:rsidRDefault="002F41A0"/>
    <w:p w14:paraId="3956DA55" w14:textId="77777777" w:rsidR="002F41A0" w:rsidRPr="009A1DE0" w:rsidRDefault="002F41A0" w:rsidP="002F41A0">
      <w:pPr>
        <w:pStyle w:val="Title"/>
        <w:rPr>
          <w:rFonts w:asciiTheme="minorHAnsi" w:hAnsiTheme="minorHAnsi" w:cs="Calibri"/>
          <w:sz w:val="22"/>
          <w:szCs w:val="22"/>
          <w:lang w:val="en-GB"/>
        </w:rPr>
      </w:pPr>
    </w:p>
    <w:p w14:paraId="5402AF64" w14:textId="77777777" w:rsidR="002F41A0" w:rsidRPr="009A1DE0" w:rsidRDefault="002F41A0" w:rsidP="002F41A0">
      <w:pPr>
        <w:pStyle w:val="Title"/>
        <w:rPr>
          <w:rFonts w:asciiTheme="minorHAnsi" w:hAnsiTheme="minorHAnsi" w:cs="Calibri"/>
          <w:sz w:val="22"/>
          <w:szCs w:val="22"/>
          <w:lang w:val="en-GB"/>
        </w:rPr>
      </w:pPr>
    </w:p>
    <w:p w14:paraId="060F783B" w14:textId="77777777" w:rsidR="002F41A0" w:rsidRPr="009A1DE0" w:rsidRDefault="002F41A0" w:rsidP="002F41A0">
      <w:pPr>
        <w:pStyle w:val="Title"/>
        <w:jc w:val="left"/>
        <w:rPr>
          <w:rFonts w:asciiTheme="minorHAnsi" w:hAnsiTheme="minorHAnsi" w:cs="Arial"/>
          <w:sz w:val="22"/>
          <w:szCs w:val="22"/>
          <w:lang w:val="en-GB"/>
        </w:rPr>
      </w:pPr>
      <w:r w:rsidRPr="009A1DE0">
        <w:rPr>
          <w:rFonts w:asciiTheme="minorHAnsi" w:hAnsiTheme="minorHAnsi" w:cs="Arial"/>
          <w:bCs/>
          <w:noProof/>
          <w:sz w:val="22"/>
          <w:szCs w:val="22"/>
          <w:lang w:val="en-US" w:eastAsia="en-US"/>
        </w:rPr>
        <mc:AlternateContent>
          <mc:Choice Requires="wps">
            <w:drawing>
              <wp:anchor distT="0" distB="0" distL="114300" distR="114300" simplePos="0" relativeHeight="251656192" behindDoc="0" locked="0" layoutInCell="0" allowOverlap="1" wp14:anchorId="1DC63991" wp14:editId="589B3DD3">
                <wp:simplePos x="0" y="0"/>
                <wp:positionH relativeFrom="column">
                  <wp:posOffset>1294130</wp:posOffset>
                </wp:positionH>
                <wp:positionV relativeFrom="paragraph">
                  <wp:posOffset>49530</wp:posOffset>
                </wp:positionV>
                <wp:extent cx="3108960" cy="0"/>
                <wp:effectExtent l="0" t="0" r="0" b="0"/>
                <wp:wrapNone/>
                <wp:docPr id="6"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47F47" id="Line 23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9pt,3.9pt" to="346.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" o:allowincell="f"/>
            </w:pict>
          </mc:Fallback>
        </mc:AlternateContent>
      </w:r>
    </w:p>
    <w:p w14:paraId="1A842E4D" w14:textId="77777777" w:rsidR="002F41A0" w:rsidRPr="009A1DE0" w:rsidRDefault="002F41A0" w:rsidP="002F41A0">
      <w:pPr>
        <w:pStyle w:val="Title"/>
        <w:rPr>
          <w:rFonts w:asciiTheme="minorHAnsi" w:hAnsiTheme="minorHAnsi" w:cs="Arial"/>
          <w:sz w:val="21"/>
          <w:szCs w:val="22"/>
          <w:lang w:val="en-GB"/>
        </w:rPr>
      </w:pPr>
      <w:r w:rsidRPr="009A1DE0">
        <w:rPr>
          <w:rFonts w:asciiTheme="minorHAnsi" w:hAnsiTheme="minorHAnsi" w:cs="Arial"/>
          <w:bCs/>
          <w:sz w:val="21"/>
          <w:szCs w:val="22"/>
          <w:lang w:val="en-GB"/>
        </w:rPr>
        <w:t xml:space="preserve"> </w:t>
      </w:r>
    </w:p>
    <w:p w14:paraId="5BF102A8" w14:textId="77777777" w:rsidR="002F41A0" w:rsidRPr="009A1DE0" w:rsidRDefault="002F41A0" w:rsidP="002F41A0">
      <w:pPr>
        <w:pStyle w:val="Title"/>
        <w:rPr>
          <w:rFonts w:asciiTheme="minorHAnsi" w:hAnsiTheme="minorHAnsi" w:cs="Arial"/>
          <w:sz w:val="22"/>
          <w:szCs w:val="22"/>
          <w:lang w:val="en-GB"/>
        </w:rPr>
      </w:pPr>
      <w:r w:rsidRPr="009A1DE0">
        <w:rPr>
          <w:rFonts w:asciiTheme="minorHAnsi" w:hAnsiTheme="minorHAnsi" w:cs="Arial"/>
          <w:bCs/>
          <w:sz w:val="22"/>
          <w:szCs w:val="22"/>
          <w:lang w:val="en-GB"/>
        </w:rPr>
        <w:t>RECRUITMENT SERVICES AGREEMENT</w:t>
      </w:r>
    </w:p>
    <w:p w14:paraId="47FFDA32" w14:textId="77777777" w:rsidR="002F41A0" w:rsidRPr="009A1DE0" w:rsidRDefault="002F41A0" w:rsidP="002F41A0">
      <w:pPr>
        <w:pStyle w:val="Title"/>
        <w:rPr>
          <w:rFonts w:asciiTheme="minorHAnsi" w:hAnsiTheme="minorHAnsi" w:cs="Arial"/>
          <w:sz w:val="22"/>
          <w:szCs w:val="22"/>
          <w:lang w:val="en-GB"/>
        </w:rPr>
      </w:pPr>
    </w:p>
    <w:p w14:paraId="3D6290F9" w14:textId="77777777" w:rsidR="002F41A0" w:rsidRPr="009A1DE0" w:rsidRDefault="002F41A0" w:rsidP="002F41A0">
      <w:pPr>
        <w:pStyle w:val="Title"/>
        <w:rPr>
          <w:rFonts w:asciiTheme="minorHAnsi" w:hAnsiTheme="minorHAnsi" w:cs="Arial"/>
          <w:b w:val="0"/>
          <w:sz w:val="22"/>
          <w:szCs w:val="22"/>
          <w:lang w:val="en-GB"/>
        </w:rPr>
      </w:pPr>
      <w:r w:rsidRPr="009A1DE0">
        <w:rPr>
          <w:rFonts w:asciiTheme="minorHAnsi" w:hAnsiTheme="minorHAnsi" w:cs="Arial"/>
          <w:b w:val="0"/>
          <w:sz w:val="22"/>
          <w:szCs w:val="22"/>
          <w:lang w:val="en-GB"/>
        </w:rPr>
        <w:t xml:space="preserve"> </w:t>
      </w:r>
      <w:r w:rsidRPr="009A1DE0">
        <w:rPr>
          <w:rFonts w:asciiTheme="minorHAnsi" w:hAnsiTheme="minorHAnsi" w:cs="Arial"/>
          <w:b w:val="0"/>
          <w:noProof/>
          <w:sz w:val="22"/>
          <w:szCs w:val="22"/>
          <w:lang w:val="en-US" w:eastAsia="en-US"/>
        </w:rPr>
        <mc:AlternateContent>
          <mc:Choice Requires="wps">
            <w:drawing>
              <wp:anchor distT="0" distB="0" distL="114300" distR="114300" simplePos="0" relativeHeight="251658240" behindDoc="0" locked="0" layoutInCell="0" allowOverlap="1" wp14:anchorId="569FB2CC" wp14:editId="479B3292">
                <wp:simplePos x="0" y="0"/>
                <wp:positionH relativeFrom="column">
                  <wp:posOffset>1294130</wp:posOffset>
                </wp:positionH>
                <wp:positionV relativeFrom="paragraph">
                  <wp:posOffset>97790</wp:posOffset>
                </wp:positionV>
                <wp:extent cx="3108960" cy="0"/>
                <wp:effectExtent l="0" t="0" r="0" b="0"/>
                <wp:wrapNone/>
                <wp:docPr id="5"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E8F47" id="Line 23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9pt,7.7pt" to="346.7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" o:allowincell="f"/>
            </w:pict>
          </mc:Fallback>
        </mc:AlternateContent>
      </w:r>
      <w:r w:rsidRPr="009A1DE0">
        <w:rPr>
          <w:rFonts w:asciiTheme="minorHAnsi" w:hAnsiTheme="minorHAnsi" w:cs="Arial"/>
          <w:b w:val="0"/>
          <w:noProof/>
          <w:sz w:val="22"/>
          <w:szCs w:val="22"/>
          <w:lang w:val="en-US" w:eastAsia="en-US"/>
        </w:rPr>
        <mc:AlternateContent>
          <mc:Choice Requires="wps">
            <w:drawing>
              <wp:anchor distT="0" distB="0" distL="114300" distR="114300" simplePos="0" relativeHeight="251657216" behindDoc="0" locked="0" layoutInCell="0" allowOverlap="1" wp14:anchorId="27EFEB8C" wp14:editId="3A2C31E7">
                <wp:simplePos x="0" y="0"/>
                <wp:positionH relativeFrom="column">
                  <wp:posOffset>1294130</wp:posOffset>
                </wp:positionH>
                <wp:positionV relativeFrom="paragraph">
                  <wp:posOffset>13970</wp:posOffset>
                </wp:positionV>
                <wp:extent cx="0" cy="0"/>
                <wp:effectExtent l="0" t="0" r="0" b="0"/>
                <wp:wrapNone/>
                <wp:docPr id="4"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A0D88" id="Line 23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9pt,1.1pt" to="101.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" o:allowincell="f"/>
            </w:pict>
          </mc:Fallback>
        </mc:AlternateContent>
      </w:r>
    </w:p>
    <w:p w14:paraId="09606E03" w14:textId="77777777" w:rsidR="002F41A0" w:rsidRPr="009A1DE0" w:rsidRDefault="002F41A0" w:rsidP="002F41A0">
      <w:pPr>
        <w:pStyle w:val="Title"/>
        <w:rPr>
          <w:rFonts w:asciiTheme="minorHAnsi" w:hAnsiTheme="minorHAnsi" w:cs="Arial"/>
          <w:sz w:val="22"/>
          <w:szCs w:val="22"/>
          <w:lang w:val="en-GB"/>
        </w:rPr>
      </w:pPr>
    </w:p>
    <w:p w14:paraId="53691C7D" w14:textId="77777777" w:rsidR="002F41A0" w:rsidRPr="009A1DE0" w:rsidRDefault="002F41A0" w:rsidP="002F41A0">
      <w:pPr>
        <w:pStyle w:val="Title"/>
        <w:rPr>
          <w:rFonts w:asciiTheme="minorHAnsi" w:hAnsiTheme="minorHAnsi" w:cs="Arial"/>
          <w:sz w:val="22"/>
          <w:szCs w:val="22"/>
          <w:lang w:val="en-GB"/>
        </w:rPr>
      </w:pPr>
    </w:p>
    <w:p w14:paraId="0276D87B" w14:textId="77777777" w:rsidR="002F41A0" w:rsidRPr="009A1DE0" w:rsidRDefault="002F41A0" w:rsidP="002F41A0">
      <w:pPr>
        <w:pStyle w:val="Title"/>
        <w:rPr>
          <w:rFonts w:asciiTheme="minorHAnsi" w:hAnsiTheme="minorHAnsi" w:cs="Arial"/>
          <w:sz w:val="22"/>
          <w:szCs w:val="22"/>
          <w:lang w:val="en-GB"/>
        </w:rPr>
      </w:pPr>
    </w:p>
    <w:p w14:paraId="245B9DD5" w14:textId="77777777" w:rsidR="002F41A0" w:rsidRPr="009A1DE0" w:rsidRDefault="002F41A0" w:rsidP="002F41A0">
      <w:pPr>
        <w:pStyle w:val="Title"/>
        <w:rPr>
          <w:rFonts w:asciiTheme="minorHAnsi" w:hAnsiTheme="minorHAnsi" w:cs="Arial"/>
          <w:sz w:val="22"/>
          <w:szCs w:val="22"/>
          <w:lang w:val="en-GB"/>
        </w:rPr>
      </w:pPr>
    </w:p>
    <w:p w14:paraId="69C2C23B" w14:textId="77777777" w:rsidR="002F41A0" w:rsidRPr="009A1DE0" w:rsidRDefault="002F41A0" w:rsidP="002F41A0">
      <w:pPr>
        <w:pStyle w:val="Title"/>
        <w:rPr>
          <w:rFonts w:asciiTheme="minorHAnsi" w:hAnsiTheme="minorHAnsi" w:cs="Arial"/>
          <w:sz w:val="22"/>
          <w:szCs w:val="22"/>
          <w:lang w:val="en-GB"/>
        </w:rPr>
      </w:pPr>
    </w:p>
    <w:p w14:paraId="6FA237B5" w14:textId="77777777" w:rsidR="002F41A0" w:rsidRPr="009A1DE0" w:rsidRDefault="002F41A0" w:rsidP="002F41A0">
      <w:pPr>
        <w:pStyle w:val="Title"/>
        <w:rPr>
          <w:rFonts w:asciiTheme="minorHAnsi" w:hAnsiTheme="minorHAnsi" w:cs="Arial"/>
          <w:sz w:val="22"/>
          <w:szCs w:val="22"/>
          <w:lang w:val="en-GB"/>
        </w:rPr>
      </w:pPr>
    </w:p>
    <w:p w14:paraId="3D4018A2" w14:textId="77777777" w:rsidR="002F41A0" w:rsidRPr="009A1DE0" w:rsidRDefault="002F41A0" w:rsidP="002F41A0">
      <w:pPr>
        <w:pStyle w:val="Title"/>
        <w:rPr>
          <w:rFonts w:asciiTheme="minorHAnsi" w:hAnsiTheme="minorHAnsi" w:cs="Arial"/>
          <w:sz w:val="22"/>
          <w:szCs w:val="22"/>
          <w:lang w:val="en-GB"/>
        </w:rPr>
      </w:pPr>
    </w:p>
    <w:p w14:paraId="5EFDDEAF" w14:textId="77777777" w:rsidR="002F41A0" w:rsidRPr="009A1DE0" w:rsidRDefault="002F41A0" w:rsidP="002F41A0">
      <w:pPr>
        <w:pStyle w:val="Title"/>
        <w:rPr>
          <w:rFonts w:asciiTheme="minorHAnsi" w:hAnsiTheme="minorHAnsi" w:cs="Arial"/>
          <w:sz w:val="22"/>
          <w:szCs w:val="22"/>
          <w:lang w:val="en-GB"/>
        </w:rPr>
      </w:pPr>
    </w:p>
    <w:p w14:paraId="4C54C5A0" w14:textId="77777777" w:rsidR="002F41A0" w:rsidRPr="009A1DE0" w:rsidRDefault="002F41A0" w:rsidP="002F41A0">
      <w:pPr>
        <w:pStyle w:val="Title"/>
        <w:rPr>
          <w:rFonts w:asciiTheme="minorHAnsi" w:hAnsiTheme="minorHAnsi" w:cs="Arial"/>
          <w:sz w:val="22"/>
          <w:szCs w:val="22"/>
          <w:lang w:val="en-GB"/>
        </w:rPr>
      </w:pPr>
    </w:p>
    <w:p w14:paraId="6B2E7419" w14:textId="77777777" w:rsidR="002F41A0" w:rsidRPr="009A1DE0" w:rsidRDefault="002F41A0" w:rsidP="002F41A0">
      <w:pPr>
        <w:pStyle w:val="Title"/>
        <w:rPr>
          <w:rFonts w:asciiTheme="minorHAnsi" w:hAnsiTheme="minorHAnsi" w:cs="Arial"/>
          <w:sz w:val="22"/>
          <w:szCs w:val="22"/>
          <w:lang w:val="en-GB"/>
        </w:rPr>
      </w:pPr>
    </w:p>
    <w:p w14:paraId="7028CF47" w14:textId="77777777" w:rsidR="002F41A0" w:rsidRPr="008B026D" w:rsidRDefault="002F41A0" w:rsidP="002F41A0">
      <w:pPr>
        <w:pStyle w:val="Title"/>
        <w:rPr>
          <w:rFonts w:asciiTheme="minorHAnsi" w:hAnsiTheme="minorHAnsi" w:cs="Arial"/>
          <w:sz w:val="22"/>
          <w:szCs w:val="22"/>
        </w:rPr>
      </w:pPr>
      <w:r w:rsidRPr="009A1DE0">
        <w:rPr>
          <w:rFonts w:asciiTheme="minorHAnsi" w:hAnsiTheme="minorHAnsi" w:cs="Arial"/>
          <w:bCs/>
          <w:sz w:val="22"/>
          <w:szCs w:val="22"/>
          <w:lang w:val="en-GB"/>
        </w:rPr>
        <w:t xml:space="preserve">GRAFTON RECRUITMENT SP. </w:t>
      </w:r>
      <w:r w:rsidRPr="008B026D">
        <w:rPr>
          <w:rFonts w:asciiTheme="minorHAnsi" w:hAnsiTheme="minorHAnsi" w:cs="Arial"/>
          <w:bCs/>
          <w:sz w:val="22"/>
          <w:szCs w:val="22"/>
        </w:rPr>
        <w:t>Z O.O.</w:t>
      </w:r>
    </w:p>
    <w:p w14:paraId="68A4BBB8" w14:textId="77777777" w:rsidR="002F41A0" w:rsidRPr="008B026D" w:rsidRDefault="002F41A0" w:rsidP="002F41A0">
      <w:pPr>
        <w:pStyle w:val="Title"/>
        <w:rPr>
          <w:rFonts w:asciiTheme="minorHAnsi" w:hAnsiTheme="minorHAnsi" w:cs="Arial"/>
          <w:sz w:val="22"/>
          <w:szCs w:val="22"/>
        </w:rPr>
      </w:pPr>
    </w:p>
    <w:p w14:paraId="12C27576" w14:textId="77777777" w:rsidR="002F41A0" w:rsidRPr="008B026D" w:rsidRDefault="002F41A0" w:rsidP="002F41A0">
      <w:pPr>
        <w:pStyle w:val="Title"/>
        <w:rPr>
          <w:rFonts w:asciiTheme="minorHAnsi" w:hAnsiTheme="minorHAnsi" w:cs="Arial"/>
          <w:sz w:val="22"/>
          <w:szCs w:val="22"/>
        </w:rPr>
      </w:pPr>
    </w:p>
    <w:p w14:paraId="4920EDC2" w14:textId="77777777" w:rsidR="002F41A0" w:rsidRPr="008B026D" w:rsidRDefault="002F41A0" w:rsidP="002F41A0">
      <w:pPr>
        <w:pStyle w:val="Title"/>
        <w:rPr>
          <w:rFonts w:asciiTheme="minorHAnsi" w:hAnsiTheme="minorHAnsi" w:cs="Arial"/>
          <w:sz w:val="22"/>
          <w:szCs w:val="22"/>
        </w:rPr>
      </w:pPr>
      <w:r w:rsidRPr="008B026D">
        <w:rPr>
          <w:rFonts w:asciiTheme="minorHAnsi" w:hAnsiTheme="minorHAnsi" w:cs="Arial"/>
          <w:bCs/>
          <w:sz w:val="22"/>
          <w:szCs w:val="22"/>
        </w:rPr>
        <w:t>&amp;</w:t>
      </w:r>
    </w:p>
    <w:p w14:paraId="0F4E06AB" w14:textId="77777777" w:rsidR="002F41A0" w:rsidRPr="008B026D" w:rsidRDefault="002F41A0" w:rsidP="002F41A0">
      <w:pPr>
        <w:pStyle w:val="Title"/>
        <w:rPr>
          <w:rFonts w:asciiTheme="minorHAnsi" w:hAnsiTheme="minorHAnsi" w:cs="Arial"/>
          <w:sz w:val="22"/>
          <w:szCs w:val="22"/>
        </w:rPr>
      </w:pPr>
    </w:p>
    <w:p w14:paraId="3F6283C5" w14:textId="77777777" w:rsidR="002F41A0" w:rsidRPr="008B026D" w:rsidRDefault="002F41A0" w:rsidP="002F41A0">
      <w:pPr>
        <w:pStyle w:val="Title"/>
        <w:rPr>
          <w:rFonts w:asciiTheme="minorHAnsi" w:hAnsiTheme="minorHAnsi" w:cs="Arial"/>
          <w:sz w:val="22"/>
          <w:szCs w:val="22"/>
        </w:rPr>
      </w:pPr>
      <w:r w:rsidRPr="008B026D">
        <w:rPr>
          <w:rFonts w:asciiTheme="minorHAnsi" w:hAnsiTheme="minorHAnsi" w:cs="Arial"/>
          <w:bCs/>
          <w:sz w:val="22"/>
          <w:szCs w:val="22"/>
        </w:rPr>
        <w:t>………………………………………………………</w:t>
      </w:r>
    </w:p>
    <w:p w14:paraId="4165F881" w14:textId="77777777" w:rsidR="002F41A0" w:rsidRPr="008B026D" w:rsidRDefault="002F41A0" w:rsidP="002F41A0">
      <w:pPr>
        <w:pStyle w:val="Title"/>
        <w:rPr>
          <w:rFonts w:asciiTheme="minorHAnsi" w:hAnsiTheme="minorHAnsi" w:cs="Arial"/>
          <w:sz w:val="22"/>
          <w:szCs w:val="22"/>
        </w:rPr>
      </w:pPr>
    </w:p>
    <w:p w14:paraId="7FFB41D4" w14:textId="77777777" w:rsidR="002F41A0" w:rsidRPr="008B026D" w:rsidRDefault="002F41A0" w:rsidP="002F41A0">
      <w:pPr>
        <w:pStyle w:val="Title"/>
        <w:rPr>
          <w:rFonts w:asciiTheme="minorHAnsi" w:hAnsiTheme="minorHAnsi" w:cs="Arial"/>
          <w:sz w:val="22"/>
          <w:szCs w:val="22"/>
        </w:rPr>
      </w:pPr>
    </w:p>
    <w:p w14:paraId="65196177" w14:textId="77777777" w:rsidR="002F41A0" w:rsidRPr="008B026D" w:rsidRDefault="002F41A0" w:rsidP="002F41A0">
      <w:pPr>
        <w:pStyle w:val="Title"/>
        <w:rPr>
          <w:rFonts w:asciiTheme="minorHAnsi" w:hAnsiTheme="minorHAnsi" w:cs="Arial"/>
          <w:sz w:val="22"/>
          <w:szCs w:val="22"/>
        </w:rPr>
      </w:pPr>
    </w:p>
    <w:p w14:paraId="19BD1163" w14:textId="77777777" w:rsidR="002F41A0" w:rsidRPr="008B026D" w:rsidRDefault="002F41A0" w:rsidP="002F41A0">
      <w:pPr>
        <w:pStyle w:val="Title"/>
        <w:rPr>
          <w:rFonts w:asciiTheme="minorHAnsi" w:hAnsiTheme="minorHAnsi" w:cs="Arial"/>
          <w:sz w:val="22"/>
          <w:szCs w:val="22"/>
        </w:rPr>
      </w:pPr>
    </w:p>
    <w:p w14:paraId="0550BFCF" w14:textId="77777777" w:rsidR="002F41A0" w:rsidRPr="008B026D" w:rsidRDefault="002F41A0" w:rsidP="002F41A0">
      <w:pPr>
        <w:pStyle w:val="Title"/>
        <w:rPr>
          <w:rFonts w:asciiTheme="minorHAnsi" w:hAnsiTheme="minorHAnsi" w:cs="Arial"/>
          <w:sz w:val="22"/>
          <w:szCs w:val="22"/>
        </w:rPr>
      </w:pPr>
    </w:p>
    <w:p w14:paraId="05DB2E90" w14:textId="77777777" w:rsidR="002F41A0" w:rsidRPr="008B026D" w:rsidRDefault="002F41A0" w:rsidP="002F41A0">
      <w:pPr>
        <w:pStyle w:val="Title"/>
        <w:rPr>
          <w:rFonts w:asciiTheme="minorHAnsi" w:hAnsiTheme="minorHAnsi" w:cs="Arial"/>
          <w:sz w:val="22"/>
          <w:szCs w:val="22"/>
        </w:rPr>
      </w:pPr>
    </w:p>
    <w:p w14:paraId="4495ECEE" w14:textId="77777777" w:rsidR="002F41A0" w:rsidRPr="008B026D" w:rsidRDefault="002F41A0" w:rsidP="002F41A0">
      <w:pPr>
        <w:pStyle w:val="Title"/>
        <w:rPr>
          <w:rFonts w:asciiTheme="minorHAnsi" w:hAnsiTheme="minorHAnsi" w:cs="Arial"/>
          <w:sz w:val="22"/>
          <w:szCs w:val="22"/>
        </w:rPr>
      </w:pPr>
    </w:p>
    <w:p w14:paraId="46AF3D27" w14:textId="77777777" w:rsidR="002F41A0" w:rsidRPr="008B026D" w:rsidRDefault="002F41A0" w:rsidP="002F41A0">
      <w:pPr>
        <w:pStyle w:val="Title"/>
        <w:rPr>
          <w:rFonts w:asciiTheme="minorHAnsi" w:hAnsiTheme="minorHAnsi" w:cs="Arial"/>
          <w:sz w:val="22"/>
          <w:szCs w:val="22"/>
        </w:rPr>
      </w:pPr>
    </w:p>
    <w:p w14:paraId="4BC9E113" w14:textId="77777777" w:rsidR="002F41A0" w:rsidRPr="008B026D" w:rsidRDefault="002F41A0" w:rsidP="002F41A0">
      <w:pPr>
        <w:pStyle w:val="Title"/>
        <w:rPr>
          <w:rFonts w:asciiTheme="minorHAnsi" w:hAnsiTheme="minorHAnsi" w:cs="Arial"/>
          <w:sz w:val="22"/>
          <w:szCs w:val="22"/>
        </w:rPr>
      </w:pPr>
    </w:p>
    <w:p w14:paraId="1ACC82ED" w14:textId="77777777" w:rsidR="002F41A0" w:rsidRPr="008B026D" w:rsidRDefault="002F41A0" w:rsidP="002F41A0">
      <w:pPr>
        <w:pStyle w:val="Title"/>
        <w:rPr>
          <w:rFonts w:asciiTheme="minorHAnsi" w:hAnsiTheme="minorHAnsi" w:cs="Arial"/>
          <w:sz w:val="22"/>
          <w:szCs w:val="22"/>
        </w:rPr>
      </w:pPr>
    </w:p>
    <w:p w14:paraId="32C77C97" w14:textId="77777777" w:rsidR="002F41A0" w:rsidRPr="008B026D" w:rsidRDefault="002F41A0" w:rsidP="002F41A0">
      <w:pPr>
        <w:pStyle w:val="Title"/>
        <w:rPr>
          <w:rFonts w:asciiTheme="minorHAnsi" w:hAnsiTheme="minorHAnsi" w:cs="Arial"/>
          <w:sz w:val="22"/>
          <w:szCs w:val="22"/>
        </w:rPr>
      </w:pPr>
    </w:p>
    <w:p w14:paraId="2A037311" w14:textId="77777777" w:rsidR="002F41A0" w:rsidRPr="008B026D" w:rsidRDefault="002F41A0" w:rsidP="002F41A0">
      <w:pPr>
        <w:pStyle w:val="Title"/>
        <w:rPr>
          <w:rFonts w:asciiTheme="minorHAnsi" w:hAnsiTheme="minorHAnsi" w:cs="Arial"/>
          <w:sz w:val="22"/>
          <w:szCs w:val="22"/>
        </w:rPr>
      </w:pPr>
    </w:p>
    <w:p w14:paraId="61620E38" w14:textId="77777777" w:rsidR="002F41A0" w:rsidRPr="008B026D" w:rsidRDefault="002F41A0" w:rsidP="002F41A0">
      <w:pPr>
        <w:pStyle w:val="Title"/>
        <w:rPr>
          <w:rFonts w:asciiTheme="minorHAnsi" w:hAnsiTheme="minorHAnsi" w:cs="Arial"/>
          <w:sz w:val="22"/>
          <w:szCs w:val="22"/>
        </w:rPr>
      </w:pPr>
    </w:p>
    <w:p w14:paraId="09C85948" w14:textId="77777777" w:rsidR="002F41A0" w:rsidRPr="008B026D" w:rsidRDefault="002F41A0" w:rsidP="002F41A0">
      <w:pPr>
        <w:pStyle w:val="Title"/>
        <w:rPr>
          <w:rFonts w:asciiTheme="minorHAnsi" w:hAnsiTheme="minorHAnsi" w:cs="Arial"/>
          <w:sz w:val="22"/>
          <w:szCs w:val="22"/>
        </w:rPr>
      </w:pPr>
    </w:p>
    <w:p w14:paraId="6615D7F3" w14:textId="77777777" w:rsidR="002F41A0" w:rsidRPr="008B026D" w:rsidRDefault="002F41A0" w:rsidP="002F41A0">
      <w:pPr>
        <w:pStyle w:val="Title"/>
        <w:rPr>
          <w:rFonts w:asciiTheme="minorHAnsi" w:hAnsiTheme="minorHAnsi" w:cs="Arial"/>
          <w:sz w:val="22"/>
          <w:szCs w:val="22"/>
        </w:rPr>
      </w:pPr>
    </w:p>
    <w:p w14:paraId="6F0A7957" w14:textId="77777777" w:rsidR="002F41A0" w:rsidRPr="0009160C" w:rsidRDefault="002F41A0" w:rsidP="002F41A0">
      <w:pPr>
        <w:pStyle w:val="Title"/>
        <w:rPr>
          <w:rFonts w:asciiTheme="minorHAnsi" w:hAnsiTheme="minorHAnsi" w:cs="Arial"/>
          <w:sz w:val="22"/>
          <w:szCs w:val="22"/>
        </w:rPr>
      </w:pPr>
      <w:r w:rsidRPr="0009160C">
        <w:rPr>
          <w:rFonts w:asciiTheme="minorHAnsi" w:hAnsiTheme="minorHAnsi" w:cs="Arial"/>
          <w:bCs/>
          <w:sz w:val="22"/>
          <w:szCs w:val="22"/>
        </w:rPr>
        <w:t>Warsaw, on……………..</w:t>
      </w:r>
    </w:p>
    <w:p w14:paraId="7FDDE64D" w14:textId="77777777" w:rsidR="002F41A0" w:rsidRPr="0009160C" w:rsidRDefault="002F41A0" w:rsidP="002F41A0">
      <w:pPr>
        <w:pStyle w:val="Title"/>
        <w:rPr>
          <w:rFonts w:asciiTheme="minorHAnsi" w:hAnsiTheme="minorHAnsi" w:cs="Arial"/>
          <w:b w:val="0"/>
          <w:sz w:val="22"/>
          <w:szCs w:val="22"/>
        </w:rPr>
      </w:pPr>
    </w:p>
    <w:p w14:paraId="7ED92728" w14:textId="77777777" w:rsidR="002F41A0" w:rsidRPr="0009160C" w:rsidRDefault="002F41A0" w:rsidP="002F41A0">
      <w:pPr>
        <w:pStyle w:val="Title"/>
        <w:rPr>
          <w:rFonts w:ascii="Calibri" w:hAnsi="Calibri" w:cs="Calibri"/>
          <w:sz w:val="22"/>
          <w:szCs w:val="22"/>
        </w:rPr>
      </w:pPr>
    </w:p>
    <w:p w14:paraId="6BC02E3A" w14:textId="77777777" w:rsidR="002F41A0" w:rsidRPr="0009160C" w:rsidRDefault="002F41A0" w:rsidP="002F41A0">
      <w:pPr>
        <w:jc w:val="center"/>
        <w:rPr>
          <w:rFonts w:ascii="Calibri Light" w:hAnsi="Calibri Light" w:cs="Calibri Light"/>
          <w:sz w:val="28"/>
        </w:rPr>
      </w:pPr>
    </w:p>
    <w:p w14:paraId="46BA5B49" w14:textId="77777777" w:rsidR="002F41A0" w:rsidRPr="0009160C" w:rsidRDefault="002F41A0" w:rsidP="002F41A0">
      <w:pPr>
        <w:jc w:val="center"/>
        <w:rPr>
          <w:rFonts w:ascii="Calibri Light" w:hAnsi="Calibri Light" w:cs="Calibri Light"/>
          <w:sz w:val="28"/>
        </w:rPr>
      </w:pPr>
    </w:p>
    <w:p w14:paraId="764CCEDE" w14:textId="77777777" w:rsidR="002F41A0" w:rsidRPr="0009160C" w:rsidRDefault="002F41A0" w:rsidP="002F41A0">
      <w:pPr>
        <w:jc w:val="center"/>
        <w:rPr>
          <w:rFonts w:ascii="Calibri Light" w:hAnsi="Calibri Light" w:cs="Calibri Light"/>
          <w:sz w:val="28"/>
        </w:rPr>
      </w:pPr>
    </w:p>
    <w:p w14:paraId="7BA90232" w14:textId="77777777" w:rsidR="002F41A0" w:rsidRPr="0009160C" w:rsidRDefault="002F41A0" w:rsidP="002F41A0">
      <w:pPr>
        <w:rPr>
          <w:rFonts w:cs="Arial"/>
          <w:b/>
          <w:sz w:val="22"/>
          <w:szCs w:val="22"/>
        </w:rPr>
      </w:pPr>
    </w:p>
    <w:p w14:paraId="3378B8D0" w14:textId="7B52FFF6" w:rsidR="002F41A0" w:rsidRDefault="002F41A0"/>
    <w:p w14:paraId="1BF05D6A" w14:textId="77777777" w:rsidR="002F41A0" w:rsidRPr="009A1DE0" w:rsidRDefault="002F41A0" w:rsidP="002F41A0">
      <w:pPr>
        <w:jc w:val="center"/>
        <w:rPr>
          <w:rFonts w:cs="Arial"/>
          <w:b/>
          <w:szCs w:val="22"/>
          <w:lang w:val="en-GB"/>
        </w:rPr>
      </w:pPr>
      <w:r w:rsidRPr="009A1DE0">
        <w:rPr>
          <w:rFonts w:cs="Arial"/>
          <w:b/>
          <w:bCs/>
          <w:szCs w:val="22"/>
          <w:lang w:val="en-GB"/>
        </w:rPr>
        <w:t>RECRUITMENT SERVICES AGREEMENT</w:t>
      </w:r>
    </w:p>
    <w:p w14:paraId="6F3C6F04" w14:textId="77777777" w:rsidR="002F41A0" w:rsidRPr="009A1DE0" w:rsidRDefault="002F41A0" w:rsidP="002F41A0">
      <w:pPr>
        <w:jc w:val="center"/>
        <w:rPr>
          <w:rFonts w:cs="Arial"/>
          <w:sz w:val="22"/>
          <w:szCs w:val="22"/>
          <w:lang w:val="en-GB"/>
        </w:rPr>
      </w:pPr>
    </w:p>
    <w:p w14:paraId="7C7BDF8A" w14:textId="77777777" w:rsidR="002F41A0" w:rsidRPr="009A1DE0" w:rsidRDefault="002F41A0" w:rsidP="002F41A0">
      <w:pPr>
        <w:jc w:val="both"/>
        <w:rPr>
          <w:rFonts w:cs="Arial"/>
          <w:sz w:val="22"/>
          <w:szCs w:val="22"/>
          <w:lang w:val="en-GB"/>
        </w:rPr>
      </w:pPr>
    </w:p>
    <w:p w14:paraId="373BB156" w14:textId="77777777" w:rsidR="002F41A0" w:rsidRPr="009A1DE0" w:rsidRDefault="002F41A0" w:rsidP="002F41A0">
      <w:pPr>
        <w:jc w:val="both"/>
        <w:rPr>
          <w:rFonts w:cs="Arial"/>
          <w:sz w:val="22"/>
          <w:szCs w:val="22"/>
          <w:lang w:val="en-GB"/>
        </w:rPr>
      </w:pPr>
    </w:p>
    <w:p w14:paraId="080F01FE" w14:textId="77777777" w:rsidR="002F41A0" w:rsidRPr="009A1DE0" w:rsidRDefault="002F41A0" w:rsidP="002F41A0">
      <w:pPr>
        <w:jc w:val="both"/>
        <w:rPr>
          <w:rFonts w:cs="Arial"/>
          <w:sz w:val="22"/>
          <w:szCs w:val="22"/>
          <w:lang w:val="en-GB"/>
        </w:rPr>
      </w:pPr>
    </w:p>
    <w:p w14:paraId="42CC2745" w14:textId="77777777" w:rsidR="002F41A0" w:rsidRPr="009A1DE0" w:rsidRDefault="002F41A0" w:rsidP="002F41A0">
      <w:pPr>
        <w:jc w:val="both"/>
        <w:rPr>
          <w:rFonts w:cs="Arial"/>
          <w:sz w:val="22"/>
          <w:szCs w:val="22"/>
          <w:lang w:val="en-GB"/>
        </w:rPr>
      </w:pPr>
      <w:r w:rsidRPr="009A1DE0">
        <w:rPr>
          <w:rFonts w:cs="Arial"/>
          <w:sz w:val="22"/>
          <w:szCs w:val="22"/>
          <w:lang w:val="en-GB"/>
        </w:rPr>
        <w:t>hereinafter referred to as the “Agreement”, entered into on ....................., in Warsaw, by and between:</w:t>
      </w:r>
    </w:p>
    <w:p w14:paraId="2D0B4C2C" w14:textId="77777777" w:rsidR="002F41A0" w:rsidRPr="009A1DE0" w:rsidRDefault="002F41A0" w:rsidP="002F41A0">
      <w:pPr>
        <w:jc w:val="both"/>
        <w:rPr>
          <w:rFonts w:cs="Arial"/>
          <w:sz w:val="22"/>
          <w:szCs w:val="22"/>
          <w:lang w:val="en-GB"/>
        </w:rPr>
      </w:pPr>
    </w:p>
    <w:p w14:paraId="2576001D" w14:textId="77777777" w:rsidR="002F41A0" w:rsidRPr="009A1DE0" w:rsidRDefault="002F41A0" w:rsidP="002F41A0">
      <w:pPr>
        <w:jc w:val="both"/>
        <w:rPr>
          <w:rFonts w:cs="Arial"/>
          <w:sz w:val="22"/>
          <w:szCs w:val="22"/>
          <w:lang w:val="en-GB"/>
        </w:rPr>
      </w:pPr>
    </w:p>
    <w:p w14:paraId="3AEF20FE" w14:textId="79B06520" w:rsidR="002F41A0" w:rsidRPr="009A1DE0" w:rsidRDefault="00790671" w:rsidP="002F41A0">
      <w:pPr>
        <w:jc w:val="both"/>
        <w:rPr>
          <w:rFonts w:cs="Arial"/>
          <w:sz w:val="22"/>
          <w:szCs w:val="22"/>
          <w:lang w:val="en-GB"/>
        </w:rPr>
      </w:pPr>
      <w:ins w:id="0" w:author="Stephanie Martin" w:date="2023-03-14T11:44:00Z">
        <w:r>
          <w:rPr>
            <w:rFonts w:cs="Arial"/>
            <w:sz w:val="22"/>
            <w:szCs w:val="22"/>
            <w:lang w:val="en-GB"/>
          </w:rPr>
          <w:t>Avanquest P</w:t>
        </w:r>
      </w:ins>
      <w:ins w:id="1" w:author="Stephanie Martin" w:date="2023-03-14T11:45:00Z">
        <w:r>
          <w:rPr>
            <w:rFonts w:cs="Arial"/>
            <w:sz w:val="22"/>
            <w:szCs w:val="22"/>
            <w:lang w:val="en-GB"/>
          </w:rPr>
          <w:t xml:space="preserve">oland </w:t>
        </w:r>
        <w:r w:rsidR="00F8616B">
          <w:rPr>
            <w:rFonts w:cs="Arial"/>
            <w:sz w:val="22"/>
            <w:szCs w:val="22"/>
            <w:lang w:val="en-GB"/>
          </w:rPr>
          <w:t>sp. o.</w:t>
        </w:r>
        <w:r w:rsidR="002A12BE">
          <w:rPr>
            <w:rFonts w:cs="Arial"/>
            <w:sz w:val="22"/>
            <w:szCs w:val="22"/>
            <w:lang w:val="en-GB"/>
          </w:rPr>
          <w:t xml:space="preserve">o. </w:t>
        </w:r>
      </w:ins>
      <w:r w:rsidR="002F41A0" w:rsidRPr="009A1DE0">
        <w:rPr>
          <w:rFonts w:cs="Arial"/>
          <w:sz w:val="22"/>
          <w:szCs w:val="22"/>
          <w:lang w:val="en-GB"/>
        </w:rPr>
        <w:t xml:space="preserve">with its registered office in </w:t>
      </w:r>
      <w:ins w:id="2" w:author="Stephanie Martin" w:date="2023-03-14T11:46:00Z">
        <w:r w:rsidR="000F0572">
          <w:rPr>
            <w:rFonts w:cs="Arial"/>
            <w:sz w:val="22"/>
            <w:szCs w:val="22"/>
            <w:lang w:val="en-GB"/>
          </w:rPr>
          <w:t>Warsaw at</w:t>
        </w:r>
        <w:r w:rsidR="00691D44">
          <w:rPr>
            <w:rFonts w:cs="Arial"/>
            <w:sz w:val="22"/>
            <w:szCs w:val="22"/>
            <w:lang w:val="en-GB"/>
          </w:rPr>
          <w:t xml:space="preserve"> </w:t>
        </w:r>
        <w:r w:rsidR="00691D44" w:rsidRPr="00691D44">
          <w:rPr>
            <w:rFonts w:cs="Arial"/>
            <w:sz w:val="22"/>
            <w:szCs w:val="22"/>
            <w:lang w:val="en-GB"/>
          </w:rPr>
          <w:t>Bitwy Warszawskiej 1920 r. 7, 02-366 Warszawa, Poland</w:t>
        </w:r>
      </w:ins>
      <w:r w:rsidR="002F41A0" w:rsidRPr="009A1DE0">
        <w:rPr>
          <w:rFonts w:cs="Arial"/>
          <w:sz w:val="22"/>
          <w:szCs w:val="22"/>
          <w:lang w:val="en-GB"/>
        </w:rPr>
        <w:t xml:space="preserve">, entered into the Register of Entrepreneurs kept by the District Court for </w:t>
      </w:r>
      <w:ins w:id="3" w:author="Stephanie Martin" w:date="2023-03-14T11:47:00Z">
        <w:r w:rsidR="002A3C4E">
          <w:rPr>
            <w:rFonts w:cs="Arial"/>
            <w:sz w:val="22"/>
            <w:szCs w:val="22"/>
            <w:lang w:val="en-GB"/>
          </w:rPr>
          <w:t>Warsaw in Warsaw</w:t>
        </w:r>
        <w:r w:rsidR="004C67EF">
          <w:rPr>
            <w:rFonts w:cs="Arial"/>
            <w:sz w:val="22"/>
            <w:szCs w:val="22"/>
            <w:lang w:val="en-GB"/>
          </w:rPr>
          <w:t>, XII Economic</w:t>
        </w:r>
      </w:ins>
      <w:r w:rsidR="002F41A0" w:rsidRPr="009A1DE0">
        <w:rPr>
          <w:rFonts w:cs="Arial"/>
          <w:sz w:val="22"/>
          <w:szCs w:val="22"/>
          <w:lang w:val="en-GB"/>
        </w:rPr>
        <w:t xml:space="preserve"> Division of the National Court Register under no. KRS</w:t>
      </w:r>
      <w:ins w:id="4" w:author="Stephanie Martin" w:date="2023-03-14T11:48:00Z">
        <w:r w:rsidR="004C67EF">
          <w:rPr>
            <w:rFonts w:cs="Arial"/>
            <w:sz w:val="22"/>
            <w:szCs w:val="22"/>
            <w:lang w:val="en-GB"/>
          </w:rPr>
          <w:t xml:space="preserve"> 00009</w:t>
        </w:r>
        <w:r w:rsidR="0069544A">
          <w:rPr>
            <w:rFonts w:cs="Arial"/>
            <w:sz w:val="22"/>
            <w:szCs w:val="22"/>
            <w:lang w:val="en-GB"/>
          </w:rPr>
          <w:t>49086</w:t>
        </w:r>
      </w:ins>
      <w:r w:rsidR="002F41A0" w:rsidRPr="009A1DE0">
        <w:rPr>
          <w:rFonts w:cs="Arial"/>
          <w:sz w:val="22"/>
          <w:szCs w:val="22"/>
          <w:lang w:val="en-GB"/>
        </w:rPr>
        <w:t xml:space="preserve">, Tax ID Number (NIP) </w:t>
      </w:r>
      <w:ins w:id="5" w:author="Stephanie Martin" w:date="2023-03-14T11:49:00Z">
        <w:r w:rsidR="0051109A">
          <w:rPr>
            <w:rFonts w:cs="Arial"/>
            <w:sz w:val="22"/>
            <w:szCs w:val="22"/>
            <w:lang w:val="en-GB"/>
          </w:rPr>
          <w:t>701-10-72-662</w:t>
        </w:r>
      </w:ins>
      <w:r w:rsidR="002F41A0" w:rsidRPr="009A1DE0">
        <w:rPr>
          <w:rFonts w:cs="Arial"/>
          <w:sz w:val="22"/>
          <w:szCs w:val="22"/>
          <w:lang w:val="en-GB"/>
        </w:rPr>
        <w:t xml:space="preserve">, represented by: </w:t>
      </w:r>
    </w:p>
    <w:p w14:paraId="02D17C8E" w14:textId="77777777" w:rsidR="002F41A0" w:rsidRPr="009A1DE0" w:rsidRDefault="002F41A0" w:rsidP="002F41A0">
      <w:pPr>
        <w:jc w:val="both"/>
        <w:rPr>
          <w:rFonts w:cs="Arial"/>
          <w:sz w:val="22"/>
          <w:szCs w:val="22"/>
          <w:lang w:val="en-GB"/>
        </w:rPr>
      </w:pPr>
      <w:r w:rsidRPr="009A1DE0">
        <w:rPr>
          <w:rFonts w:cs="Arial"/>
          <w:sz w:val="22"/>
          <w:szCs w:val="22"/>
          <w:lang w:val="en-GB"/>
        </w:rPr>
        <w:t>…………………………………………………………..</w:t>
      </w:r>
    </w:p>
    <w:p w14:paraId="39A4039E" w14:textId="77777777" w:rsidR="002F41A0" w:rsidRPr="009A1DE0" w:rsidRDefault="002F41A0" w:rsidP="002F41A0">
      <w:pPr>
        <w:jc w:val="both"/>
        <w:rPr>
          <w:rFonts w:cs="Arial"/>
          <w:sz w:val="22"/>
          <w:szCs w:val="22"/>
          <w:lang w:val="en-GB"/>
        </w:rPr>
      </w:pPr>
      <w:r w:rsidRPr="009A1DE0">
        <w:rPr>
          <w:rFonts w:cs="Arial"/>
          <w:sz w:val="22"/>
          <w:szCs w:val="22"/>
          <w:lang w:val="en-GB"/>
        </w:rPr>
        <w:t>hereinafter referred to as the “</w:t>
      </w:r>
      <w:r w:rsidRPr="009A1DE0">
        <w:rPr>
          <w:rFonts w:cs="Arial"/>
          <w:b/>
          <w:bCs/>
          <w:sz w:val="22"/>
          <w:szCs w:val="22"/>
          <w:lang w:val="en-GB"/>
        </w:rPr>
        <w:t>Client</w:t>
      </w:r>
      <w:r w:rsidRPr="009A1DE0">
        <w:rPr>
          <w:rFonts w:cs="Arial"/>
          <w:sz w:val="22"/>
          <w:szCs w:val="22"/>
          <w:lang w:val="en-GB"/>
        </w:rPr>
        <w:t>”,</w:t>
      </w:r>
    </w:p>
    <w:p w14:paraId="642B886F" w14:textId="77777777" w:rsidR="002F41A0" w:rsidRPr="009A1DE0" w:rsidRDefault="002F41A0" w:rsidP="002F41A0">
      <w:pPr>
        <w:jc w:val="both"/>
        <w:rPr>
          <w:rFonts w:cs="Arial"/>
          <w:sz w:val="22"/>
          <w:szCs w:val="22"/>
          <w:lang w:val="en-GB"/>
        </w:rPr>
      </w:pPr>
    </w:p>
    <w:p w14:paraId="751DF877" w14:textId="77777777" w:rsidR="002F41A0" w:rsidRPr="009A1DE0" w:rsidRDefault="002F41A0" w:rsidP="002F41A0">
      <w:pPr>
        <w:jc w:val="both"/>
        <w:rPr>
          <w:rFonts w:cs="Arial"/>
          <w:sz w:val="22"/>
          <w:szCs w:val="22"/>
          <w:lang w:val="en-GB"/>
        </w:rPr>
      </w:pPr>
      <w:r w:rsidRPr="009A1DE0">
        <w:rPr>
          <w:rFonts w:cs="Arial"/>
          <w:sz w:val="22"/>
          <w:szCs w:val="22"/>
          <w:lang w:val="en-GB"/>
        </w:rPr>
        <w:t>and</w:t>
      </w:r>
    </w:p>
    <w:p w14:paraId="19D1EDE3" w14:textId="77777777" w:rsidR="002F41A0" w:rsidRPr="009A1DE0" w:rsidRDefault="002F41A0" w:rsidP="002F41A0">
      <w:pPr>
        <w:jc w:val="both"/>
        <w:rPr>
          <w:rFonts w:cs="Arial"/>
          <w:sz w:val="22"/>
          <w:szCs w:val="22"/>
          <w:lang w:val="en-GB"/>
        </w:rPr>
      </w:pPr>
    </w:p>
    <w:p w14:paraId="259FCC4C" w14:textId="77777777" w:rsidR="002F41A0" w:rsidRPr="009A1DE0" w:rsidRDefault="002F41A0" w:rsidP="002F41A0">
      <w:pPr>
        <w:jc w:val="both"/>
        <w:rPr>
          <w:rFonts w:cs="Arial"/>
          <w:sz w:val="22"/>
          <w:szCs w:val="22"/>
          <w:lang w:val="en-GB"/>
        </w:rPr>
      </w:pPr>
      <w:r w:rsidRPr="009A1DE0">
        <w:rPr>
          <w:rFonts w:cs="Arial"/>
          <w:b/>
          <w:bCs/>
          <w:sz w:val="22"/>
          <w:szCs w:val="22"/>
          <w:lang w:val="en-GB"/>
        </w:rPr>
        <w:t>Grafton Recruitment Sp. z o.o.</w:t>
      </w:r>
      <w:r w:rsidRPr="009A1DE0">
        <w:rPr>
          <w:rFonts w:cs="Arial"/>
          <w:sz w:val="22"/>
          <w:szCs w:val="22"/>
          <w:lang w:val="en-GB"/>
        </w:rPr>
        <w:t xml:space="preserve"> (Polish limited liability company) with its</w:t>
      </w:r>
      <w:r>
        <w:rPr>
          <w:rFonts w:cs="Arial"/>
          <w:sz w:val="22"/>
          <w:szCs w:val="22"/>
          <w:lang w:val="en-GB"/>
        </w:rPr>
        <w:t xml:space="preserve"> registered office in Warsaw at Rondo Daszyńskiego 1</w:t>
      </w:r>
      <w:r w:rsidRPr="009A1DE0">
        <w:rPr>
          <w:rFonts w:cs="Arial"/>
          <w:sz w:val="22"/>
          <w:szCs w:val="22"/>
          <w:lang w:val="en-GB"/>
        </w:rPr>
        <w:t>, entered in the Register of Entrepreneurs kept by the District Court for the Capital City of Warsaw in Warsaw, 12th Commercial Division of the National Court Register under number: KRS 0000744760, having share capital of PLN 3,284,750.00, Tax ID Number (NIP): 5272861049, represented by:</w:t>
      </w:r>
    </w:p>
    <w:p w14:paraId="7E6D473D" w14:textId="77777777" w:rsidR="002F41A0" w:rsidRPr="009A1DE0" w:rsidRDefault="002F41A0" w:rsidP="002F41A0">
      <w:pPr>
        <w:jc w:val="both"/>
        <w:rPr>
          <w:rFonts w:cs="Arial"/>
          <w:sz w:val="22"/>
          <w:szCs w:val="22"/>
          <w:lang w:val="en-GB"/>
        </w:rPr>
      </w:pPr>
      <w:r>
        <w:rPr>
          <w:rFonts w:cs="Arial"/>
          <w:sz w:val="22"/>
          <w:szCs w:val="22"/>
          <w:lang w:val="en-GB"/>
        </w:rPr>
        <w:t>Agata Jemioła- Branch Manager</w:t>
      </w:r>
    </w:p>
    <w:p w14:paraId="4152E1E0" w14:textId="77777777" w:rsidR="002F41A0" w:rsidRPr="009A1DE0" w:rsidRDefault="002F41A0" w:rsidP="002F41A0">
      <w:pPr>
        <w:jc w:val="both"/>
        <w:rPr>
          <w:rFonts w:cs="Arial"/>
          <w:sz w:val="22"/>
          <w:szCs w:val="22"/>
          <w:lang w:val="en-GB"/>
        </w:rPr>
      </w:pPr>
      <w:r w:rsidRPr="009A1DE0">
        <w:rPr>
          <w:rFonts w:cs="Arial"/>
          <w:sz w:val="22"/>
          <w:szCs w:val="22"/>
          <w:lang w:val="en-GB"/>
        </w:rPr>
        <w:t>hereinafter referred to as “</w:t>
      </w:r>
      <w:r w:rsidRPr="009A1DE0">
        <w:rPr>
          <w:rFonts w:cs="Arial"/>
          <w:b/>
          <w:bCs/>
          <w:sz w:val="22"/>
          <w:szCs w:val="22"/>
          <w:lang w:val="en-GB"/>
        </w:rPr>
        <w:t>Grafton</w:t>
      </w:r>
      <w:r w:rsidRPr="009A1DE0">
        <w:rPr>
          <w:rFonts w:cs="Arial"/>
          <w:sz w:val="22"/>
          <w:szCs w:val="22"/>
          <w:lang w:val="en-GB"/>
        </w:rPr>
        <w:t>”,</w:t>
      </w:r>
    </w:p>
    <w:p w14:paraId="23B02BD0" w14:textId="77777777" w:rsidR="002F41A0" w:rsidRPr="009A1DE0" w:rsidRDefault="002F41A0" w:rsidP="002F41A0">
      <w:pPr>
        <w:jc w:val="both"/>
        <w:rPr>
          <w:rFonts w:cs="Arial"/>
          <w:sz w:val="22"/>
          <w:szCs w:val="22"/>
          <w:lang w:val="en-GB"/>
        </w:rPr>
      </w:pPr>
    </w:p>
    <w:p w14:paraId="388D9172" w14:textId="77777777" w:rsidR="002F41A0" w:rsidRPr="009A1DE0" w:rsidRDefault="002F41A0" w:rsidP="002F41A0">
      <w:pPr>
        <w:jc w:val="both"/>
        <w:rPr>
          <w:rFonts w:cs="Arial"/>
          <w:sz w:val="22"/>
          <w:szCs w:val="22"/>
          <w:lang w:val="en-GB"/>
        </w:rPr>
      </w:pPr>
      <w:r w:rsidRPr="009A1DE0">
        <w:rPr>
          <w:rFonts w:cs="Arial"/>
          <w:sz w:val="22"/>
          <w:szCs w:val="22"/>
          <w:lang w:val="en-GB"/>
        </w:rPr>
        <w:t>hereafter jointly referred to as “Parties” and separately a “Party”,</w:t>
      </w:r>
    </w:p>
    <w:p w14:paraId="2A1195D0" w14:textId="77777777" w:rsidR="002F41A0" w:rsidRPr="009A1DE0" w:rsidRDefault="002F41A0" w:rsidP="002F41A0">
      <w:pPr>
        <w:jc w:val="both"/>
        <w:rPr>
          <w:rFonts w:cs="Arial"/>
          <w:sz w:val="22"/>
          <w:szCs w:val="22"/>
          <w:lang w:val="en-GB"/>
        </w:rPr>
      </w:pPr>
    </w:p>
    <w:p w14:paraId="7FAD0667" w14:textId="77777777" w:rsidR="002F41A0" w:rsidRPr="009A1DE0" w:rsidRDefault="002F41A0" w:rsidP="002F41A0">
      <w:pPr>
        <w:jc w:val="both"/>
        <w:rPr>
          <w:rFonts w:cs="Arial"/>
          <w:sz w:val="22"/>
          <w:szCs w:val="22"/>
          <w:lang w:val="en-GB"/>
        </w:rPr>
      </w:pPr>
      <w:r w:rsidRPr="009A1DE0">
        <w:rPr>
          <w:rFonts w:cs="Arial"/>
          <w:sz w:val="22"/>
          <w:szCs w:val="22"/>
          <w:lang w:val="en-GB"/>
        </w:rPr>
        <w:t>reading as follows:</w:t>
      </w:r>
    </w:p>
    <w:p w14:paraId="67A132D2" w14:textId="74AE9A8D" w:rsidR="0083116F" w:rsidRPr="0083116F" w:rsidRDefault="002F41A0" w:rsidP="0083116F">
      <w:pPr>
        <w:spacing w:after="120" w:line="276" w:lineRule="auto"/>
        <w:contextualSpacing/>
        <w:jc w:val="center"/>
        <w:rPr>
          <w:rFonts w:cs="Arial"/>
          <w:b/>
          <w:bCs/>
          <w:sz w:val="22"/>
          <w:szCs w:val="22"/>
          <w:lang w:val="en-GB"/>
        </w:rPr>
      </w:pPr>
      <w:r w:rsidRPr="009A1DE0">
        <w:rPr>
          <w:rFonts w:cs="Arial"/>
          <w:b/>
          <w:bCs/>
          <w:sz w:val="22"/>
          <w:szCs w:val="22"/>
          <w:lang w:val="en-GB"/>
        </w:rPr>
        <w:t>§ 1</w:t>
      </w:r>
    </w:p>
    <w:p w14:paraId="24881F82"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Subject-Matter</w:t>
      </w:r>
    </w:p>
    <w:p w14:paraId="152D8CE7" w14:textId="44C4DA49" w:rsidR="002F41A0" w:rsidRPr="0083116F" w:rsidRDefault="002F41A0" w:rsidP="0083116F">
      <w:pPr>
        <w:pStyle w:val="ListParagraph"/>
        <w:numPr>
          <w:ilvl w:val="0"/>
          <w:numId w:val="1"/>
        </w:numPr>
        <w:tabs>
          <w:tab w:val="left" w:pos="284"/>
        </w:tabs>
        <w:spacing w:after="120" w:line="276" w:lineRule="auto"/>
        <w:contextualSpacing/>
        <w:jc w:val="both"/>
        <w:rPr>
          <w:ins w:id="6" w:author="Stephanie Martin" w:date="2023-03-14T12:10:00Z"/>
          <w:rFonts w:cs="Arial"/>
          <w:lang w:val="en-GB"/>
        </w:rPr>
      </w:pPr>
      <w:r w:rsidRPr="0083116F">
        <w:rPr>
          <w:rFonts w:cs="Arial"/>
          <w:lang w:val="en-GB"/>
        </w:rPr>
        <w:t xml:space="preserve">This Agreement provides for recruitment services to be provided by Grafton for the Client (“Service/s”) with the aim to look for </w:t>
      </w:r>
      <w:commentRangeStart w:id="7"/>
      <w:r w:rsidRPr="0083116F">
        <w:rPr>
          <w:rFonts w:cs="Arial"/>
          <w:b/>
          <w:bCs/>
          <w:lang w:val="en-GB"/>
        </w:rPr>
        <w:t>appropriate candidates</w:t>
      </w:r>
      <w:commentRangeEnd w:id="7"/>
      <w:r w:rsidR="002275FB">
        <w:rPr>
          <w:rStyle w:val="CommentReference"/>
        </w:rPr>
        <w:commentReference w:id="7"/>
      </w:r>
      <w:del w:id="8" w:author="Stephanie Martin" w:date="2023-03-14T16:00:00Z">
        <w:r w:rsidRPr="0083116F" w:rsidDel="00C668EB">
          <w:rPr>
            <w:rFonts w:cs="Arial"/>
            <w:lang w:val="en-GB"/>
          </w:rPr>
          <w:delText xml:space="preserve"> </w:delText>
        </w:r>
      </w:del>
      <w:ins w:id="9" w:author="Stephanie Martin" w:date="2023-03-14T15:58:00Z">
        <w:r w:rsidR="003B581F">
          <w:rPr>
            <w:rFonts w:cs="Arial"/>
            <w:lang w:val="en-GB"/>
          </w:rPr>
          <w:t xml:space="preserve"> </w:t>
        </w:r>
      </w:ins>
      <w:r w:rsidRPr="0083116F">
        <w:rPr>
          <w:rFonts w:cs="Arial"/>
          <w:lang w:val="en-GB"/>
        </w:rPr>
        <w:t xml:space="preserve">(“Candidate”) for a position (“Position”) as indicated by the Client, based on an order submitted by the Client and accepted by Grafton (“Order”), the specimen of which is provided in Appendix 1 to this Agreement. </w:t>
      </w:r>
    </w:p>
    <w:p w14:paraId="049FF272" w14:textId="77777777" w:rsidR="0083116F" w:rsidRPr="0083116F" w:rsidRDefault="0083116F" w:rsidP="0083116F">
      <w:pPr>
        <w:pStyle w:val="ListParagraph"/>
        <w:tabs>
          <w:tab w:val="left" w:pos="284"/>
        </w:tabs>
        <w:spacing w:after="120" w:line="276" w:lineRule="auto"/>
        <w:contextualSpacing/>
        <w:jc w:val="both"/>
        <w:rPr>
          <w:rFonts w:cs="Arial"/>
          <w:lang w:val="en-GB"/>
        </w:rPr>
      </w:pPr>
    </w:p>
    <w:p w14:paraId="2C7098CE" w14:textId="3A160DAE" w:rsidR="0083116F" w:rsidRDefault="002F41A0" w:rsidP="0083116F">
      <w:pPr>
        <w:pStyle w:val="ListParagraph"/>
        <w:numPr>
          <w:ilvl w:val="0"/>
          <w:numId w:val="1"/>
        </w:numPr>
        <w:tabs>
          <w:tab w:val="left" w:pos="284"/>
        </w:tabs>
        <w:spacing w:after="120" w:line="276" w:lineRule="auto"/>
        <w:contextualSpacing/>
        <w:jc w:val="both"/>
        <w:rPr>
          <w:ins w:id="10" w:author="Stephanie Martin" w:date="2023-03-14T12:11:00Z"/>
          <w:rFonts w:cs="Arial"/>
          <w:lang w:val="en-GB"/>
        </w:rPr>
      </w:pPr>
      <w:r w:rsidRPr="009A1DE0">
        <w:rPr>
          <w:rFonts w:cs="Arial"/>
          <w:lang w:val="en-GB"/>
        </w:rPr>
        <w:t>The Order should be submitted in writing or electronically to the e-mail address: (addresses s</w:t>
      </w:r>
      <w:r>
        <w:rPr>
          <w:rFonts w:cs="Arial"/>
          <w:lang w:val="en-GB"/>
        </w:rPr>
        <w:t xml:space="preserve">tated in §10 of the Agreement). </w:t>
      </w:r>
    </w:p>
    <w:p w14:paraId="53C323FB" w14:textId="77777777" w:rsidR="0083116F" w:rsidRPr="0083116F" w:rsidRDefault="0083116F" w:rsidP="005E15E6">
      <w:pPr>
        <w:pStyle w:val="ListParagraph"/>
        <w:rPr>
          <w:ins w:id="11" w:author="Stephanie Martin" w:date="2023-03-14T12:11:00Z"/>
          <w:rFonts w:cs="Arial"/>
          <w:lang w:val="en-GB"/>
        </w:rPr>
      </w:pPr>
    </w:p>
    <w:p w14:paraId="7AF054C7" w14:textId="1820F488" w:rsidR="005E15E6" w:rsidRDefault="002F41A0" w:rsidP="005E15E6">
      <w:pPr>
        <w:pStyle w:val="ListParagraph"/>
        <w:numPr>
          <w:ilvl w:val="0"/>
          <w:numId w:val="1"/>
        </w:numPr>
        <w:tabs>
          <w:tab w:val="left" w:pos="284"/>
        </w:tabs>
        <w:spacing w:after="120" w:line="276" w:lineRule="auto"/>
        <w:contextualSpacing/>
        <w:jc w:val="both"/>
        <w:rPr>
          <w:ins w:id="12" w:author="Stephanie Martin" w:date="2023-03-14T12:12:00Z"/>
          <w:rFonts w:cs="Arial"/>
          <w:lang w:val="en-GB"/>
        </w:rPr>
      </w:pPr>
      <w:r w:rsidRPr="005E15E6">
        <w:rPr>
          <w:rFonts w:cs="Arial"/>
          <w:lang w:val="en-GB"/>
        </w:rPr>
        <w:t xml:space="preserve">Grafton is entitled to subcontract </w:t>
      </w:r>
      <w:commentRangeStart w:id="13"/>
      <w:r w:rsidRPr="005E15E6">
        <w:rPr>
          <w:rFonts w:cs="Arial"/>
          <w:lang w:val="en-GB"/>
        </w:rPr>
        <w:t xml:space="preserve">certain individual activities </w:t>
      </w:r>
      <w:commentRangeEnd w:id="13"/>
      <w:r w:rsidR="006143F1">
        <w:rPr>
          <w:rStyle w:val="CommentReference"/>
        </w:rPr>
        <w:commentReference w:id="13"/>
      </w:r>
      <w:r w:rsidRPr="005E15E6">
        <w:rPr>
          <w:rFonts w:cs="Arial"/>
          <w:lang w:val="en-GB"/>
        </w:rPr>
        <w:t>to other entities from the GI Group.</w:t>
      </w:r>
    </w:p>
    <w:p w14:paraId="317F0427" w14:textId="77777777" w:rsidR="005E15E6" w:rsidRPr="005E15E6" w:rsidRDefault="005E15E6" w:rsidP="005E15E6">
      <w:pPr>
        <w:pStyle w:val="ListParagraph"/>
        <w:rPr>
          <w:ins w:id="14" w:author="Stephanie Martin" w:date="2023-03-14T12:12:00Z"/>
          <w:rFonts w:cs="Arial"/>
          <w:lang w:val="en-GB"/>
        </w:rPr>
      </w:pPr>
    </w:p>
    <w:p w14:paraId="1576CDB9" w14:textId="7D230376" w:rsidR="002F41A0" w:rsidRPr="009A1DE0" w:rsidRDefault="002F41A0" w:rsidP="005E15E6">
      <w:pPr>
        <w:pStyle w:val="ListParagraph"/>
        <w:numPr>
          <w:ilvl w:val="0"/>
          <w:numId w:val="1"/>
        </w:numPr>
        <w:tabs>
          <w:tab w:val="left" w:pos="284"/>
        </w:tabs>
        <w:spacing w:after="120" w:line="276" w:lineRule="auto"/>
        <w:contextualSpacing/>
        <w:jc w:val="both"/>
        <w:rPr>
          <w:rFonts w:cs="Arial"/>
          <w:lang w:val="en-GB"/>
        </w:rPr>
      </w:pPr>
      <w:r w:rsidRPr="00E4046B">
        <w:rPr>
          <w:rFonts w:cs="Arial"/>
          <w:lang w:val="en-GB"/>
        </w:rPr>
        <w:t xml:space="preserve">The Client is appointing Grafton to perform the activities stipulated herein on exclusive basis. In particular during the term of this Agreement </w:t>
      </w:r>
      <w:commentRangeStart w:id="15"/>
      <w:r w:rsidRPr="00E4046B">
        <w:rPr>
          <w:rFonts w:cs="Arial"/>
          <w:lang w:val="en-GB"/>
        </w:rPr>
        <w:t>the Client shall not cooperate with regard to the same services as provided for herein with an entity competing with Grafton.</w:t>
      </w:r>
      <w:commentRangeEnd w:id="15"/>
      <w:r w:rsidR="00926507">
        <w:rPr>
          <w:rStyle w:val="CommentReference"/>
        </w:rPr>
        <w:commentReference w:id="15"/>
      </w:r>
    </w:p>
    <w:p w14:paraId="09BEF19A" w14:textId="21A5EA31" w:rsidR="002F41A0" w:rsidRDefault="002F41A0" w:rsidP="002F41A0">
      <w:pPr>
        <w:spacing w:after="120" w:line="276" w:lineRule="auto"/>
        <w:contextualSpacing/>
        <w:rPr>
          <w:ins w:id="16" w:author="Stephanie Martin" w:date="2023-03-14T12:04:00Z"/>
          <w:rFonts w:cs="Arial"/>
          <w:b/>
          <w:sz w:val="22"/>
          <w:szCs w:val="22"/>
          <w:lang w:val="en-GB"/>
        </w:rPr>
      </w:pPr>
    </w:p>
    <w:p w14:paraId="4F1C259F" w14:textId="77777777" w:rsidR="004412C4" w:rsidRPr="009A1DE0" w:rsidRDefault="004412C4" w:rsidP="002F41A0">
      <w:pPr>
        <w:spacing w:after="120" w:line="276" w:lineRule="auto"/>
        <w:contextualSpacing/>
        <w:rPr>
          <w:rFonts w:cs="Arial"/>
          <w:b/>
          <w:sz w:val="22"/>
          <w:szCs w:val="22"/>
          <w:lang w:val="en-GB"/>
        </w:rPr>
      </w:pPr>
    </w:p>
    <w:p w14:paraId="7D4747AE"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 xml:space="preserve">§ 2 </w:t>
      </w:r>
    </w:p>
    <w:p w14:paraId="3295DAE5" w14:textId="0A484D22" w:rsidR="002F41A0" w:rsidRDefault="002F41A0" w:rsidP="002F41A0">
      <w:pPr>
        <w:spacing w:after="120" w:line="276" w:lineRule="auto"/>
        <w:contextualSpacing/>
        <w:jc w:val="center"/>
        <w:rPr>
          <w:ins w:id="17" w:author="Stephanie Martin" w:date="2023-03-14T12:04:00Z"/>
          <w:rFonts w:cs="Arial"/>
          <w:b/>
          <w:bCs/>
          <w:sz w:val="22"/>
          <w:szCs w:val="22"/>
          <w:lang w:val="en-GB"/>
        </w:rPr>
      </w:pPr>
      <w:r w:rsidRPr="009A1DE0">
        <w:rPr>
          <w:rFonts w:cs="Arial"/>
          <w:b/>
          <w:bCs/>
          <w:sz w:val="22"/>
          <w:szCs w:val="22"/>
          <w:lang w:val="en-GB"/>
        </w:rPr>
        <w:t>Obligations of the Parties</w:t>
      </w:r>
    </w:p>
    <w:p w14:paraId="12C3D8D6" w14:textId="77777777" w:rsidR="004412C4" w:rsidRPr="009A1DE0" w:rsidRDefault="004412C4" w:rsidP="002F41A0">
      <w:pPr>
        <w:spacing w:after="120" w:line="276" w:lineRule="auto"/>
        <w:contextualSpacing/>
        <w:jc w:val="center"/>
        <w:rPr>
          <w:rFonts w:cs="Arial"/>
          <w:b/>
          <w:sz w:val="22"/>
          <w:szCs w:val="22"/>
          <w:lang w:val="en-GB"/>
        </w:rPr>
      </w:pPr>
    </w:p>
    <w:p w14:paraId="39FB4042" w14:textId="27AD39DE" w:rsidR="002F41A0" w:rsidRPr="009A1DE0" w:rsidRDefault="002F41A0" w:rsidP="00D31C53">
      <w:pPr>
        <w:pStyle w:val="ListParagraph"/>
        <w:numPr>
          <w:ilvl w:val="0"/>
          <w:numId w:val="2"/>
        </w:numPr>
        <w:tabs>
          <w:tab w:val="left" w:pos="284"/>
        </w:tabs>
        <w:spacing w:after="120" w:line="276" w:lineRule="auto"/>
        <w:contextualSpacing/>
        <w:jc w:val="both"/>
        <w:rPr>
          <w:rFonts w:cs="Arial"/>
          <w:lang w:val="en-GB"/>
        </w:rPr>
      </w:pPr>
      <w:r w:rsidRPr="009A1DE0">
        <w:rPr>
          <w:rFonts w:cs="Arial"/>
          <w:lang w:val="en-GB"/>
        </w:rPr>
        <w:t>In order to ensure the appropriate Service provision, Grafton shall:</w:t>
      </w:r>
    </w:p>
    <w:p w14:paraId="76DCFF3C" w14:textId="3741F738" w:rsidR="002F41A0" w:rsidRDefault="002F41A0" w:rsidP="00D31C53">
      <w:pPr>
        <w:pStyle w:val="ListParagraph"/>
        <w:numPr>
          <w:ilvl w:val="0"/>
          <w:numId w:val="4"/>
        </w:numPr>
        <w:tabs>
          <w:tab w:val="left" w:pos="284"/>
        </w:tabs>
        <w:spacing w:after="120" w:line="276" w:lineRule="auto"/>
        <w:contextualSpacing/>
        <w:jc w:val="both"/>
        <w:rPr>
          <w:ins w:id="18" w:author="Stephanie Martin" w:date="2023-03-14T12:47:00Z"/>
          <w:rFonts w:cs="Arial"/>
          <w:lang w:val="en-GB"/>
        </w:rPr>
      </w:pPr>
      <w:r w:rsidRPr="00D31C53">
        <w:rPr>
          <w:rFonts w:cs="Arial"/>
          <w:lang w:val="en-GB"/>
        </w:rPr>
        <w:t xml:space="preserve">undertake activities aimed at finding </w:t>
      </w:r>
      <w:r w:rsidR="00F52DE6" w:rsidRPr="00D31C53">
        <w:rPr>
          <w:rFonts w:cs="Arial"/>
          <w:lang w:val="en-GB"/>
        </w:rPr>
        <w:t xml:space="preserve">the appropriate </w:t>
      </w:r>
      <w:r w:rsidRPr="00D31C53">
        <w:rPr>
          <w:rFonts w:cs="Arial"/>
          <w:lang w:val="en-GB"/>
        </w:rPr>
        <w:t>candidates for the Position, including searching for and pre-selecting the Candidates,</w:t>
      </w:r>
    </w:p>
    <w:p w14:paraId="71E37002" w14:textId="77777777" w:rsidR="003653B3" w:rsidRDefault="0044126E" w:rsidP="00D31C53">
      <w:pPr>
        <w:pStyle w:val="ListParagraph"/>
        <w:numPr>
          <w:ilvl w:val="0"/>
          <w:numId w:val="4"/>
        </w:numPr>
        <w:tabs>
          <w:tab w:val="left" w:pos="284"/>
        </w:tabs>
        <w:spacing w:after="120" w:line="276" w:lineRule="auto"/>
        <w:contextualSpacing/>
        <w:jc w:val="both"/>
        <w:rPr>
          <w:ins w:id="19" w:author="Stephanie Martin" w:date="2023-03-14T12:54:00Z"/>
          <w:rFonts w:cs="Arial"/>
          <w:lang w:val="en-GB"/>
        </w:rPr>
      </w:pPr>
      <w:commentRangeStart w:id="20"/>
      <w:ins w:id="21" w:author="Stephanie Martin" w:date="2023-03-14T12:47:00Z">
        <w:r w:rsidRPr="005D24E1">
          <w:rPr>
            <w:rFonts w:cs="Arial"/>
            <w:lang w:val="en-GB"/>
          </w:rPr>
          <w:t>take any possib</w:t>
        </w:r>
      </w:ins>
      <w:ins w:id="22" w:author="Stephanie Martin" w:date="2023-03-14T12:48:00Z">
        <w:r w:rsidRPr="005D24E1">
          <w:rPr>
            <w:rFonts w:cs="Arial"/>
            <w:lang w:val="en-GB"/>
          </w:rPr>
          <w:t xml:space="preserve">le step to </w:t>
        </w:r>
      </w:ins>
      <w:ins w:id="23" w:author="Stephanie Martin" w:date="2023-03-14T12:54:00Z">
        <w:r w:rsidR="005D24E1">
          <w:rPr>
            <w:rFonts w:cs="Arial"/>
            <w:lang w:val="en-GB"/>
          </w:rPr>
          <w:t>v</w:t>
        </w:r>
        <w:r w:rsidR="005D24E1" w:rsidRPr="005D24E1">
          <w:rPr>
            <w:rFonts w:cs="Arial"/>
            <w:lang w:val="en-GB"/>
          </w:rPr>
          <w:t>erify the authenticity of the candidate's qualifications and the accuracy of his or her professional experience and ensure that nothing will prevent the Client from hiring him or her (in particular, the absence of a non-competition clause)</w:t>
        </w:r>
      </w:ins>
      <w:commentRangeEnd w:id="20"/>
      <w:ins w:id="24" w:author="Stephanie Martin" w:date="2023-03-14T15:35:00Z">
        <w:r w:rsidR="00AC0B83">
          <w:rPr>
            <w:rStyle w:val="CommentReference"/>
            <w:rFonts w:asciiTheme="minorHAnsi" w:eastAsiaTheme="minorHAnsi" w:hAnsiTheme="minorHAnsi" w:cstheme="minorBidi"/>
            <w:lang w:eastAsia="en-US"/>
          </w:rPr>
          <w:commentReference w:id="20"/>
        </w:r>
      </w:ins>
    </w:p>
    <w:p w14:paraId="1738AA25" w14:textId="0D9395B8" w:rsidR="002F41A0" w:rsidRPr="005D24E1" w:rsidRDefault="002F41A0" w:rsidP="00D31C53">
      <w:pPr>
        <w:pStyle w:val="ListParagraph"/>
        <w:numPr>
          <w:ilvl w:val="0"/>
          <w:numId w:val="4"/>
        </w:numPr>
        <w:tabs>
          <w:tab w:val="left" w:pos="284"/>
        </w:tabs>
        <w:spacing w:after="120" w:line="276" w:lineRule="auto"/>
        <w:contextualSpacing/>
        <w:jc w:val="both"/>
        <w:rPr>
          <w:rFonts w:cs="Arial"/>
          <w:lang w:val="en-GB"/>
        </w:rPr>
      </w:pPr>
      <w:r w:rsidRPr="005D24E1">
        <w:rPr>
          <w:rFonts w:cs="Arial"/>
          <w:lang w:val="en-GB"/>
        </w:rPr>
        <w:t xml:space="preserve">present selected Candidates to the Client, and organise a meeting with the </w:t>
      </w:r>
      <w:r w:rsidR="00005313" w:rsidRPr="005D24E1">
        <w:rPr>
          <w:rFonts w:cs="Arial"/>
          <w:lang w:val="en-GB"/>
        </w:rPr>
        <w:t>c</w:t>
      </w:r>
      <w:r w:rsidRPr="005D24E1">
        <w:rPr>
          <w:rFonts w:cs="Arial"/>
          <w:lang w:val="en-GB"/>
        </w:rPr>
        <w:t>andidates,</w:t>
      </w:r>
      <w:r w:rsidR="00005313" w:rsidRPr="005D24E1">
        <w:rPr>
          <w:rFonts w:cs="Arial"/>
          <w:lang w:val="en-GB"/>
        </w:rPr>
        <w:t xml:space="preserve"> preselected by the client.</w:t>
      </w:r>
    </w:p>
    <w:p w14:paraId="3A5ACB47" w14:textId="6C1D6315" w:rsidR="00EF6AA8" w:rsidRPr="00D31C53" w:rsidRDefault="002F41A0" w:rsidP="00D31C53">
      <w:pPr>
        <w:pStyle w:val="ListParagraph"/>
        <w:numPr>
          <w:ilvl w:val="0"/>
          <w:numId w:val="4"/>
        </w:numPr>
        <w:tabs>
          <w:tab w:val="left" w:pos="284"/>
        </w:tabs>
        <w:spacing w:after="120" w:line="276" w:lineRule="auto"/>
        <w:contextualSpacing/>
        <w:jc w:val="both"/>
        <w:rPr>
          <w:rFonts w:cs="Arial"/>
          <w:lang w:val="en-GB"/>
        </w:rPr>
      </w:pPr>
      <w:commentRangeStart w:id="25"/>
      <w:r w:rsidRPr="00D31C53">
        <w:rPr>
          <w:rFonts w:cs="Arial"/>
          <w:lang w:val="en-GB"/>
        </w:rPr>
        <w:t>take any possible steps to ensure that the employment relationship between the Client and the Candidate is established.</w:t>
      </w:r>
      <w:commentRangeEnd w:id="25"/>
      <w:r w:rsidR="00574C71">
        <w:rPr>
          <w:rStyle w:val="CommentReference"/>
        </w:rPr>
        <w:commentReference w:id="25"/>
      </w:r>
    </w:p>
    <w:p w14:paraId="22E39CA0" w14:textId="2E0CF28F" w:rsidR="003701D1" w:rsidRDefault="003701D1" w:rsidP="00D31C53">
      <w:pPr>
        <w:pStyle w:val="ListParagraph"/>
        <w:numPr>
          <w:ilvl w:val="0"/>
          <w:numId w:val="4"/>
        </w:numPr>
        <w:tabs>
          <w:tab w:val="left" w:pos="284"/>
        </w:tabs>
        <w:spacing w:after="120" w:line="276" w:lineRule="auto"/>
        <w:contextualSpacing/>
        <w:jc w:val="both"/>
        <w:rPr>
          <w:ins w:id="26" w:author="Stephanie Martin" w:date="2023-03-14T12:16:00Z"/>
          <w:rFonts w:cs="Arial"/>
          <w:lang w:val="en-GB"/>
        </w:rPr>
      </w:pPr>
      <w:r w:rsidRPr="00D31C53">
        <w:rPr>
          <w:rFonts w:cs="Arial"/>
          <w:lang w:val="en-GB"/>
        </w:rPr>
        <w:t xml:space="preserve">notify immediately to the Client any change in the employment situation of the Candidate proposed </w:t>
      </w:r>
      <w:r w:rsidR="00DC7CB0" w:rsidRPr="00D31C53">
        <w:rPr>
          <w:rFonts w:cs="Arial"/>
          <w:lang w:val="en-GB"/>
        </w:rPr>
        <w:t>by Grafton and preselected by the Client.</w:t>
      </w:r>
    </w:p>
    <w:p w14:paraId="41C21D2F" w14:textId="77777777" w:rsidR="00F85C0F" w:rsidRPr="00D31C53" w:rsidRDefault="00F85C0F" w:rsidP="00F85C0F">
      <w:pPr>
        <w:pStyle w:val="ListParagraph"/>
        <w:tabs>
          <w:tab w:val="left" w:pos="284"/>
        </w:tabs>
        <w:spacing w:after="120" w:line="276" w:lineRule="auto"/>
        <w:ind w:left="1080"/>
        <w:contextualSpacing/>
        <w:jc w:val="both"/>
        <w:rPr>
          <w:rFonts w:cs="Arial"/>
          <w:lang w:val="en-GB"/>
        </w:rPr>
      </w:pPr>
    </w:p>
    <w:p w14:paraId="0CB94C69" w14:textId="57F15490" w:rsidR="002F41A0" w:rsidRPr="009A1DE0" w:rsidRDefault="000A76E4" w:rsidP="00132AA4">
      <w:pPr>
        <w:pStyle w:val="ListParagraph"/>
        <w:numPr>
          <w:ilvl w:val="0"/>
          <w:numId w:val="2"/>
        </w:numPr>
        <w:tabs>
          <w:tab w:val="left" w:pos="284"/>
        </w:tabs>
        <w:spacing w:after="120" w:line="276" w:lineRule="auto"/>
        <w:contextualSpacing/>
        <w:jc w:val="both"/>
        <w:rPr>
          <w:rFonts w:cs="Arial"/>
          <w:lang w:val="en-GB"/>
        </w:rPr>
      </w:pPr>
      <w:ins w:id="27" w:author="Stephanie Martin" w:date="2023-03-14T12:14:00Z">
        <w:r>
          <w:rPr>
            <w:rFonts w:cs="Arial"/>
            <w:lang w:val="en-GB"/>
          </w:rPr>
          <w:t>I</w:t>
        </w:r>
      </w:ins>
      <w:r w:rsidR="002F41A0" w:rsidRPr="009A1DE0">
        <w:rPr>
          <w:rFonts w:cs="Arial"/>
          <w:lang w:val="en-GB"/>
        </w:rPr>
        <w:t>n order to ensure the appropriate Service provision, the Client shall:</w:t>
      </w:r>
    </w:p>
    <w:p w14:paraId="3BB5033B" w14:textId="2441A3A9" w:rsidR="002F41A0" w:rsidRPr="00132AA4" w:rsidRDefault="002F41A0" w:rsidP="000A76E4">
      <w:pPr>
        <w:pStyle w:val="ListParagraph"/>
        <w:numPr>
          <w:ilvl w:val="0"/>
          <w:numId w:val="7"/>
        </w:numPr>
        <w:tabs>
          <w:tab w:val="left" w:pos="284"/>
        </w:tabs>
        <w:spacing w:after="120" w:line="276" w:lineRule="auto"/>
        <w:contextualSpacing/>
        <w:jc w:val="both"/>
        <w:rPr>
          <w:rFonts w:cs="Arial"/>
          <w:lang w:val="en-GB"/>
        </w:rPr>
      </w:pPr>
      <w:r w:rsidRPr="00132AA4">
        <w:rPr>
          <w:rFonts w:cs="Arial"/>
          <w:lang w:val="en-GB"/>
        </w:rPr>
        <w:t>provide Grafton with Orders, either in writing or via e-mail, which should include all the data specified in the specimen forming Appendix 1 hereto,</w:t>
      </w:r>
    </w:p>
    <w:p w14:paraId="2A49B2EB" w14:textId="5B521B1A" w:rsidR="002F41A0" w:rsidRPr="00132AA4" w:rsidRDefault="002F41A0" w:rsidP="000A76E4">
      <w:pPr>
        <w:pStyle w:val="ListParagraph"/>
        <w:numPr>
          <w:ilvl w:val="0"/>
          <w:numId w:val="7"/>
        </w:numPr>
        <w:tabs>
          <w:tab w:val="left" w:pos="284"/>
        </w:tabs>
        <w:spacing w:after="120" w:line="276" w:lineRule="auto"/>
        <w:contextualSpacing/>
        <w:jc w:val="both"/>
        <w:rPr>
          <w:rFonts w:cs="Arial"/>
          <w:lang w:val="en-GB"/>
        </w:rPr>
      </w:pPr>
      <w:r w:rsidRPr="00132AA4">
        <w:rPr>
          <w:rFonts w:cs="Arial"/>
          <w:lang w:val="en-GB"/>
        </w:rPr>
        <w:t xml:space="preserve">verify </w:t>
      </w:r>
      <w:ins w:id="28" w:author="Stephanie Martin" w:date="2023-03-14T11:57:00Z">
        <w:r w:rsidR="0011088A" w:rsidRPr="00132AA4">
          <w:rPr>
            <w:rFonts w:cs="Arial"/>
            <w:lang w:val="en-GB"/>
          </w:rPr>
          <w:t xml:space="preserve">if the Candidate </w:t>
        </w:r>
        <w:r w:rsidR="00557EEE" w:rsidRPr="00132AA4">
          <w:rPr>
            <w:rFonts w:cs="Arial"/>
            <w:lang w:val="en-GB"/>
          </w:rPr>
          <w:t>is</w:t>
        </w:r>
      </w:ins>
      <w:ins w:id="29" w:author="Stephanie Martin" w:date="2023-03-14T11:58:00Z">
        <w:r w:rsidR="00557EEE" w:rsidRPr="00132AA4">
          <w:rPr>
            <w:rFonts w:cs="Arial"/>
            <w:lang w:val="en-GB"/>
          </w:rPr>
          <w:t xml:space="preserve"> already</w:t>
        </w:r>
      </w:ins>
      <w:ins w:id="30" w:author="Stephanie Martin" w:date="2023-03-14T11:57:00Z">
        <w:r w:rsidR="00557EEE" w:rsidRPr="00132AA4">
          <w:rPr>
            <w:rFonts w:cs="Arial"/>
            <w:lang w:val="en-GB"/>
          </w:rPr>
          <w:t xml:space="preserve"> </w:t>
        </w:r>
      </w:ins>
      <w:ins w:id="31" w:author="Stephanie Martin" w:date="2023-03-14T11:56:00Z">
        <w:r w:rsidR="00166AD9" w:rsidRPr="00132AA4">
          <w:rPr>
            <w:rFonts w:cs="Arial"/>
            <w:lang w:val="en-GB"/>
          </w:rPr>
          <w:t>in its</w:t>
        </w:r>
        <w:r w:rsidR="00325610" w:rsidRPr="00132AA4">
          <w:rPr>
            <w:rFonts w:cs="Arial"/>
            <w:lang w:val="en-GB"/>
          </w:rPr>
          <w:t xml:space="preserve"> internal database </w:t>
        </w:r>
      </w:ins>
      <w:ins w:id="32" w:author="Stephanie Martin" w:date="2023-03-14T11:58:00Z">
        <w:r w:rsidR="00557EEE" w:rsidRPr="00132AA4">
          <w:rPr>
            <w:rFonts w:cs="Arial"/>
            <w:lang w:val="en-GB"/>
          </w:rPr>
          <w:t xml:space="preserve">within 3 working days </w:t>
        </w:r>
        <w:r w:rsidR="00D16991" w:rsidRPr="00132AA4">
          <w:rPr>
            <w:rFonts w:cs="Arial"/>
            <w:lang w:val="en-GB"/>
          </w:rPr>
          <w:t xml:space="preserve">after </w:t>
        </w:r>
      </w:ins>
      <w:del w:id="33" w:author="Stephanie Martin" w:date="2023-03-14T11:57:00Z">
        <w:r w:rsidRPr="00132AA4" w:rsidDel="00557EEE">
          <w:rPr>
            <w:rFonts w:cs="Arial"/>
            <w:lang w:val="en-GB"/>
          </w:rPr>
          <w:delText xml:space="preserve">the Candidate </w:delText>
        </w:r>
        <w:r w:rsidRPr="00132AA4" w:rsidDel="00325610">
          <w:rPr>
            <w:rFonts w:cs="Arial"/>
            <w:lang w:val="en-GB"/>
          </w:rPr>
          <w:delText>in an internal database kept by the Client</w:delText>
        </w:r>
        <w:r w:rsidRPr="00132AA4" w:rsidDel="00557EEE">
          <w:rPr>
            <w:rFonts w:cs="Arial"/>
            <w:lang w:val="en-GB"/>
          </w:rPr>
          <w:delText xml:space="preserve">, within </w:delText>
        </w:r>
      </w:del>
      <w:del w:id="34" w:author="Stephanie Martin" w:date="2023-03-14T11:56:00Z">
        <w:r w:rsidRPr="00132AA4" w:rsidDel="00166AD9">
          <w:rPr>
            <w:rFonts w:cs="Arial"/>
            <w:lang w:val="en-GB"/>
          </w:rPr>
          <w:delText>1</w:delText>
        </w:r>
      </w:del>
      <w:del w:id="35" w:author="Stephanie Martin" w:date="2023-03-14T11:57:00Z">
        <w:r w:rsidRPr="00132AA4" w:rsidDel="00557EEE">
          <w:rPr>
            <w:rFonts w:cs="Arial"/>
            <w:lang w:val="en-GB"/>
          </w:rPr>
          <w:delText xml:space="preserve"> busin</w:delText>
        </w:r>
      </w:del>
      <w:del w:id="36" w:author="Stephanie Martin" w:date="2023-03-14T11:58:00Z">
        <w:r w:rsidRPr="00132AA4" w:rsidDel="00557EEE">
          <w:rPr>
            <w:rFonts w:cs="Arial"/>
            <w:lang w:val="en-GB"/>
          </w:rPr>
          <w:delText>ess day</w:delText>
        </w:r>
        <w:r w:rsidRPr="00132AA4" w:rsidDel="00D16991">
          <w:rPr>
            <w:rFonts w:cs="Arial"/>
            <w:lang w:val="en-GB"/>
          </w:rPr>
          <w:delText xml:space="preserve"> of r</w:delText>
        </w:r>
      </w:del>
      <w:ins w:id="37" w:author="Stephanie Martin" w:date="2023-03-14T11:58:00Z">
        <w:r w:rsidR="00D16991" w:rsidRPr="00132AA4">
          <w:rPr>
            <w:rFonts w:cs="Arial"/>
            <w:lang w:val="en-GB"/>
          </w:rPr>
          <w:t>r</w:t>
        </w:r>
      </w:ins>
      <w:r w:rsidRPr="00132AA4">
        <w:rPr>
          <w:rFonts w:cs="Arial"/>
          <w:lang w:val="en-GB"/>
        </w:rPr>
        <w:t>eceiving the Candidate’s data from Grafton</w:t>
      </w:r>
      <w:ins w:id="38" w:author="Stephanie Martin" w:date="2023-03-14T11:58:00Z">
        <w:r w:rsidR="00D16991" w:rsidRPr="00132AA4">
          <w:rPr>
            <w:rFonts w:cs="Arial"/>
            <w:lang w:val="en-GB"/>
          </w:rPr>
          <w:t>.</w:t>
        </w:r>
      </w:ins>
      <w:ins w:id="39" w:author="Stephanie Martin" w:date="2023-03-14T12:00:00Z">
        <w:r w:rsidR="009D072B" w:rsidRPr="00132AA4">
          <w:rPr>
            <w:rFonts w:cs="Arial"/>
            <w:lang w:val="en-GB"/>
          </w:rPr>
          <w:t xml:space="preserve"> </w:t>
        </w:r>
      </w:ins>
      <w:ins w:id="40" w:author="Stephanie Martin" w:date="2023-03-14T11:59:00Z">
        <w:r w:rsidR="00044D52" w:rsidRPr="00132AA4">
          <w:rPr>
            <w:rFonts w:cs="Arial"/>
            <w:lang w:val="en-GB"/>
          </w:rPr>
          <w:t xml:space="preserve">Shall the Candidate </w:t>
        </w:r>
      </w:ins>
      <w:ins w:id="41" w:author="Stephanie Martin" w:date="2023-03-14T12:00:00Z">
        <w:r w:rsidR="00AB2E67" w:rsidRPr="00132AA4">
          <w:rPr>
            <w:rFonts w:cs="Arial"/>
            <w:lang w:val="en-GB"/>
          </w:rPr>
          <w:t>not</w:t>
        </w:r>
        <w:r w:rsidR="009D072B" w:rsidRPr="00132AA4">
          <w:rPr>
            <w:rFonts w:cs="Arial"/>
            <w:lang w:val="en-GB"/>
          </w:rPr>
          <w:t xml:space="preserve"> be referenced in the Client’s i</w:t>
        </w:r>
        <w:r w:rsidR="00847EB0" w:rsidRPr="00132AA4">
          <w:rPr>
            <w:rFonts w:cs="Arial"/>
            <w:lang w:val="en-GB"/>
          </w:rPr>
          <w:t xml:space="preserve">nternal </w:t>
        </w:r>
      </w:ins>
      <w:ins w:id="42" w:author="Stephanie Martin" w:date="2023-03-14T12:01:00Z">
        <w:r w:rsidR="00847EB0" w:rsidRPr="00132AA4">
          <w:rPr>
            <w:rFonts w:cs="Arial"/>
            <w:lang w:val="en-GB"/>
          </w:rPr>
          <w:t>database,</w:t>
        </w:r>
      </w:ins>
      <w:ins w:id="43" w:author="Stephanie Martin" w:date="2023-03-14T12:00:00Z">
        <w:r w:rsidR="009D072B" w:rsidRPr="00132AA4">
          <w:rPr>
            <w:rFonts w:cs="Arial"/>
            <w:lang w:val="en-GB"/>
          </w:rPr>
          <w:t xml:space="preserve"> </w:t>
        </w:r>
      </w:ins>
      <w:del w:id="44" w:author="Stephanie Martin" w:date="2023-03-14T11:58:00Z">
        <w:r w:rsidRPr="00132AA4" w:rsidDel="00D16991">
          <w:rPr>
            <w:rFonts w:cs="Arial"/>
            <w:lang w:val="en-GB"/>
          </w:rPr>
          <w:delText xml:space="preserve">, </w:delText>
        </w:r>
      </w:del>
      <w:del w:id="45" w:author="Stephanie Martin" w:date="2023-03-14T11:59:00Z">
        <w:r w:rsidRPr="00132AA4" w:rsidDel="00044D52">
          <w:rPr>
            <w:rFonts w:cs="Arial"/>
            <w:lang w:val="en-GB"/>
          </w:rPr>
          <w:delText xml:space="preserve">else </w:delText>
        </w:r>
      </w:del>
      <w:r w:rsidRPr="00132AA4">
        <w:rPr>
          <w:rFonts w:cs="Arial"/>
          <w:lang w:val="en-GB"/>
        </w:rPr>
        <w:t xml:space="preserve">Grafton will be deemed to be the only entity entitled to present the Candidate for the Position specified in the Order; after the lapse of the </w:t>
      </w:r>
      <w:del w:id="46" w:author="Stephanie Martin" w:date="2023-03-14T12:02:00Z">
        <w:r w:rsidRPr="00132AA4" w:rsidDel="000C7FD4">
          <w:rPr>
            <w:rFonts w:cs="Arial"/>
            <w:lang w:val="en-GB"/>
          </w:rPr>
          <w:delText>above mentioned</w:delText>
        </w:r>
      </w:del>
      <w:ins w:id="47" w:author="Stephanie Martin" w:date="2023-03-14T12:02:00Z">
        <w:r w:rsidR="000C7FD4" w:rsidRPr="00132AA4">
          <w:rPr>
            <w:rFonts w:cs="Arial"/>
            <w:lang w:val="en-GB"/>
          </w:rPr>
          <w:t>above-mentioned</w:t>
        </w:r>
      </w:ins>
      <w:r w:rsidRPr="00132AA4">
        <w:rPr>
          <w:rFonts w:cs="Arial"/>
          <w:lang w:val="en-GB"/>
        </w:rPr>
        <w:t xml:space="preserve"> period, the Client waives its right to invoke any error in the Candidate’s verification. </w:t>
      </w:r>
      <w:del w:id="48" w:author="Stephanie Martin" w:date="2023-03-14T12:02:00Z">
        <w:r w:rsidRPr="00132AA4" w:rsidDel="00B62806">
          <w:rPr>
            <w:rFonts w:cs="Arial"/>
            <w:lang w:val="en-GB"/>
          </w:rPr>
          <w:delText>The statement doesn’t refer to the situation when there is no verification in an internal database kept by the Client needed;</w:delText>
        </w:r>
      </w:del>
    </w:p>
    <w:p w14:paraId="6861BBF5" w14:textId="520ADAF3" w:rsidR="002F41A0" w:rsidRPr="00132AA4" w:rsidRDefault="002F41A0" w:rsidP="000A76E4">
      <w:pPr>
        <w:pStyle w:val="ListParagraph"/>
        <w:numPr>
          <w:ilvl w:val="0"/>
          <w:numId w:val="7"/>
        </w:numPr>
        <w:tabs>
          <w:tab w:val="left" w:pos="284"/>
        </w:tabs>
        <w:spacing w:after="120" w:line="276" w:lineRule="auto"/>
        <w:contextualSpacing/>
        <w:jc w:val="both"/>
        <w:rPr>
          <w:ins w:id="49" w:author="Stephanie Martin" w:date="2023-03-14T12:06:00Z"/>
          <w:rFonts w:cs="Arial"/>
          <w:lang w:val="en-GB"/>
        </w:rPr>
      </w:pPr>
      <w:r w:rsidRPr="00132AA4">
        <w:rPr>
          <w:rFonts w:cs="Arial"/>
          <w:lang w:val="en-GB"/>
        </w:rPr>
        <w:t xml:space="preserve">notify </w:t>
      </w:r>
      <w:ins w:id="50" w:author="Stephanie Martin" w:date="2023-03-14T12:02:00Z">
        <w:r w:rsidR="000C7FD4" w:rsidRPr="00132AA4">
          <w:rPr>
            <w:rFonts w:cs="Arial"/>
            <w:lang w:val="en-GB"/>
          </w:rPr>
          <w:t>Graf</w:t>
        </w:r>
      </w:ins>
      <w:ins w:id="51" w:author="Stephanie Martin" w:date="2023-03-14T12:03:00Z">
        <w:r w:rsidR="000C7FD4" w:rsidRPr="00132AA4">
          <w:rPr>
            <w:rFonts w:cs="Arial"/>
            <w:lang w:val="en-GB"/>
          </w:rPr>
          <w:t xml:space="preserve">ton </w:t>
        </w:r>
      </w:ins>
      <w:r w:rsidRPr="00132AA4">
        <w:rPr>
          <w:rFonts w:cs="Arial"/>
          <w:lang w:val="en-GB"/>
        </w:rPr>
        <w:t xml:space="preserve">within </w:t>
      </w:r>
      <w:ins w:id="52" w:author="Stephanie Martin" w:date="2023-03-14T12:02:00Z">
        <w:r w:rsidR="000C7FD4" w:rsidRPr="00132AA4">
          <w:rPr>
            <w:rFonts w:cs="Arial"/>
            <w:lang w:val="en-GB"/>
          </w:rPr>
          <w:t>3</w:t>
        </w:r>
      </w:ins>
      <w:r w:rsidRPr="00132AA4">
        <w:rPr>
          <w:rFonts w:cs="Arial"/>
          <w:lang w:val="en-GB"/>
        </w:rPr>
        <w:t xml:space="preserve"> business days in writing of any contract being concluded between the Candidate </w:t>
      </w:r>
      <w:del w:id="53" w:author="Stephanie Martin" w:date="2023-03-14T12:03:00Z">
        <w:r w:rsidRPr="00132AA4" w:rsidDel="00627F34">
          <w:rPr>
            <w:rFonts w:cs="Arial"/>
            <w:lang w:val="en-GB"/>
          </w:rPr>
          <w:delText xml:space="preserve">(irrespective of whether it was concluded in writing or orally) </w:delText>
        </w:r>
      </w:del>
      <w:r w:rsidRPr="00132AA4">
        <w:rPr>
          <w:rFonts w:cs="Arial"/>
          <w:lang w:val="en-GB"/>
        </w:rPr>
        <w:t>and the Client</w:t>
      </w:r>
      <w:ins w:id="54" w:author="Stephanie Martin" w:date="2023-03-14T12:06:00Z">
        <w:r w:rsidR="00DC7CB0" w:rsidRPr="00132AA4">
          <w:rPr>
            <w:rFonts w:cs="Arial"/>
            <w:lang w:val="en-GB"/>
          </w:rPr>
          <w:t xml:space="preserve"> or </w:t>
        </w:r>
      </w:ins>
      <w:r w:rsidRPr="00132AA4">
        <w:rPr>
          <w:rFonts w:cs="Arial"/>
          <w:lang w:val="en-GB"/>
        </w:rPr>
        <w:t>its associated entity</w:t>
      </w:r>
      <w:del w:id="55" w:author="Stephanie Martin" w:date="2023-03-14T12:06:00Z">
        <w:r w:rsidRPr="00132AA4" w:rsidDel="00DC7CB0">
          <w:rPr>
            <w:rFonts w:cs="Arial"/>
            <w:lang w:val="en-GB"/>
          </w:rPr>
          <w:delText xml:space="preserve"> or a competitive entity</w:delText>
        </w:r>
      </w:del>
      <w:r w:rsidRPr="00132AA4">
        <w:rPr>
          <w:rFonts w:cs="Arial"/>
          <w:lang w:val="en-GB"/>
        </w:rPr>
        <w:t>, along with information on the terms of employment set forth in that contract, including the date of work commencement and the Candidate’s salary.</w:t>
      </w:r>
    </w:p>
    <w:p w14:paraId="08749700"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 xml:space="preserve">§ 3 </w:t>
      </w:r>
    </w:p>
    <w:p w14:paraId="7BD18B2D"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Fee</w:t>
      </w:r>
    </w:p>
    <w:p w14:paraId="30D535AF" w14:textId="064E5BA4" w:rsidR="002F41A0" w:rsidRDefault="002F41A0" w:rsidP="004F6282">
      <w:pPr>
        <w:pStyle w:val="ListParagraph"/>
        <w:numPr>
          <w:ilvl w:val="0"/>
          <w:numId w:val="9"/>
        </w:numPr>
        <w:tabs>
          <w:tab w:val="left" w:pos="284"/>
        </w:tabs>
        <w:spacing w:line="276" w:lineRule="auto"/>
        <w:jc w:val="both"/>
        <w:rPr>
          <w:ins w:id="56" w:author="Stephanie Martin" w:date="2023-03-14T12:15:00Z"/>
          <w:rFonts w:cs="Arial"/>
          <w:lang w:val="en-GB"/>
        </w:rPr>
      </w:pPr>
      <w:r w:rsidRPr="004F6282">
        <w:rPr>
          <w:rFonts w:cs="Arial"/>
          <w:lang w:val="en-GB"/>
        </w:rPr>
        <w:t>In consideration of completing each Order, the Client shall pay a fee:</w:t>
      </w:r>
    </w:p>
    <w:p w14:paraId="1C82E50D" w14:textId="77777777" w:rsidR="004F6282" w:rsidRPr="004F6282" w:rsidRDefault="004F6282" w:rsidP="004F6282">
      <w:pPr>
        <w:pStyle w:val="ListParagraph"/>
        <w:tabs>
          <w:tab w:val="left" w:pos="284"/>
        </w:tabs>
        <w:spacing w:line="276" w:lineRule="auto"/>
        <w:jc w:val="both"/>
        <w:rPr>
          <w:rFonts w:cs="Arial"/>
          <w:lang w:val="en-GB"/>
        </w:rPr>
      </w:pPr>
    </w:p>
    <w:tbl>
      <w:tblPr>
        <w:tblW w:w="9056" w:type="dxa"/>
        <w:tblInd w:w="416" w:type="dxa"/>
        <w:tblCellMar>
          <w:left w:w="0" w:type="dxa"/>
          <w:right w:w="0" w:type="dxa"/>
        </w:tblCellMar>
        <w:tblLook w:val="04A0" w:firstRow="1" w:lastRow="0" w:firstColumn="1" w:lastColumn="0" w:noHBand="0" w:noVBand="1"/>
      </w:tblPr>
      <w:tblGrid>
        <w:gridCol w:w="4528"/>
        <w:gridCol w:w="4528"/>
      </w:tblGrid>
      <w:tr w:rsidR="002F41A0" w:rsidRPr="00891899" w14:paraId="3BE485FF" w14:textId="77777777" w:rsidTr="003470B1">
        <w:tc>
          <w:tcPr>
            <w:tcW w:w="45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79499F" w14:textId="77777777" w:rsidR="002F41A0" w:rsidRDefault="002F41A0" w:rsidP="002E705F">
            <w:pPr>
              <w:spacing w:line="276" w:lineRule="auto"/>
              <w:jc w:val="both"/>
              <w:rPr>
                <w:sz w:val="22"/>
                <w:szCs w:val="22"/>
              </w:rPr>
            </w:pPr>
            <w:r>
              <w:rPr>
                <w:sz w:val="22"/>
                <w:szCs w:val="22"/>
              </w:rPr>
              <w:t>1-5 recruited Grafton candidates</w:t>
            </w:r>
          </w:p>
        </w:tc>
        <w:tc>
          <w:tcPr>
            <w:tcW w:w="45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0A4ACE" w14:textId="30496B52" w:rsidR="002F41A0" w:rsidRDefault="002F41A0" w:rsidP="002E705F">
            <w:pPr>
              <w:spacing w:line="276" w:lineRule="auto"/>
              <w:jc w:val="both"/>
              <w:rPr>
                <w:sz w:val="22"/>
                <w:szCs w:val="22"/>
                <w:lang w:val="en-US"/>
              </w:rPr>
            </w:pPr>
            <w:r>
              <w:rPr>
                <w:sz w:val="22"/>
                <w:szCs w:val="22"/>
                <w:lang w:val="en-US"/>
              </w:rPr>
              <w:t>1</w:t>
            </w:r>
            <w:ins w:id="57" w:author="Stephanie Martin" w:date="2023-03-14T12:07:00Z">
              <w:r w:rsidR="00B86B21">
                <w:rPr>
                  <w:sz w:val="22"/>
                  <w:szCs w:val="22"/>
                  <w:lang w:val="en-US"/>
                </w:rPr>
                <w:t>5</w:t>
              </w:r>
            </w:ins>
            <w:del w:id="58" w:author="Stephanie Martin" w:date="2023-03-14T12:07:00Z">
              <w:r w:rsidDel="00B86B21">
                <w:rPr>
                  <w:sz w:val="22"/>
                  <w:szCs w:val="22"/>
                  <w:lang w:val="en-US"/>
                </w:rPr>
                <w:delText>5</w:delText>
              </w:r>
            </w:del>
            <w:r>
              <w:rPr>
                <w:sz w:val="22"/>
                <w:szCs w:val="22"/>
                <w:lang w:val="en-US"/>
              </w:rPr>
              <w:t>% of the annual gross salary of the Candidate selected by the Client,</w:t>
            </w:r>
          </w:p>
        </w:tc>
      </w:tr>
      <w:tr w:rsidR="002F41A0" w:rsidRPr="00891899" w14:paraId="24CBF104" w14:textId="77777777" w:rsidTr="003470B1">
        <w:tc>
          <w:tcPr>
            <w:tcW w:w="4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F55437" w14:textId="77777777" w:rsidR="002F41A0" w:rsidRDefault="002F41A0" w:rsidP="002E705F">
            <w:pPr>
              <w:rPr>
                <w:sz w:val="22"/>
                <w:szCs w:val="22"/>
              </w:rPr>
            </w:pPr>
            <w:r>
              <w:rPr>
                <w:sz w:val="22"/>
                <w:szCs w:val="22"/>
              </w:rPr>
              <w:t>6 -10 recruited Grafton candidates</w:t>
            </w:r>
          </w:p>
        </w:tc>
        <w:tc>
          <w:tcPr>
            <w:tcW w:w="4528" w:type="dxa"/>
            <w:tcBorders>
              <w:top w:val="nil"/>
              <w:left w:val="nil"/>
              <w:bottom w:val="single" w:sz="8" w:space="0" w:color="auto"/>
              <w:right w:val="single" w:sz="8" w:space="0" w:color="auto"/>
            </w:tcBorders>
            <w:tcMar>
              <w:top w:w="0" w:type="dxa"/>
              <w:left w:w="108" w:type="dxa"/>
              <w:bottom w:w="0" w:type="dxa"/>
              <w:right w:w="108" w:type="dxa"/>
            </w:tcMar>
            <w:hideMark/>
          </w:tcPr>
          <w:p w14:paraId="06AC8DE3" w14:textId="32F5D4D8" w:rsidR="002F41A0" w:rsidRDefault="002F41A0" w:rsidP="002E705F">
            <w:pPr>
              <w:spacing w:line="276" w:lineRule="auto"/>
              <w:jc w:val="both"/>
              <w:rPr>
                <w:sz w:val="22"/>
                <w:szCs w:val="22"/>
                <w:lang w:val="en-US"/>
              </w:rPr>
            </w:pPr>
            <w:r>
              <w:rPr>
                <w:sz w:val="22"/>
                <w:szCs w:val="22"/>
                <w:lang w:val="en-US"/>
              </w:rPr>
              <w:t>1</w:t>
            </w:r>
            <w:ins w:id="59" w:author="Stephanie Martin" w:date="2023-03-14T12:07:00Z">
              <w:r w:rsidR="00B86B21">
                <w:rPr>
                  <w:sz w:val="22"/>
                  <w:szCs w:val="22"/>
                  <w:lang w:val="en-US"/>
                </w:rPr>
                <w:t>4</w:t>
              </w:r>
            </w:ins>
            <w:del w:id="60" w:author="Stephanie Martin" w:date="2023-03-14T12:07:00Z">
              <w:r w:rsidDel="00B86B21">
                <w:rPr>
                  <w:sz w:val="22"/>
                  <w:szCs w:val="22"/>
                  <w:lang w:val="en-US"/>
                </w:rPr>
                <w:delText>6</w:delText>
              </w:r>
            </w:del>
            <w:r>
              <w:rPr>
                <w:sz w:val="22"/>
                <w:szCs w:val="22"/>
                <w:lang w:val="en-US"/>
              </w:rPr>
              <w:t xml:space="preserve"> % of the annual gross salary of the Candidate selected by the Client,</w:t>
            </w:r>
          </w:p>
        </w:tc>
      </w:tr>
      <w:tr w:rsidR="002F41A0" w:rsidRPr="00891899" w14:paraId="48548882" w14:textId="77777777" w:rsidTr="003470B1">
        <w:tc>
          <w:tcPr>
            <w:tcW w:w="45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E9FF18" w14:textId="77777777" w:rsidR="002F41A0" w:rsidRDefault="002F41A0" w:rsidP="002E705F">
            <w:pPr>
              <w:spacing w:line="276" w:lineRule="auto"/>
              <w:jc w:val="both"/>
              <w:rPr>
                <w:sz w:val="22"/>
                <w:szCs w:val="22"/>
                <w:lang w:val="en-US"/>
              </w:rPr>
            </w:pPr>
            <w:r>
              <w:rPr>
                <w:sz w:val="22"/>
                <w:szCs w:val="22"/>
                <w:lang w:val="en-US"/>
              </w:rPr>
              <w:t>10 and more recruited Grafton candidates</w:t>
            </w:r>
          </w:p>
        </w:tc>
        <w:tc>
          <w:tcPr>
            <w:tcW w:w="4528" w:type="dxa"/>
            <w:tcBorders>
              <w:top w:val="nil"/>
              <w:left w:val="nil"/>
              <w:bottom w:val="single" w:sz="8" w:space="0" w:color="auto"/>
              <w:right w:val="single" w:sz="8" w:space="0" w:color="auto"/>
            </w:tcBorders>
            <w:tcMar>
              <w:top w:w="0" w:type="dxa"/>
              <w:left w:w="108" w:type="dxa"/>
              <w:bottom w:w="0" w:type="dxa"/>
              <w:right w:w="108" w:type="dxa"/>
            </w:tcMar>
            <w:hideMark/>
          </w:tcPr>
          <w:p w14:paraId="31EC10FD" w14:textId="07004DA9" w:rsidR="002F41A0" w:rsidRDefault="002F41A0" w:rsidP="002E705F">
            <w:pPr>
              <w:spacing w:line="276" w:lineRule="auto"/>
              <w:jc w:val="both"/>
              <w:rPr>
                <w:sz w:val="22"/>
                <w:szCs w:val="22"/>
                <w:lang w:val="en-US"/>
              </w:rPr>
            </w:pPr>
            <w:r>
              <w:rPr>
                <w:sz w:val="22"/>
                <w:szCs w:val="22"/>
                <w:lang w:val="en-US"/>
              </w:rPr>
              <w:t>1</w:t>
            </w:r>
            <w:ins w:id="61" w:author="Stephanie Martin" w:date="2023-03-14T12:07:00Z">
              <w:r w:rsidR="00B86B21">
                <w:rPr>
                  <w:sz w:val="22"/>
                  <w:szCs w:val="22"/>
                  <w:lang w:val="en-US"/>
                </w:rPr>
                <w:t>3</w:t>
              </w:r>
            </w:ins>
            <w:del w:id="62" w:author="Stephanie Martin" w:date="2023-03-14T12:07:00Z">
              <w:r w:rsidDel="00B86B21">
                <w:rPr>
                  <w:sz w:val="22"/>
                  <w:szCs w:val="22"/>
                  <w:lang w:val="en-US"/>
                </w:rPr>
                <w:delText>7</w:delText>
              </w:r>
            </w:del>
            <w:r>
              <w:rPr>
                <w:sz w:val="22"/>
                <w:szCs w:val="22"/>
                <w:lang w:val="en-US"/>
              </w:rPr>
              <w:t>% of the annual gross salary of the Candidate selected by the Client,</w:t>
            </w:r>
          </w:p>
        </w:tc>
      </w:tr>
    </w:tbl>
    <w:p w14:paraId="6E05D1D1" w14:textId="77777777" w:rsidR="002F41A0" w:rsidRPr="00E4046B" w:rsidRDefault="002F41A0" w:rsidP="002F41A0">
      <w:pPr>
        <w:tabs>
          <w:tab w:val="left" w:pos="284"/>
        </w:tabs>
        <w:spacing w:line="276" w:lineRule="auto"/>
        <w:jc w:val="both"/>
        <w:rPr>
          <w:rFonts w:cs="Arial"/>
          <w:sz w:val="22"/>
          <w:szCs w:val="22"/>
          <w:lang w:val="en-US"/>
        </w:rPr>
      </w:pPr>
    </w:p>
    <w:p w14:paraId="704F4306" w14:textId="35D9F805" w:rsidR="002F41A0" w:rsidRDefault="002F41A0" w:rsidP="001D31D0">
      <w:pPr>
        <w:tabs>
          <w:tab w:val="left" w:pos="284"/>
        </w:tabs>
        <w:spacing w:line="276" w:lineRule="auto"/>
        <w:ind w:left="426"/>
        <w:jc w:val="both"/>
        <w:rPr>
          <w:ins w:id="63" w:author="Stephanie Martin" w:date="2023-03-14T12:57:00Z"/>
          <w:rFonts w:cs="Arial"/>
          <w:sz w:val="22"/>
          <w:szCs w:val="22"/>
          <w:lang w:val="en-GB"/>
        </w:rPr>
      </w:pPr>
      <w:r w:rsidRPr="009A1DE0">
        <w:rPr>
          <w:rFonts w:cs="Arial"/>
          <w:sz w:val="22"/>
          <w:szCs w:val="22"/>
          <w:lang w:val="en-GB"/>
        </w:rPr>
        <w:lastRenderedPageBreak/>
        <w:t>plus the goods and services tax at the applicable rate (“Fee”). For the avoidance of doubt, the Parties agree that if the Client employs the Candidate based on a civil law contract, Grafton’s Fee will be calculated based on the Candidate’s gross salary (including VAT).</w:t>
      </w:r>
    </w:p>
    <w:p w14:paraId="060CB75B" w14:textId="77777777" w:rsidR="00876FED" w:rsidRPr="009A1DE0" w:rsidRDefault="00876FED" w:rsidP="001D31D0">
      <w:pPr>
        <w:tabs>
          <w:tab w:val="left" w:pos="284"/>
        </w:tabs>
        <w:spacing w:line="276" w:lineRule="auto"/>
        <w:ind w:left="426"/>
        <w:jc w:val="both"/>
        <w:rPr>
          <w:rFonts w:cs="Arial"/>
          <w:sz w:val="22"/>
          <w:szCs w:val="22"/>
          <w:lang w:val="en-GB"/>
        </w:rPr>
      </w:pPr>
    </w:p>
    <w:p w14:paraId="69CCC9F0" w14:textId="4CD017DF" w:rsidR="001D31D0" w:rsidRDefault="002F41A0" w:rsidP="001D31D0">
      <w:pPr>
        <w:pStyle w:val="ListParagraph"/>
        <w:numPr>
          <w:ilvl w:val="0"/>
          <w:numId w:val="9"/>
        </w:numPr>
        <w:tabs>
          <w:tab w:val="left" w:pos="284"/>
        </w:tabs>
        <w:spacing w:line="276" w:lineRule="auto"/>
        <w:jc w:val="both"/>
        <w:rPr>
          <w:ins w:id="64" w:author="Stephanie Martin" w:date="2023-03-14T12:17:00Z"/>
          <w:rFonts w:cs="Arial"/>
          <w:lang w:val="en-GB"/>
        </w:rPr>
      </w:pPr>
      <w:commentRangeStart w:id="65"/>
      <w:r w:rsidRPr="001D31D0">
        <w:rPr>
          <w:rFonts w:cs="Arial"/>
          <w:lang w:val="en-GB"/>
        </w:rPr>
        <w:t>The Order shall be deemed to have been completed and the Candidate chosen by the Client if the Candidate is accepted by the Client, and this is evidenced by the Client by providing its written or electronic acceptance or signing a letter of intent with the Candidate or signing a contract of employment or a civil-law contract with the Candidate.</w:t>
      </w:r>
      <w:commentRangeEnd w:id="65"/>
      <w:r w:rsidR="00117D2C">
        <w:rPr>
          <w:rStyle w:val="CommentReference"/>
          <w:rFonts w:asciiTheme="minorHAnsi" w:eastAsiaTheme="minorHAnsi" w:hAnsiTheme="minorHAnsi" w:cstheme="minorBidi"/>
          <w:lang w:eastAsia="en-US"/>
        </w:rPr>
        <w:commentReference w:id="65"/>
      </w:r>
    </w:p>
    <w:p w14:paraId="699EC1E2" w14:textId="77777777" w:rsidR="001D31D0" w:rsidRPr="001D31D0" w:rsidRDefault="001D31D0" w:rsidP="00033B77">
      <w:pPr>
        <w:pStyle w:val="ListParagraph"/>
        <w:tabs>
          <w:tab w:val="left" w:pos="284"/>
        </w:tabs>
        <w:spacing w:line="276" w:lineRule="auto"/>
        <w:jc w:val="both"/>
        <w:rPr>
          <w:rFonts w:cs="Arial"/>
          <w:lang w:val="en-GB"/>
        </w:rPr>
      </w:pPr>
    </w:p>
    <w:p w14:paraId="2A97DD0C" w14:textId="45D59503" w:rsidR="002F41A0" w:rsidRDefault="002F41A0" w:rsidP="00117D2C">
      <w:pPr>
        <w:pStyle w:val="ListParagraph"/>
        <w:numPr>
          <w:ilvl w:val="0"/>
          <w:numId w:val="9"/>
        </w:numPr>
        <w:tabs>
          <w:tab w:val="left" w:pos="284"/>
        </w:tabs>
        <w:spacing w:line="276" w:lineRule="auto"/>
        <w:jc w:val="both"/>
        <w:rPr>
          <w:ins w:id="66" w:author="Stephanie Martin" w:date="2023-03-14T12:25:00Z"/>
          <w:rFonts w:cs="Arial"/>
          <w:lang w:val="en-GB"/>
        </w:rPr>
      </w:pPr>
      <w:r w:rsidRPr="009A1DE0">
        <w:rPr>
          <w:rFonts w:cs="Arial"/>
          <w:lang w:val="en-GB"/>
        </w:rPr>
        <w:t xml:space="preserve">Cooperation between the Candidate presented by Grafton and the Client or any entity having capital or personal ties with the Client on any legal basis shall be treated as completion of the Order by Grafton, and Grafton will be entitled to a fee referred to in Section 1 above if the cooperation starts within 12 months of the day the Candidate was introduced to the Client. </w:t>
      </w:r>
    </w:p>
    <w:p w14:paraId="2DC26ADC" w14:textId="77777777" w:rsidR="00DF587F" w:rsidRPr="00DF587F" w:rsidRDefault="00DF587F" w:rsidP="00900875">
      <w:pPr>
        <w:tabs>
          <w:tab w:val="left" w:pos="284"/>
        </w:tabs>
        <w:spacing w:line="276" w:lineRule="auto"/>
        <w:jc w:val="both"/>
        <w:rPr>
          <w:rFonts w:cs="Arial"/>
          <w:lang w:val="en-GB"/>
        </w:rPr>
      </w:pPr>
    </w:p>
    <w:p w14:paraId="1F07D38D" w14:textId="77777777" w:rsidR="002F41A0" w:rsidRPr="009A1DE0" w:rsidRDefault="002F41A0" w:rsidP="00900875">
      <w:pPr>
        <w:tabs>
          <w:tab w:val="left" w:pos="284"/>
        </w:tabs>
        <w:spacing w:after="120" w:line="276" w:lineRule="auto"/>
        <w:ind w:left="708"/>
        <w:contextualSpacing/>
        <w:jc w:val="both"/>
        <w:rPr>
          <w:rFonts w:cs="Arial"/>
          <w:sz w:val="22"/>
          <w:szCs w:val="22"/>
          <w:lang w:val="en-GB"/>
        </w:rPr>
      </w:pPr>
      <w:del w:id="67" w:author="Stephanie Martin" w:date="2023-03-14T12:28:00Z">
        <w:r w:rsidRPr="009A1DE0" w:rsidDel="003515C3">
          <w:rPr>
            <w:rFonts w:cs="Arial"/>
            <w:sz w:val="22"/>
            <w:szCs w:val="22"/>
            <w:lang w:val="en-GB"/>
          </w:rPr>
          <w:delText xml:space="preserve">3.1. </w:delText>
        </w:r>
      </w:del>
      <w:r w:rsidRPr="009A1DE0">
        <w:rPr>
          <w:rFonts w:cs="Arial"/>
          <w:sz w:val="22"/>
          <w:szCs w:val="22"/>
          <w:lang w:val="en-GB"/>
        </w:rPr>
        <w:t>The capital or personal ties shall mean in particular:</w:t>
      </w:r>
    </w:p>
    <w:p w14:paraId="0A4B98ED" w14:textId="635964EB" w:rsidR="002F41A0" w:rsidRPr="00900875" w:rsidRDefault="002F41A0" w:rsidP="00900875">
      <w:pPr>
        <w:pStyle w:val="ListParagraph"/>
        <w:numPr>
          <w:ilvl w:val="0"/>
          <w:numId w:val="10"/>
        </w:numPr>
        <w:tabs>
          <w:tab w:val="left" w:pos="284"/>
        </w:tabs>
        <w:spacing w:after="120" w:line="276" w:lineRule="auto"/>
        <w:contextualSpacing/>
        <w:jc w:val="both"/>
        <w:rPr>
          <w:rFonts w:cs="Arial"/>
          <w:lang w:val="en-GB"/>
        </w:rPr>
      </w:pPr>
      <w:r w:rsidRPr="00900875">
        <w:rPr>
          <w:rFonts w:cs="Arial"/>
          <w:lang w:val="en-GB"/>
        </w:rPr>
        <w:t xml:space="preserve">holding shares or stocks in another entity irrespective of their number, including in the form of a pledge or beneficial use, </w:t>
      </w:r>
    </w:p>
    <w:p w14:paraId="11366144" w14:textId="57A4F943" w:rsidR="002F41A0" w:rsidRPr="00900875" w:rsidRDefault="002F41A0" w:rsidP="00900875">
      <w:pPr>
        <w:pStyle w:val="ListParagraph"/>
        <w:numPr>
          <w:ilvl w:val="0"/>
          <w:numId w:val="10"/>
        </w:numPr>
        <w:tabs>
          <w:tab w:val="left" w:pos="284"/>
        </w:tabs>
        <w:spacing w:after="120" w:line="276" w:lineRule="auto"/>
        <w:contextualSpacing/>
        <w:jc w:val="both"/>
        <w:rPr>
          <w:rFonts w:cs="Arial"/>
          <w:lang w:val="en-GB"/>
        </w:rPr>
      </w:pPr>
      <w:r w:rsidRPr="00900875">
        <w:rPr>
          <w:rFonts w:cs="Arial"/>
          <w:lang w:val="en-GB"/>
        </w:rPr>
        <w:t>having votes, either directly or indirectly, in a shareholders’ meeting or in a general meeting of another entity, also as a pledgee or beneficial user, or under arrangements with other parties,</w:t>
      </w:r>
    </w:p>
    <w:p w14:paraId="6E3E24C6" w14:textId="57CA3FD6" w:rsidR="002F41A0" w:rsidRPr="00900875" w:rsidRDefault="002F41A0" w:rsidP="00900875">
      <w:pPr>
        <w:pStyle w:val="ListParagraph"/>
        <w:numPr>
          <w:ilvl w:val="0"/>
          <w:numId w:val="10"/>
        </w:numPr>
        <w:tabs>
          <w:tab w:val="left" w:pos="284"/>
        </w:tabs>
        <w:spacing w:after="120" w:line="276" w:lineRule="auto"/>
        <w:contextualSpacing/>
        <w:jc w:val="both"/>
        <w:rPr>
          <w:rFonts w:cs="Arial"/>
          <w:lang w:val="en-GB"/>
        </w:rPr>
      </w:pPr>
      <w:r w:rsidRPr="00900875">
        <w:rPr>
          <w:rFonts w:cs="Arial"/>
          <w:lang w:val="en-GB"/>
        </w:rPr>
        <w:t>participation as a partner in a partnership,</w:t>
      </w:r>
    </w:p>
    <w:p w14:paraId="3A9BEFB6" w14:textId="43077672" w:rsidR="001453C1" w:rsidRDefault="002F41A0" w:rsidP="002F41A0">
      <w:pPr>
        <w:pStyle w:val="ListParagraph"/>
        <w:numPr>
          <w:ilvl w:val="0"/>
          <w:numId w:val="10"/>
        </w:numPr>
        <w:tabs>
          <w:tab w:val="left" w:pos="284"/>
        </w:tabs>
        <w:spacing w:after="120" w:line="276" w:lineRule="auto"/>
        <w:contextualSpacing/>
        <w:jc w:val="both"/>
        <w:rPr>
          <w:ins w:id="68" w:author="Stephanie Martin" w:date="2023-03-14T12:55:00Z"/>
          <w:rFonts w:cs="Arial"/>
          <w:lang w:val="en-GB"/>
        </w:rPr>
      </w:pPr>
      <w:r w:rsidRPr="00900875">
        <w:rPr>
          <w:rFonts w:cs="Arial"/>
          <w:lang w:val="en-GB"/>
        </w:rPr>
        <w:t>participation by a person that cooperates with the Client, irrespective of the cooperation basis, in governing bodies of another entity, including in its management board, supervisory board or as a proxy.</w:t>
      </w:r>
    </w:p>
    <w:p w14:paraId="1057BC66" w14:textId="77777777" w:rsidR="003653B3" w:rsidRPr="003653B3" w:rsidRDefault="003653B3" w:rsidP="00000DB1">
      <w:pPr>
        <w:pStyle w:val="ListParagraph"/>
        <w:tabs>
          <w:tab w:val="left" w:pos="284"/>
        </w:tabs>
        <w:spacing w:after="120" w:line="276" w:lineRule="auto"/>
        <w:ind w:left="1068"/>
        <w:contextualSpacing/>
        <w:jc w:val="both"/>
        <w:rPr>
          <w:rFonts w:cs="Arial"/>
          <w:lang w:val="en-GB"/>
        </w:rPr>
      </w:pPr>
    </w:p>
    <w:p w14:paraId="17A16AE5" w14:textId="49FC35BE" w:rsidR="002F41A0" w:rsidRPr="009A1DE0" w:rsidDel="005779A7" w:rsidRDefault="002F41A0" w:rsidP="002F41A0">
      <w:pPr>
        <w:tabs>
          <w:tab w:val="left" w:pos="284"/>
        </w:tabs>
        <w:spacing w:after="120" w:line="276" w:lineRule="auto"/>
        <w:contextualSpacing/>
        <w:jc w:val="both"/>
        <w:rPr>
          <w:del w:id="69" w:author="Stephanie Martin" w:date="2023-03-14T12:27:00Z"/>
          <w:rFonts w:cs="Arial"/>
          <w:sz w:val="22"/>
          <w:szCs w:val="22"/>
          <w:lang w:val="en-GB"/>
        </w:rPr>
      </w:pPr>
      <w:commentRangeStart w:id="70"/>
      <w:del w:id="71" w:author="Stephanie Martin" w:date="2023-03-14T12:27:00Z">
        <w:r w:rsidRPr="009A1DE0" w:rsidDel="005779A7">
          <w:rPr>
            <w:rFonts w:cs="Arial"/>
            <w:sz w:val="22"/>
            <w:szCs w:val="22"/>
            <w:lang w:val="en-GB"/>
          </w:rPr>
          <w:delText>3.2. Competing entities shall mean in particular entities providing services involving search for vacancies and finding employees, including all employment agencies and temporary work agencies.</w:delText>
        </w:r>
      </w:del>
    </w:p>
    <w:p w14:paraId="2B46ABB0" w14:textId="18E11665" w:rsidR="006418DB" w:rsidRDefault="002F41A0" w:rsidP="003821F2">
      <w:pPr>
        <w:pStyle w:val="ListParagraph"/>
        <w:numPr>
          <w:ilvl w:val="0"/>
          <w:numId w:val="9"/>
        </w:numPr>
        <w:tabs>
          <w:tab w:val="left" w:pos="284"/>
        </w:tabs>
        <w:spacing w:line="276" w:lineRule="auto"/>
        <w:jc w:val="both"/>
        <w:rPr>
          <w:ins w:id="72" w:author="Stephanie Martin" w:date="2023-03-14T12:37:00Z"/>
          <w:rFonts w:cs="Arial"/>
          <w:lang w:val="en-GB"/>
        </w:rPr>
      </w:pPr>
      <w:del w:id="73" w:author="Stephanie Martin" w:date="2023-03-14T12:31:00Z">
        <w:r w:rsidRPr="009A1DE0" w:rsidDel="002E2496">
          <w:rPr>
            <w:rFonts w:cs="Arial"/>
            <w:lang w:val="en-GB"/>
          </w:rPr>
          <w:delText xml:space="preserve">4. </w:delText>
        </w:r>
      </w:del>
      <w:r w:rsidRPr="009A1DE0">
        <w:rPr>
          <w:rFonts w:cs="Arial"/>
          <w:lang w:val="en-GB"/>
        </w:rPr>
        <w:t xml:space="preserve">In each case where Grafton is not informed by the Client about employing </w:t>
      </w:r>
      <w:ins w:id="74" w:author="Stephanie Martin" w:date="2023-03-14T12:30:00Z">
        <w:r w:rsidR="002C1B97">
          <w:rPr>
            <w:rFonts w:cs="Arial"/>
            <w:lang w:val="en-GB"/>
          </w:rPr>
          <w:t xml:space="preserve">a </w:t>
        </w:r>
      </w:ins>
      <w:r w:rsidRPr="009A1DE0">
        <w:rPr>
          <w:rFonts w:cs="Arial"/>
          <w:lang w:val="en-GB"/>
        </w:rPr>
        <w:t xml:space="preserve">Candidate </w:t>
      </w:r>
      <w:ins w:id="75" w:author="Stephanie Martin" w:date="2023-03-14T12:30:00Z">
        <w:r w:rsidR="002C1B97">
          <w:rPr>
            <w:rFonts w:cs="Arial"/>
            <w:lang w:val="en-GB"/>
          </w:rPr>
          <w:t xml:space="preserve">proposed by </w:t>
        </w:r>
        <w:r w:rsidR="003136A2">
          <w:rPr>
            <w:rFonts w:cs="Arial"/>
            <w:lang w:val="en-GB"/>
          </w:rPr>
          <w:t xml:space="preserve">Grafton </w:t>
        </w:r>
      </w:ins>
      <w:r w:rsidRPr="009A1DE0">
        <w:rPr>
          <w:rFonts w:cs="Arial"/>
          <w:lang w:val="en-GB"/>
        </w:rPr>
        <w:t xml:space="preserve">and the terms of such </w:t>
      </w:r>
      <w:r w:rsidR="006418DB" w:rsidRPr="009A1DE0">
        <w:rPr>
          <w:rFonts w:cs="Arial"/>
          <w:lang w:val="en-GB"/>
        </w:rPr>
        <w:t>employment, the</w:t>
      </w:r>
      <w:r w:rsidRPr="009A1DE0">
        <w:rPr>
          <w:rFonts w:cs="Arial"/>
          <w:lang w:val="en-GB"/>
        </w:rPr>
        <w:t xml:space="preserve"> Grafton fee will be calculated based on the projected salary specified by the Client in the Order.  </w:t>
      </w:r>
      <w:commentRangeEnd w:id="70"/>
      <w:r w:rsidR="007B536F">
        <w:rPr>
          <w:rStyle w:val="CommentReference"/>
          <w:rFonts w:asciiTheme="minorHAnsi" w:eastAsiaTheme="minorHAnsi" w:hAnsiTheme="minorHAnsi" w:cstheme="minorBidi"/>
          <w:lang w:eastAsia="en-US"/>
        </w:rPr>
        <w:commentReference w:id="70"/>
      </w:r>
    </w:p>
    <w:p w14:paraId="0E24ECBF" w14:textId="77777777" w:rsidR="003821F2" w:rsidRPr="003821F2" w:rsidRDefault="003821F2" w:rsidP="003653B3">
      <w:pPr>
        <w:pStyle w:val="ListParagraph"/>
        <w:tabs>
          <w:tab w:val="left" w:pos="284"/>
        </w:tabs>
        <w:spacing w:line="276" w:lineRule="auto"/>
        <w:jc w:val="both"/>
        <w:rPr>
          <w:rFonts w:cs="Arial"/>
          <w:lang w:val="en-GB"/>
        </w:rPr>
      </w:pPr>
    </w:p>
    <w:p w14:paraId="3BDFCD71" w14:textId="271EE8EF" w:rsidR="003821F2" w:rsidRPr="00A37209" w:rsidRDefault="002F41A0" w:rsidP="003821F2">
      <w:pPr>
        <w:pStyle w:val="ListParagraph"/>
        <w:numPr>
          <w:ilvl w:val="0"/>
          <w:numId w:val="9"/>
        </w:numPr>
        <w:tabs>
          <w:tab w:val="left" w:pos="284"/>
        </w:tabs>
        <w:spacing w:after="120" w:line="276" w:lineRule="auto"/>
        <w:contextualSpacing/>
        <w:jc w:val="both"/>
        <w:rPr>
          <w:ins w:id="76" w:author="Stephanie Martin" w:date="2023-03-14T12:36:00Z"/>
          <w:rFonts w:cs="Arial"/>
          <w:lang w:val="en-GB"/>
        </w:rPr>
      </w:pPr>
      <w:r w:rsidRPr="003653B3">
        <w:rPr>
          <w:rFonts w:cs="Arial"/>
          <w:lang w:val="en-GB"/>
        </w:rPr>
        <w:t>The Fee shall be payable by a bank transfer to the Grafton bank account within 14</w:t>
      </w:r>
      <w:ins w:id="77" w:author="Stephanie Martin" w:date="2023-03-14T12:33:00Z">
        <w:r w:rsidR="00231338" w:rsidRPr="003653B3">
          <w:rPr>
            <w:rFonts w:cs="Arial"/>
            <w:lang w:val="en-GB"/>
          </w:rPr>
          <w:t xml:space="preserve"> working</w:t>
        </w:r>
      </w:ins>
      <w:r w:rsidRPr="003653B3">
        <w:rPr>
          <w:rFonts w:cs="Arial"/>
          <w:lang w:val="en-GB"/>
        </w:rPr>
        <w:t xml:space="preserve"> days of the date of </w:t>
      </w:r>
      <w:ins w:id="78" w:author="Stephanie Martin" w:date="2023-03-14T12:34:00Z">
        <w:r w:rsidR="0018179A" w:rsidRPr="003653B3">
          <w:rPr>
            <w:rFonts w:cs="Arial"/>
            <w:lang w:val="en-GB"/>
          </w:rPr>
          <w:t xml:space="preserve">reception by the Client </w:t>
        </w:r>
      </w:ins>
      <w:del w:id="79" w:author="Stephanie Martin" w:date="2023-03-14T12:34:00Z">
        <w:r w:rsidRPr="003653B3" w:rsidDel="0018179A">
          <w:rPr>
            <w:rFonts w:cs="Arial"/>
            <w:lang w:val="en-GB"/>
          </w:rPr>
          <w:delText>issuing</w:delText>
        </w:r>
      </w:del>
      <w:ins w:id="80" w:author="Stephanie Martin" w:date="2023-03-14T12:34:00Z">
        <w:r w:rsidR="0018179A" w:rsidRPr="003653B3">
          <w:rPr>
            <w:rFonts w:cs="Arial"/>
            <w:lang w:val="en-GB"/>
          </w:rPr>
          <w:t>of Grafton VAT</w:t>
        </w:r>
      </w:ins>
      <w:r w:rsidRPr="003653B3">
        <w:rPr>
          <w:rFonts w:cs="Arial"/>
          <w:lang w:val="en-GB"/>
        </w:rPr>
        <w:t xml:space="preserve"> invoice.</w:t>
      </w:r>
    </w:p>
    <w:p w14:paraId="621B7655" w14:textId="77777777" w:rsidR="003821F2" w:rsidRDefault="003821F2" w:rsidP="003653B3">
      <w:pPr>
        <w:pStyle w:val="ListParagraph"/>
        <w:tabs>
          <w:tab w:val="left" w:pos="284"/>
        </w:tabs>
        <w:spacing w:after="120" w:line="276" w:lineRule="auto"/>
        <w:contextualSpacing/>
        <w:jc w:val="both"/>
        <w:rPr>
          <w:ins w:id="81" w:author="Stephanie Martin" w:date="2023-03-14T12:36:00Z"/>
          <w:rFonts w:cs="Arial"/>
          <w:lang w:val="en-GB"/>
        </w:rPr>
      </w:pPr>
    </w:p>
    <w:p w14:paraId="3A9863C9" w14:textId="21A1A696" w:rsidR="003653B3" w:rsidRPr="003821F2" w:rsidRDefault="002F41A0" w:rsidP="003821F2">
      <w:pPr>
        <w:pStyle w:val="ListParagraph"/>
        <w:numPr>
          <w:ilvl w:val="0"/>
          <w:numId w:val="9"/>
        </w:numPr>
        <w:tabs>
          <w:tab w:val="left" w:pos="284"/>
        </w:tabs>
        <w:spacing w:after="120" w:line="276" w:lineRule="auto"/>
        <w:contextualSpacing/>
        <w:jc w:val="both"/>
        <w:rPr>
          <w:ins w:id="82" w:author="Stephanie Martin" w:date="2023-03-14T12:55:00Z"/>
          <w:rFonts w:cs="Arial"/>
          <w:lang w:val="en-GB"/>
        </w:rPr>
      </w:pPr>
      <w:r w:rsidRPr="003821F2">
        <w:rPr>
          <w:rFonts w:cs="Arial"/>
          <w:lang w:val="en-GB"/>
        </w:rPr>
        <w:t xml:space="preserve"> The Client agrees that VAT invoices will be sent electronically to the following address: .................</w:t>
      </w:r>
    </w:p>
    <w:p w14:paraId="3CC8058A" w14:textId="77777777" w:rsidR="0018179A" w:rsidRPr="003653B3" w:rsidRDefault="0018179A" w:rsidP="00607FCC">
      <w:pPr>
        <w:pStyle w:val="ListParagraph"/>
        <w:tabs>
          <w:tab w:val="left" w:pos="284"/>
        </w:tabs>
        <w:spacing w:after="120" w:line="276" w:lineRule="auto"/>
        <w:contextualSpacing/>
        <w:jc w:val="both"/>
        <w:rPr>
          <w:ins w:id="83" w:author="Stephanie Martin" w:date="2023-03-14T12:34:00Z"/>
          <w:rFonts w:cs="Arial"/>
          <w:lang w:val="en-GB"/>
        </w:rPr>
      </w:pPr>
    </w:p>
    <w:p w14:paraId="70E55BE3" w14:textId="113FB831" w:rsidR="002F41A0" w:rsidRPr="009A1DE0" w:rsidRDefault="002F41A0" w:rsidP="00216FD8">
      <w:pPr>
        <w:pStyle w:val="ListParagraph"/>
        <w:numPr>
          <w:ilvl w:val="0"/>
          <w:numId w:val="9"/>
        </w:numPr>
        <w:tabs>
          <w:tab w:val="left" w:pos="284"/>
        </w:tabs>
        <w:spacing w:after="120" w:line="276" w:lineRule="auto"/>
        <w:contextualSpacing/>
        <w:jc w:val="both"/>
        <w:rPr>
          <w:rFonts w:cs="Arial"/>
          <w:lang w:val="en-GB"/>
        </w:rPr>
      </w:pPr>
      <w:r w:rsidRPr="009A1DE0">
        <w:rPr>
          <w:rFonts w:cs="Arial"/>
          <w:lang w:val="en-GB"/>
        </w:rPr>
        <w:t>Grafton shall be entitled to calculate interest to the Client in the event of default of payment of the fee, including:</w:t>
      </w:r>
    </w:p>
    <w:p w14:paraId="2A030A4E" w14:textId="5F31D27C" w:rsidR="002F41A0" w:rsidRPr="007B536F" w:rsidRDefault="002F41A0" w:rsidP="007B536F">
      <w:pPr>
        <w:pStyle w:val="ListParagraph"/>
        <w:numPr>
          <w:ilvl w:val="0"/>
          <w:numId w:val="12"/>
        </w:numPr>
        <w:spacing w:after="120" w:line="276" w:lineRule="auto"/>
        <w:contextualSpacing/>
        <w:jc w:val="both"/>
        <w:rPr>
          <w:rFonts w:cs="Arial"/>
          <w:lang w:val="en-GB"/>
        </w:rPr>
      </w:pPr>
      <w:commentRangeStart w:id="84"/>
      <w:r w:rsidRPr="007B536F">
        <w:rPr>
          <w:rFonts w:cs="Arial"/>
          <w:lang w:val="en-GB"/>
        </w:rPr>
        <w:t>for the first 21 days of default, Grafton will calculate default interest at a statutory rate,</w:t>
      </w:r>
    </w:p>
    <w:p w14:paraId="51AF091C" w14:textId="28BBE010" w:rsidR="002F41A0" w:rsidRPr="007B536F" w:rsidRDefault="002F41A0" w:rsidP="007B536F">
      <w:pPr>
        <w:pStyle w:val="ListParagraph"/>
        <w:numPr>
          <w:ilvl w:val="0"/>
          <w:numId w:val="12"/>
        </w:numPr>
        <w:spacing w:after="120" w:line="276" w:lineRule="auto"/>
        <w:contextualSpacing/>
        <w:jc w:val="both"/>
        <w:rPr>
          <w:rFonts w:cs="Arial"/>
          <w:lang w:val="en-GB"/>
        </w:rPr>
      </w:pPr>
      <w:r w:rsidRPr="007B536F">
        <w:rPr>
          <w:rFonts w:cs="Arial"/>
          <w:lang w:val="en-GB"/>
        </w:rPr>
        <w:t>for a period of default exceeding the above (as of day twenty-two), Grafton will calculate default interest at a maximum rate.</w:t>
      </w:r>
      <w:commentRangeEnd w:id="84"/>
      <w:r w:rsidR="007B536F">
        <w:rPr>
          <w:rStyle w:val="CommentReference"/>
          <w:rFonts w:asciiTheme="minorHAnsi" w:eastAsiaTheme="minorHAnsi" w:hAnsiTheme="minorHAnsi" w:cstheme="minorBidi"/>
          <w:lang w:eastAsia="en-US"/>
        </w:rPr>
        <w:commentReference w:id="84"/>
      </w:r>
    </w:p>
    <w:p w14:paraId="42FD488B" w14:textId="7F2983DF" w:rsidR="002F41A0" w:rsidRDefault="002F41A0" w:rsidP="002F41A0">
      <w:pPr>
        <w:spacing w:after="120" w:line="276" w:lineRule="auto"/>
        <w:contextualSpacing/>
        <w:jc w:val="both"/>
        <w:rPr>
          <w:ins w:id="85" w:author="Stephanie Martin" w:date="2023-03-14T12:47:00Z"/>
          <w:rFonts w:cs="Arial"/>
          <w:sz w:val="22"/>
          <w:szCs w:val="22"/>
          <w:lang w:val="en-GB"/>
        </w:rPr>
      </w:pPr>
    </w:p>
    <w:p w14:paraId="76B4FC5E" w14:textId="69D3E80A" w:rsidR="007B536F" w:rsidRDefault="007B536F" w:rsidP="002F41A0">
      <w:pPr>
        <w:spacing w:after="120" w:line="276" w:lineRule="auto"/>
        <w:contextualSpacing/>
        <w:jc w:val="both"/>
        <w:rPr>
          <w:ins w:id="86" w:author="Stephanie Martin" w:date="2023-03-14T12:47:00Z"/>
          <w:rFonts w:cs="Arial"/>
          <w:sz w:val="22"/>
          <w:szCs w:val="22"/>
          <w:lang w:val="en-GB"/>
        </w:rPr>
      </w:pPr>
    </w:p>
    <w:p w14:paraId="0179C31E" w14:textId="77777777" w:rsidR="007B536F" w:rsidRPr="009A1DE0" w:rsidRDefault="007B536F" w:rsidP="002F41A0">
      <w:pPr>
        <w:spacing w:after="120" w:line="276" w:lineRule="auto"/>
        <w:contextualSpacing/>
        <w:jc w:val="both"/>
        <w:rPr>
          <w:rFonts w:cs="Arial"/>
          <w:sz w:val="22"/>
          <w:szCs w:val="22"/>
          <w:lang w:val="en-GB"/>
        </w:rPr>
      </w:pPr>
    </w:p>
    <w:p w14:paraId="09D4E061" w14:textId="77777777" w:rsidR="002F41A0" w:rsidRPr="009A1DE0" w:rsidRDefault="002F41A0" w:rsidP="002F41A0">
      <w:pPr>
        <w:spacing w:after="120" w:line="276" w:lineRule="auto"/>
        <w:contextualSpacing/>
        <w:jc w:val="center"/>
        <w:rPr>
          <w:rFonts w:cs="Arial"/>
          <w:b/>
          <w:sz w:val="22"/>
          <w:szCs w:val="22"/>
          <w:lang w:val="en-GB"/>
        </w:rPr>
      </w:pPr>
    </w:p>
    <w:p w14:paraId="46B0A196"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 xml:space="preserve">§ 4 </w:t>
      </w:r>
    </w:p>
    <w:p w14:paraId="0133C1C0" w14:textId="3D789D83" w:rsidR="002F41A0" w:rsidRDefault="002F41A0" w:rsidP="002F41A0">
      <w:pPr>
        <w:spacing w:after="120" w:line="276" w:lineRule="auto"/>
        <w:contextualSpacing/>
        <w:jc w:val="center"/>
        <w:rPr>
          <w:ins w:id="87" w:author="Stephanie Martin" w:date="2023-03-14T12:47:00Z"/>
          <w:rFonts w:cs="Arial"/>
          <w:b/>
          <w:bCs/>
          <w:sz w:val="22"/>
          <w:szCs w:val="22"/>
          <w:lang w:val="en-GB"/>
        </w:rPr>
      </w:pPr>
      <w:r w:rsidRPr="009A1DE0">
        <w:rPr>
          <w:rFonts w:cs="Arial"/>
          <w:b/>
          <w:bCs/>
          <w:sz w:val="22"/>
          <w:szCs w:val="22"/>
          <w:lang w:val="en-GB"/>
        </w:rPr>
        <w:t>Liability</w:t>
      </w:r>
    </w:p>
    <w:p w14:paraId="573F8CD2" w14:textId="77777777" w:rsidR="0044126E" w:rsidRPr="009A1DE0" w:rsidRDefault="0044126E" w:rsidP="002F41A0">
      <w:pPr>
        <w:spacing w:after="120" w:line="276" w:lineRule="auto"/>
        <w:contextualSpacing/>
        <w:jc w:val="center"/>
        <w:rPr>
          <w:rFonts w:cs="Arial"/>
          <w:b/>
          <w:sz w:val="22"/>
          <w:szCs w:val="22"/>
          <w:lang w:val="en-GB"/>
        </w:rPr>
      </w:pPr>
    </w:p>
    <w:p w14:paraId="399C9674" w14:textId="27F395B6" w:rsidR="002F41A0" w:rsidRPr="009C5F1F" w:rsidRDefault="002F41A0" w:rsidP="009743C4">
      <w:pPr>
        <w:pStyle w:val="ListParagraph"/>
        <w:numPr>
          <w:ilvl w:val="0"/>
          <w:numId w:val="13"/>
        </w:numPr>
        <w:tabs>
          <w:tab w:val="left" w:pos="284"/>
        </w:tabs>
        <w:spacing w:after="120" w:line="276" w:lineRule="auto"/>
        <w:ind w:left="284" w:hanging="284"/>
        <w:contextualSpacing/>
        <w:jc w:val="both"/>
        <w:rPr>
          <w:rFonts w:cs="Arial"/>
          <w:lang w:val="en-GB"/>
        </w:rPr>
      </w:pPr>
      <w:commentRangeStart w:id="88"/>
      <w:r w:rsidRPr="009C5F1F">
        <w:rPr>
          <w:rFonts w:cs="Arial"/>
          <w:highlight w:val="yellow"/>
          <w:lang w:val="en-GB"/>
        </w:rPr>
        <w:t>Grafton shall not be liable for acts and omissions of the Candidate with whom the Client establishes an employment relationship or enters into a civil-law contract, or for any damage incurred by the Client in connection with employing any Candidate presented to it as well as in a situation where the Candidate’s employment is not finalised.</w:t>
      </w:r>
      <w:commentRangeEnd w:id="88"/>
      <w:r w:rsidR="00727ACB">
        <w:rPr>
          <w:rStyle w:val="CommentReference"/>
          <w:rFonts w:asciiTheme="minorHAnsi" w:eastAsiaTheme="minorHAnsi" w:hAnsiTheme="minorHAnsi" w:cstheme="minorBidi"/>
          <w:lang w:eastAsia="en-US"/>
        </w:rPr>
        <w:commentReference w:id="88"/>
      </w:r>
    </w:p>
    <w:p w14:paraId="4744A05B" w14:textId="77777777" w:rsidR="002F41A0" w:rsidRPr="009A1DE0" w:rsidRDefault="002F41A0" w:rsidP="002F41A0">
      <w:pPr>
        <w:tabs>
          <w:tab w:val="left" w:pos="284"/>
        </w:tabs>
        <w:spacing w:after="120" w:line="276" w:lineRule="auto"/>
        <w:contextualSpacing/>
        <w:jc w:val="both"/>
        <w:rPr>
          <w:rFonts w:cs="Arial"/>
          <w:sz w:val="22"/>
          <w:szCs w:val="22"/>
          <w:lang w:val="en-GB"/>
        </w:rPr>
      </w:pPr>
    </w:p>
    <w:p w14:paraId="2EC89B8D" w14:textId="77777777" w:rsidR="002F41A0" w:rsidRPr="009A1DE0" w:rsidRDefault="002F41A0" w:rsidP="002F41A0">
      <w:pPr>
        <w:tabs>
          <w:tab w:val="left" w:pos="284"/>
        </w:tabs>
        <w:spacing w:after="120" w:line="276" w:lineRule="auto"/>
        <w:contextualSpacing/>
        <w:jc w:val="center"/>
        <w:rPr>
          <w:rFonts w:cs="Arial"/>
          <w:b/>
          <w:sz w:val="22"/>
          <w:szCs w:val="22"/>
          <w:lang w:val="en-GB"/>
        </w:rPr>
      </w:pPr>
      <w:r w:rsidRPr="009A1DE0">
        <w:rPr>
          <w:rFonts w:cs="Arial"/>
          <w:b/>
          <w:bCs/>
          <w:sz w:val="22"/>
          <w:szCs w:val="22"/>
          <w:lang w:val="en-GB"/>
        </w:rPr>
        <w:t>§ 5</w:t>
      </w:r>
    </w:p>
    <w:p w14:paraId="6104378D" w14:textId="3844B5A0" w:rsidR="002F41A0" w:rsidRDefault="002F41A0" w:rsidP="002F41A0">
      <w:pPr>
        <w:tabs>
          <w:tab w:val="left" w:pos="284"/>
        </w:tabs>
        <w:spacing w:after="120" w:line="276" w:lineRule="auto"/>
        <w:contextualSpacing/>
        <w:jc w:val="center"/>
        <w:rPr>
          <w:ins w:id="89" w:author="Stephanie Martin" w:date="2023-03-14T12:58:00Z"/>
          <w:rFonts w:cs="Arial"/>
          <w:b/>
          <w:bCs/>
          <w:sz w:val="22"/>
          <w:szCs w:val="22"/>
          <w:lang w:val="en-GB"/>
        </w:rPr>
      </w:pPr>
      <w:r w:rsidRPr="009A1DE0">
        <w:rPr>
          <w:rFonts w:cs="Arial"/>
          <w:b/>
          <w:bCs/>
          <w:sz w:val="22"/>
          <w:szCs w:val="22"/>
          <w:lang w:val="en-GB"/>
        </w:rPr>
        <w:t>Warranty</w:t>
      </w:r>
    </w:p>
    <w:p w14:paraId="3EF88F45" w14:textId="77777777" w:rsidR="00800E42" w:rsidRPr="009A1DE0" w:rsidRDefault="00800E42" w:rsidP="002F41A0">
      <w:pPr>
        <w:tabs>
          <w:tab w:val="left" w:pos="284"/>
        </w:tabs>
        <w:spacing w:after="120" w:line="276" w:lineRule="auto"/>
        <w:contextualSpacing/>
        <w:jc w:val="center"/>
        <w:rPr>
          <w:rFonts w:cs="Arial"/>
          <w:b/>
          <w:sz w:val="22"/>
          <w:szCs w:val="22"/>
          <w:lang w:val="en-GB"/>
        </w:rPr>
      </w:pPr>
    </w:p>
    <w:p w14:paraId="79D4196D" w14:textId="5CBFF2B5" w:rsidR="002F41A0" w:rsidRPr="009A1DE0" w:rsidRDefault="002F41A0" w:rsidP="009743C4">
      <w:pPr>
        <w:pStyle w:val="ListParagraph"/>
        <w:numPr>
          <w:ilvl w:val="0"/>
          <w:numId w:val="14"/>
        </w:numPr>
        <w:tabs>
          <w:tab w:val="left" w:pos="284"/>
        </w:tabs>
        <w:spacing w:after="120" w:line="276" w:lineRule="auto"/>
        <w:contextualSpacing/>
        <w:jc w:val="both"/>
        <w:rPr>
          <w:rFonts w:cs="Arial"/>
          <w:lang w:val="en-GB"/>
        </w:rPr>
      </w:pPr>
      <w:r w:rsidRPr="009A1DE0">
        <w:rPr>
          <w:rFonts w:cs="Arial"/>
          <w:lang w:val="en-GB"/>
        </w:rPr>
        <w:t xml:space="preserve">In the event that </w:t>
      </w:r>
      <w:r w:rsidRPr="00CB256C">
        <w:rPr>
          <w:rFonts w:cs="Arial"/>
          <w:lang w:val="en-GB"/>
        </w:rPr>
        <w:t xml:space="preserve">during a period of </w:t>
      </w:r>
      <w:del w:id="90" w:author="Stephanie Martin" w:date="2023-03-14T13:02:00Z">
        <w:r w:rsidRPr="00CB256C" w:rsidDel="00CB256C">
          <w:rPr>
            <w:rFonts w:cs="Arial"/>
            <w:lang w:val="en-GB"/>
          </w:rPr>
          <w:delText>12 weeks</w:delText>
        </w:r>
      </w:del>
      <w:ins w:id="91" w:author="Stephanie Martin" w:date="2023-03-14T13:02:00Z">
        <w:r w:rsidR="00CB256C" w:rsidRPr="00CB256C">
          <w:rPr>
            <w:rFonts w:cs="Arial"/>
            <w:lang w:val="en-GB"/>
          </w:rPr>
          <w:t>3 months starting t</w:t>
        </w:r>
      </w:ins>
      <w:r w:rsidRPr="00CB256C">
        <w:rPr>
          <w:rFonts w:cs="Arial"/>
          <w:lang w:val="en-GB"/>
        </w:rPr>
        <w:t xml:space="preserve">he day </w:t>
      </w:r>
      <w:ins w:id="92" w:author="Stephanie Martin" w:date="2023-03-14T13:02:00Z">
        <w:r w:rsidR="00CB256C" w:rsidRPr="00CB256C">
          <w:rPr>
            <w:rFonts w:cs="Arial"/>
            <w:lang w:val="en-GB"/>
          </w:rPr>
          <w:t>after</w:t>
        </w:r>
        <w:r w:rsidR="00CB256C">
          <w:rPr>
            <w:rFonts w:cs="Arial"/>
            <w:lang w:val="en-GB"/>
          </w:rPr>
          <w:t xml:space="preserve"> </w:t>
        </w:r>
      </w:ins>
      <w:r w:rsidRPr="009A1DE0">
        <w:rPr>
          <w:rFonts w:cs="Arial"/>
          <w:lang w:val="en-GB"/>
        </w:rPr>
        <w:t>the Order completion</w:t>
      </w:r>
      <w:ins w:id="93" w:author="Stephanie Martin" w:date="2023-03-14T13:02:00Z">
        <w:r w:rsidR="00CB256C">
          <w:rPr>
            <w:rFonts w:cs="Arial"/>
            <w:lang w:val="en-GB"/>
          </w:rPr>
          <w:t xml:space="preserve"> date</w:t>
        </w:r>
      </w:ins>
      <w:r w:rsidRPr="009A1DE0">
        <w:rPr>
          <w:rFonts w:cs="Arial"/>
          <w:lang w:val="en-GB"/>
        </w:rPr>
        <w:t>:</w:t>
      </w:r>
    </w:p>
    <w:p w14:paraId="58E05871" w14:textId="7482FA39" w:rsidR="002F41A0" w:rsidRPr="009A1DE0" w:rsidRDefault="002F41A0" w:rsidP="009743C4">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 xml:space="preserve">the Client decides to terminate the contract of employment with the Candidate </w:t>
      </w:r>
      <w:del w:id="94" w:author="Stephanie Martin" w:date="2023-03-14T13:03:00Z">
        <w:r w:rsidRPr="009A1DE0" w:rsidDel="000F651F">
          <w:rPr>
            <w:rFonts w:cs="Arial"/>
            <w:lang w:val="en-GB"/>
          </w:rPr>
          <w:delText xml:space="preserve">indicated </w:delText>
        </w:r>
      </w:del>
      <w:ins w:id="95" w:author="Stephanie Martin" w:date="2023-03-14T13:03:00Z">
        <w:r w:rsidR="000F651F">
          <w:rPr>
            <w:rFonts w:cs="Arial"/>
            <w:lang w:val="en-GB"/>
          </w:rPr>
          <w:t xml:space="preserve">presented </w:t>
        </w:r>
      </w:ins>
      <w:r w:rsidRPr="009A1DE0">
        <w:rPr>
          <w:rFonts w:cs="Arial"/>
          <w:lang w:val="en-GB"/>
        </w:rPr>
        <w:t>by Grafton,</w:t>
      </w:r>
    </w:p>
    <w:p w14:paraId="31ADCBFB" w14:textId="2155DF57" w:rsidR="002F41A0" w:rsidRPr="009A1DE0" w:rsidRDefault="002F41A0" w:rsidP="009743C4">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the Candidate terminates the contract with the Client,</w:t>
      </w:r>
    </w:p>
    <w:p w14:paraId="7377295B" w14:textId="4D76BCB4" w:rsidR="002F41A0" w:rsidRPr="009A1DE0" w:rsidDel="00865649" w:rsidRDefault="002F41A0">
      <w:pPr>
        <w:pStyle w:val="ListParagraph"/>
        <w:numPr>
          <w:ilvl w:val="0"/>
          <w:numId w:val="15"/>
        </w:numPr>
        <w:tabs>
          <w:tab w:val="left" w:pos="284"/>
        </w:tabs>
        <w:spacing w:after="120" w:line="276" w:lineRule="auto"/>
        <w:contextualSpacing/>
        <w:jc w:val="both"/>
        <w:rPr>
          <w:del w:id="96" w:author="Stephanie Martin" w:date="2023-03-14T16:05:00Z"/>
          <w:rFonts w:cs="Arial"/>
          <w:lang w:val="en-GB"/>
        </w:rPr>
      </w:pPr>
      <w:del w:id="97" w:author="Stephanie Martin" w:date="2023-03-14T16:05:00Z">
        <w:r w:rsidRPr="00865649" w:rsidDel="00865649">
          <w:rPr>
            <w:rFonts w:cs="Arial"/>
            <w:lang w:val="en-GB"/>
          </w:rPr>
          <w:delText>the contract is not signed due to the Candidate’s fault,</w:delText>
        </w:r>
      </w:del>
    </w:p>
    <w:p w14:paraId="3D7A8BB5" w14:textId="2FC6693B" w:rsidR="002F41A0" w:rsidRPr="00865649" w:rsidRDefault="002F41A0" w:rsidP="00865649">
      <w:pPr>
        <w:pStyle w:val="ListParagraph"/>
        <w:numPr>
          <w:ilvl w:val="0"/>
          <w:numId w:val="15"/>
        </w:numPr>
        <w:tabs>
          <w:tab w:val="left" w:pos="284"/>
        </w:tabs>
        <w:spacing w:after="120" w:line="276" w:lineRule="auto"/>
        <w:contextualSpacing/>
        <w:jc w:val="both"/>
        <w:rPr>
          <w:rFonts w:cs="Arial"/>
          <w:lang w:val="en-GB"/>
        </w:rPr>
      </w:pPr>
      <w:r w:rsidRPr="00865649">
        <w:rPr>
          <w:rFonts w:cs="Arial"/>
          <w:lang w:val="en-GB"/>
        </w:rPr>
        <w:t xml:space="preserve">the Candidate does not commence its work or services for the Client on pre-agreed terms, </w:t>
      </w:r>
    </w:p>
    <w:p w14:paraId="214E7E24" w14:textId="5F74D24B" w:rsidR="002F41A0" w:rsidRPr="00EC50CE" w:rsidRDefault="002F41A0" w:rsidP="00EC50CE">
      <w:pPr>
        <w:tabs>
          <w:tab w:val="left" w:pos="284"/>
        </w:tabs>
        <w:spacing w:after="120" w:line="276" w:lineRule="auto"/>
        <w:ind w:left="709"/>
        <w:contextualSpacing/>
        <w:jc w:val="both"/>
        <w:rPr>
          <w:rFonts w:cs="Arial"/>
          <w:sz w:val="22"/>
          <w:szCs w:val="22"/>
          <w:lang w:val="en-GB"/>
        </w:rPr>
      </w:pPr>
      <w:r w:rsidRPr="00EC50CE">
        <w:rPr>
          <w:rFonts w:cs="Arial"/>
          <w:sz w:val="22"/>
          <w:szCs w:val="22"/>
          <w:lang w:val="en-GB"/>
        </w:rPr>
        <w:t xml:space="preserve">Grafton shall be obliged to find another Candidate for the Position identified in the Order free of charge. </w:t>
      </w:r>
    </w:p>
    <w:p w14:paraId="5102145C" w14:textId="5DB69ECE" w:rsidR="009743C4" w:rsidRPr="002E705F" w:rsidRDefault="002F41A0" w:rsidP="002F41A0">
      <w:pPr>
        <w:tabs>
          <w:tab w:val="left" w:pos="284"/>
        </w:tabs>
        <w:spacing w:after="120" w:line="276" w:lineRule="auto"/>
        <w:contextualSpacing/>
        <w:jc w:val="both"/>
        <w:rPr>
          <w:rFonts w:cs="Arial"/>
          <w:sz w:val="22"/>
          <w:szCs w:val="22"/>
          <w:lang w:val="en-US"/>
        </w:rPr>
      </w:pPr>
      <w:commentRangeStart w:id="98"/>
      <w:del w:id="99" w:author="Stephanie Martin" w:date="2023-03-14T13:05:00Z">
        <w:r w:rsidRPr="009A1DE0" w:rsidDel="00EC50CE">
          <w:rPr>
            <w:rFonts w:cs="Arial"/>
            <w:sz w:val="22"/>
            <w:szCs w:val="22"/>
            <w:lang w:val="en-GB"/>
          </w:rPr>
          <w:delText>The warranty shall be deemed to have been fulfilled with the presentation of up to 3 candidates complying with the profile of the position covered by the warranty.</w:delText>
        </w:r>
        <w:commentRangeEnd w:id="98"/>
        <w:r w:rsidDel="00EC50CE">
          <w:rPr>
            <w:rStyle w:val="CommentReference"/>
          </w:rPr>
          <w:commentReference w:id="98"/>
        </w:r>
      </w:del>
    </w:p>
    <w:p w14:paraId="3D3C1021" w14:textId="275E3C2D" w:rsidR="002F41A0" w:rsidRPr="00486348" w:rsidRDefault="002F41A0" w:rsidP="00486348">
      <w:pPr>
        <w:pStyle w:val="ListParagraph"/>
        <w:numPr>
          <w:ilvl w:val="0"/>
          <w:numId w:val="14"/>
        </w:numPr>
        <w:tabs>
          <w:tab w:val="left" w:pos="284"/>
        </w:tabs>
        <w:spacing w:after="120" w:line="276" w:lineRule="auto"/>
        <w:contextualSpacing/>
        <w:jc w:val="both"/>
        <w:rPr>
          <w:rFonts w:cs="Arial"/>
          <w:lang w:val="en-GB"/>
        </w:rPr>
      </w:pPr>
      <w:r w:rsidRPr="00486348">
        <w:rPr>
          <w:rFonts w:cs="Arial"/>
          <w:lang w:val="en-GB"/>
        </w:rPr>
        <w:t xml:space="preserve">The right referred to in Section 1 above may be exercised by the Client </w:t>
      </w:r>
      <w:del w:id="100" w:author="Stephanie Martin" w:date="2023-03-14T13:06:00Z">
        <w:r w:rsidRPr="00486348" w:rsidDel="00486348">
          <w:rPr>
            <w:rFonts w:cs="Arial"/>
            <w:lang w:val="en-GB"/>
          </w:rPr>
          <w:delText xml:space="preserve">only once </w:delText>
        </w:r>
      </w:del>
      <w:r w:rsidRPr="00486348">
        <w:rPr>
          <w:rFonts w:cs="Arial"/>
          <w:lang w:val="en-GB"/>
        </w:rPr>
        <w:t xml:space="preserve">with respect to one Order placed and only with respect to a position referred to in an order placed earlier. </w:t>
      </w:r>
    </w:p>
    <w:p w14:paraId="13F8104E" w14:textId="77777777" w:rsidR="00486348" w:rsidRPr="00486348" w:rsidRDefault="00486348" w:rsidP="00F60609">
      <w:pPr>
        <w:pStyle w:val="ListParagraph"/>
        <w:tabs>
          <w:tab w:val="left" w:pos="284"/>
        </w:tabs>
        <w:spacing w:after="120" w:line="276" w:lineRule="auto"/>
        <w:contextualSpacing/>
        <w:jc w:val="both"/>
        <w:rPr>
          <w:rFonts w:cs="Arial"/>
          <w:lang w:val="en-GB"/>
        </w:rPr>
      </w:pPr>
    </w:p>
    <w:p w14:paraId="44438593" w14:textId="25898386" w:rsidR="002F41A0" w:rsidRPr="009A1DE0" w:rsidRDefault="002F41A0" w:rsidP="00F60609">
      <w:pPr>
        <w:pStyle w:val="ListParagraph"/>
        <w:numPr>
          <w:ilvl w:val="0"/>
          <w:numId w:val="14"/>
        </w:numPr>
        <w:tabs>
          <w:tab w:val="left" w:pos="284"/>
        </w:tabs>
        <w:spacing w:after="120" w:line="276" w:lineRule="auto"/>
        <w:contextualSpacing/>
        <w:jc w:val="both"/>
        <w:rPr>
          <w:rFonts w:cs="Arial"/>
          <w:lang w:val="en-GB"/>
        </w:rPr>
      </w:pPr>
      <w:r w:rsidRPr="009A1DE0">
        <w:rPr>
          <w:rFonts w:cs="Arial"/>
          <w:lang w:val="en-GB"/>
        </w:rPr>
        <w:t>The Client shall not be entitled to exercise the rights referred to in Section 1 in a situation where:</w:t>
      </w:r>
    </w:p>
    <w:p w14:paraId="6D682C18" w14:textId="68A2B4D2" w:rsidR="002F41A0" w:rsidRPr="009A1DE0"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it is late with payment of the Fee for at least 5 days as of the due date,</w:t>
      </w:r>
    </w:p>
    <w:p w14:paraId="507090CD" w14:textId="404EB3D0" w:rsidR="002F41A0" w:rsidRPr="009A1DE0"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the</w:t>
      </w:r>
      <w:ins w:id="101" w:author="Stephanie Martin" w:date="2023-03-14T13:07:00Z">
        <w:r w:rsidR="00E84EF4">
          <w:rPr>
            <w:rFonts w:cs="Arial"/>
            <w:lang w:val="en-GB"/>
          </w:rPr>
          <w:t xml:space="preserve"> employment</w:t>
        </w:r>
      </w:ins>
      <w:r w:rsidRPr="009A1DE0">
        <w:rPr>
          <w:rFonts w:cs="Arial"/>
          <w:lang w:val="en-GB"/>
        </w:rPr>
        <w:t xml:space="preserve"> contract between the Client and the Candidate was terminated due to the Client failing to comply with the terms provided for in the Order, including in particular financial terms,</w:t>
      </w:r>
    </w:p>
    <w:p w14:paraId="096FDA86" w14:textId="1A593C44" w:rsidR="002F41A0" w:rsidRPr="009A1DE0"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cooperation between the Client and the Candidate was broken off by the Candidate during the probationary period (as specified in the contract) or immediately after its expiry, for reasons attributable to the Client,</w:t>
      </w:r>
    </w:p>
    <w:p w14:paraId="231EF630" w14:textId="52983B33" w:rsidR="002F41A0" w:rsidRPr="009A1DE0"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the Client terminated the contract with the Candidate for reasons not attributable to the Candidate,</w:t>
      </w:r>
    </w:p>
    <w:p w14:paraId="75D7490E" w14:textId="0B201897" w:rsidR="002F41A0" w:rsidRPr="009A1DE0"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the Client withdrew from employing the Candidate in the Position in question</w:t>
      </w:r>
      <w:ins w:id="102" w:author="Stephanie Martin" w:date="2023-03-14T13:09:00Z">
        <w:r w:rsidR="004220D4">
          <w:rPr>
            <w:rFonts w:cs="Arial"/>
            <w:lang w:val="en-GB"/>
          </w:rPr>
          <w:t xml:space="preserve"> with no reason</w:t>
        </w:r>
      </w:ins>
      <w:r w:rsidRPr="009A1DE0">
        <w:rPr>
          <w:rFonts w:cs="Arial"/>
          <w:lang w:val="en-GB"/>
        </w:rPr>
        <w:t>,</w:t>
      </w:r>
    </w:p>
    <w:p w14:paraId="5F1A9213" w14:textId="4515920B" w:rsidR="002F41A0" w:rsidRPr="004220D4"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t xml:space="preserve">the Client found a candidate for the Position in question using its </w:t>
      </w:r>
      <w:del w:id="103" w:author="Stephanie Martin" w:date="2023-03-14T13:10:00Z">
        <w:r w:rsidRPr="009A1DE0" w:rsidDel="00625709">
          <w:rPr>
            <w:rFonts w:cs="Arial"/>
            <w:lang w:val="en-GB"/>
          </w:rPr>
          <w:delText xml:space="preserve">own </w:delText>
        </w:r>
      </w:del>
      <w:ins w:id="104" w:author="Stephanie Martin" w:date="2023-03-14T13:10:00Z">
        <w:r w:rsidR="00625709">
          <w:rPr>
            <w:rFonts w:cs="Arial"/>
            <w:lang w:val="en-GB"/>
          </w:rPr>
          <w:t>internal</w:t>
        </w:r>
        <w:r w:rsidR="00625709" w:rsidRPr="009A1DE0">
          <w:rPr>
            <w:rFonts w:cs="Arial"/>
            <w:lang w:val="en-GB"/>
          </w:rPr>
          <w:t xml:space="preserve"> </w:t>
        </w:r>
      </w:ins>
      <w:r w:rsidRPr="009A1DE0">
        <w:rPr>
          <w:rFonts w:cs="Arial"/>
          <w:lang w:val="en-GB"/>
        </w:rPr>
        <w:t>resources,</w:t>
      </w:r>
    </w:p>
    <w:p w14:paraId="1962C3A3" w14:textId="5687DF28" w:rsidR="002F41A0" w:rsidRDefault="002F41A0" w:rsidP="00F60609">
      <w:pPr>
        <w:pStyle w:val="ListParagraph"/>
        <w:numPr>
          <w:ilvl w:val="0"/>
          <w:numId w:val="15"/>
        </w:numPr>
        <w:tabs>
          <w:tab w:val="left" w:pos="284"/>
        </w:tabs>
        <w:spacing w:after="120" w:line="276" w:lineRule="auto"/>
        <w:contextualSpacing/>
        <w:jc w:val="both"/>
        <w:rPr>
          <w:ins w:id="105" w:author="Stephanie Martin" w:date="2023-03-14T13:12:00Z"/>
          <w:rFonts w:cs="Arial"/>
          <w:lang w:val="en-GB"/>
        </w:rPr>
      </w:pPr>
      <w:r w:rsidRPr="009A1DE0">
        <w:rPr>
          <w:rFonts w:cs="Arial"/>
          <w:lang w:val="en-GB"/>
        </w:rPr>
        <w:t xml:space="preserve">the Client failed to inform Grafton about a situation covered by the warranty within 14 </w:t>
      </w:r>
      <w:del w:id="106" w:author="Stephanie Martin" w:date="2023-03-14T13:10:00Z">
        <w:r w:rsidRPr="009A1DE0" w:rsidDel="00625709">
          <w:rPr>
            <w:rFonts w:cs="Arial"/>
            <w:lang w:val="en-GB"/>
          </w:rPr>
          <w:delText xml:space="preserve">calendar </w:delText>
        </w:r>
      </w:del>
      <w:ins w:id="107" w:author="Stephanie Martin" w:date="2023-03-14T13:10:00Z">
        <w:r w:rsidR="00625709">
          <w:rPr>
            <w:rFonts w:cs="Arial"/>
            <w:lang w:val="en-GB"/>
          </w:rPr>
          <w:t>working</w:t>
        </w:r>
        <w:r w:rsidR="00625709" w:rsidRPr="009A1DE0">
          <w:rPr>
            <w:rFonts w:cs="Arial"/>
            <w:lang w:val="en-GB"/>
          </w:rPr>
          <w:t xml:space="preserve"> </w:t>
        </w:r>
      </w:ins>
      <w:r w:rsidRPr="009A1DE0">
        <w:rPr>
          <w:rFonts w:cs="Arial"/>
          <w:lang w:val="en-GB"/>
        </w:rPr>
        <w:t>days of its occurrence,</w:t>
      </w:r>
    </w:p>
    <w:p w14:paraId="3588F5A2" w14:textId="77777777" w:rsidR="00CE17A5" w:rsidRPr="00CE17A5" w:rsidRDefault="00CE17A5" w:rsidP="00CE17A5">
      <w:pPr>
        <w:tabs>
          <w:tab w:val="left" w:pos="284"/>
        </w:tabs>
        <w:spacing w:after="120" w:line="276" w:lineRule="auto"/>
        <w:contextualSpacing/>
        <w:jc w:val="both"/>
        <w:rPr>
          <w:rFonts w:cs="Arial"/>
          <w:lang w:val="en-GB"/>
        </w:rPr>
      </w:pPr>
    </w:p>
    <w:p w14:paraId="7CF80ACB" w14:textId="7EF0D04F" w:rsidR="002F41A0" w:rsidRPr="009A1DE0" w:rsidRDefault="002F41A0" w:rsidP="00F60609">
      <w:pPr>
        <w:pStyle w:val="ListParagraph"/>
        <w:numPr>
          <w:ilvl w:val="0"/>
          <w:numId w:val="15"/>
        </w:numPr>
        <w:tabs>
          <w:tab w:val="left" w:pos="284"/>
        </w:tabs>
        <w:spacing w:after="120" w:line="276" w:lineRule="auto"/>
        <w:contextualSpacing/>
        <w:jc w:val="both"/>
        <w:rPr>
          <w:rFonts w:cs="Arial"/>
          <w:lang w:val="en-GB"/>
        </w:rPr>
      </w:pPr>
      <w:r w:rsidRPr="009A1DE0">
        <w:rPr>
          <w:rFonts w:cs="Arial"/>
          <w:lang w:val="en-GB"/>
        </w:rPr>
        <w:lastRenderedPageBreak/>
        <w:t xml:space="preserve">the contract with the candidate was terminated due to liquidation of the position or due to other reasons not attributable to the </w:t>
      </w:r>
      <w:ins w:id="108" w:author="Stephanie Martin" w:date="2023-03-14T13:11:00Z">
        <w:r w:rsidR="00E8592F" w:rsidRPr="009A1DE0">
          <w:rPr>
            <w:rFonts w:cs="Arial"/>
            <w:lang w:val="en-GB"/>
          </w:rPr>
          <w:t>candidate.</w:t>
        </w:r>
      </w:ins>
    </w:p>
    <w:p w14:paraId="20962E0B" w14:textId="77777777" w:rsidR="002F41A0" w:rsidRPr="009A1DE0" w:rsidRDefault="002F41A0" w:rsidP="002F41A0">
      <w:pPr>
        <w:spacing w:after="120" w:line="276" w:lineRule="auto"/>
        <w:contextualSpacing/>
        <w:rPr>
          <w:rFonts w:cs="Arial"/>
          <w:b/>
          <w:sz w:val="22"/>
          <w:szCs w:val="22"/>
          <w:lang w:val="en-GB"/>
        </w:rPr>
      </w:pPr>
    </w:p>
    <w:p w14:paraId="3C711DA2" w14:textId="77777777" w:rsidR="002F41A0" w:rsidRPr="009A1DE0" w:rsidRDefault="002F41A0" w:rsidP="002F41A0">
      <w:pPr>
        <w:spacing w:after="120" w:line="276" w:lineRule="auto"/>
        <w:contextualSpacing/>
        <w:jc w:val="center"/>
        <w:rPr>
          <w:rFonts w:cs="Arial"/>
          <w:b/>
          <w:sz w:val="22"/>
          <w:szCs w:val="22"/>
          <w:lang w:val="en-GB"/>
        </w:rPr>
      </w:pPr>
      <w:commentRangeStart w:id="109"/>
      <w:r w:rsidRPr="009A1DE0">
        <w:rPr>
          <w:rFonts w:cs="Arial"/>
          <w:b/>
          <w:bCs/>
          <w:sz w:val="22"/>
          <w:szCs w:val="22"/>
          <w:lang w:val="en-GB"/>
        </w:rPr>
        <w:t>§ 6</w:t>
      </w:r>
    </w:p>
    <w:p w14:paraId="5A8AAE2F" w14:textId="22E4868B" w:rsidR="002F41A0" w:rsidRDefault="002F41A0" w:rsidP="002F41A0">
      <w:pPr>
        <w:spacing w:after="120" w:line="276" w:lineRule="auto"/>
        <w:contextualSpacing/>
        <w:jc w:val="center"/>
        <w:rPr>
          <w:ins w:id="110" w:author="Stephanie Martin" w:date="2023-03-14T13:12:00Z"/>
          <w:rFonts w:cs="Arial"/>
          <w:b/>
          <w:bCs/>
          <w:sz w:val="22"/>
          <w:szCs w:val="22"/>
          <w:lang w:val="en-GB"/>
        </w:rPr>
      </w:pPr>
      <w:r w:rsidRPr="009A1DE0">
        <w:rPr>
          <w:rFonts w:cs="Arial"/>
          <w:b/>
          <w:bCs/>
          <w:sz w:val="22"/>
          <w:szCs w:val="22"/>
          <w:lang w:val="en-GB"/>
        </w:rPr>
        <w:t>Personal data</w:t>
      </w:r>
    </w:p>
    <w:p w14:paraId="340A46AF" w14:textId="77777777" w:rsidR="00CE17A5" w:rsidRPr="009A1DE0" w:rsidRDefault="00CE17A5" w:rsidP="002F41A0">
      <w:pPr>
        <w:spacing w:after="120" w:line="276" w:lineRule="auto"/>
        <w:contextualSpacing/>
        <w:jc w:val="center"/>
        <w:rPr>
          <w:rFonts w:cs="Arial"/>
          <w:b/>
          <w:sz w:val="22"/>
          <w:szCs w:val="22"/>
          <w:lang w:val="en-GB"/>
        </w:rPr>
      </w:pPr>
    </w:p>
    <w:p w14:paraId="15493537" w14:textId="0A9A8657" w:rsidR="002F41A0" w:rsidRDefault="002F41A0" w:rsidP="002B2F8A">
      <w:pPr>
        <w:pStyle w:val="ListParagraph"/>
        <w:numPr>
          <w:ilvl w:val="0"/>
          <w:numId w:val="16"/>
        </w:numPr>
        <w:tabs>
          <w:tab w:val="left" w:pos="284"/>
        </w:tabs>
        <w:spacing w:after="120" w:line="276" w:lineRule="auto"/>
        <w:contextualSpacing/>
        <w:jc w:val="both"/>
        <w:rPr>
          <w:ins w:id="111" w:author="Stephanie Martin" w:date="2023-03-14T13:13:00Z"/>
          <w:rFonts w:cs="Arial"/>
          <w:lang w:val="en-GB"/>
        </w:rPr>
      </w:pPr>
      <w:r w:rsidRPr="009A1DE0">
        <w:rPr>
          <w:rFonts w:cs="Arial"/>
          <w:lang w:val="en-GB"/>
        </w:rPr>
        <w:t xml:space="preserve">Grafton is the data controller with respect to personal data of the Candidates. If, in the performance of the Agreement, Grafton provides personal data of the Candidates to the Client (hereafter also referred to as “Data”), who will process such data for its own purposes, the Client will also become a data controller upon the data receipt. </w:t>
      </w:r>
    </w:p>
    <w:p w14:paraId="65206AC8" w14:textId="77777777" w:rsidR="0097414E" w:rsidRPr="009A1DE0" w:rsidRDefault="0097414E" w:rsidP="002B2F8A">
      <w:pPr>
        <w:pStyle w:val="ListParagraph"/>
        <w:tabs>
          <w:tab w:val="left" w:pos="284"/>
        </w:tabs>
        <w:spacing w:after="120" w:line="276" w:lineRule="auto"/>
        <w:contextualSpacing/>
        <w:jc w:val="both"/>
        <w:rPr>
          <w:rFonts w:cs="Arial"/>
          <w:lang w:val="en-GB"/>
        </w:rPr>
      </w:pPr>
    </w:p>
    <w:p w14:paraId="348B474A" w14:textId="2CECA042" w:rsidR="002F41A0" w:rsidRPr="009A1DE0" w:rsidRDefault="002F41A0" w:rsidP="002B2F8A">
      <w:pPr>
        <w:pStyle w:val="ListParagraph"/>
        <w:numPr>
          <w:ilvl w:val="0"/>
          <w:numId w:val="16"/>
        </w:numPr>
        <w:tabs>
          <w:tab w:val="left" w:pos="284"/>
        </w:tabs>
        <w:spacing w:after="120" w:line="276" w:lineRule="auto"/>
        <w:contextualSpacing/>
        <w:jc w:val="both"/>
        <w:rPr>
          <w:rFonts w:cs="Arial"/>
          <w:lang w:val="en-GB"/>
        </w:rPr>
      </w:pPr>
      <w:r w:rsidRPr="009A1DE0">
        <w:rPr>
          <w:rFonts w:cs="Arial"/>
          <w:lang w:val="en-GB"/>
        </w:rPr>
        <w:t xml:space="preserve">With regard to the personal data of the Candidates which the Parties provide to each other in connection with providing human resources consultancy services for the Client, the Parties shall act in compliance with obligations imposed on them by the personal data regulations and in particular by the GDPR and the local regulations issued on the GDPR basis.   </w:t>
      </w:r>
    </w:p>
    <w:p w14:paraId="335FE9BC" w14:textId="4D8CEF97" w:rsidR="00B602F1" w:rsidRDefault="00B602F1" w:rsidP="00B602F1">
      <w:pPr>
        <w:pStyle w:val="ListParagraph"/>
        <w:tabs>
          <w:tab w:val="left" w:pos="284"/>
        </w:tabs>
        <w:spacing w:after="120" w:line="276" w:lineRule="auto"/>
        <w:contextualSpacing/>
        <w:jc w:val="both"/>
        <w:rPr>
          <w:ins w:id="112" w:author="Stephanie Martin" w:date="2023-03-14T13:14:00Z"/>
          <w:rFonts w:cs="Arial"/>
          <w:lang w:val="en-GB"/>
        </w:rPr>
      </w:pPr>
    </w:p>
    <w:p w14:paraId="5E3AA039" w14:textId="054B4342" w:rsidR="002F41A0" w:rsidRPr="009A1DE0" w:rsidRDefault="002F41A0" w:rsidP="00B602F1">
      <w:pPr>
        <w:pStyle w:val="ListParagraph"/>
        <w:numPr>
          <w:ilvl w:val="0"/>
          <w:numId w:val="16"/>
        </w:numPr>
        <w:tabs>
          <w:tab w:val="left" w:pos="284"/>
        </w:tabs>
        <w:spacing w:after="120" w:line="276" w:lineRule="auto"/>
        <w:contextualSpacing/>
        <w:jc w:val="both"/>
        <w:rPr>
          <w:rFonts w:cs="Arial"/>
          <w:lang w:val="en-GB"/>
        </w:rPr>
      </w:pPr>
      <w:r w:rsidRPr="009A1DE0">
        <w:rPr>
          <w:rFonts w:cs="Arial"/>
          <w:lang w:val="en-GB"/>
        </w:rPr>
        <w:t>The Parties shall implement appropriate technical and organisational means in order to ensure protection of personal data processed by them. The level of protection of the Candidates’ personal data should correspond to the risk level of breaching the rights and freedoms of natural persons in the event the data is disclosed, intercepted, processed, altered, lost or destroyed without authorisation.</w:t>
      </w:r>
    </w:p>
    <w:p w14:paraId="0A218958" w14:textId="7D1CE928" w:rsidR="002F41A0" w:rsidRPr="009A1DE0" w:rsidRDefault="002F41A0" w:rsidP="00B602F1">
      <w:pPr>
        <w:pStyle w:val="ListParagraph"/>
        <w:numPr>
          <w:ilvl w:val="0"/>
          <w:numId w:val="16"/>
        </w:numPr>
        <w:tabs>
          <w:tab w:val="left" w:pos="284"/>
        </w:tabs>
        <w:spacing w:after="120" w:line="276" w:lineRule="auto"/>
        <w:contextualSpacing/>
        <w:jc w:val="both"/>
        <w:rPr>
          <w:rFonts w:cs="Arial"/>
          <w:lang w:val="en-GB"/>
        </w:rPr>
      </w:pPr>
      <w:r w:rsidRPr="009A1DE0">
        <w:rPr>
          <w:rFonts w:cs="Arial"/>
          <w:lang w:val="en-GB"/>
        </w:rPr>
        <w:t>The data provided shall be processed for the purpose of and in connection with the performance of this Agreement as well as the Parties’ obligations stipulated therein. The Parties shall process the data provided to them only to the extent and for the purpose necessary to perform the obligations provided for herein.</w:t>
      </w:r>
    </w:p>
    <w:p w14:paraId="439EB841" w14:textId="74B1A7F9" w:rsidR="002F41A0" w:rsidRPr="009A1DE0" w:rsidRDefault="002F41A0" w:rsidP="00B602F1">
      <w:pPr>
        <w:pStyle w:val="ListParagraph"/>
        <w:numPr>
          <w:ilvl w:val="0"/>
          <w:numId w:val="16"/>
        </w:numPr>
        <w:tabs>
          <w:tab w:val="left" w:pos="284"/>
        </w:tabs>
        <w:spacing w:after="120" w:line="276" w:lineRule="auto"/>
        <w:contextualSpacing/>
        <w:jc w:val="both"/>
        <w:rPr>
          <w:rFonts w:cs="Arial"/>
          <w:lang w:val="en-GB"/>
        </w:rPr>
      </w:pPr>
      <w:r w:rsidRPr="009A1DE0">
        <w:rPr>
          <w:rFonts w:cs="Arial"/>
          <w:lang w:val="en-GB"/>
        </w:rPr>
        <w:t>The following data types shall be provided:</w:t>
      </w:r>
    </w:p>
    <w:p w14:paraId="3B0F73CC" w14:textId="0710552D" w:rsidR="002F41A0" w:rsidRPr="00B602F1" w:rsidRDefault="002F41A0" w:rsidP="00B602F1">
      <w:pPr>
        <w:pStyle w:val="ListParagraph"/>
        <w:numPr>
          <w:ilvl w:val="0"/>
          <w:numId w:val="17"/>
        </w:numPr>
        <w:spacing w:after="120" w:line="276" w:lineRule="auto"/>
        <w:contextualSpacing/>
        <w:jc w:val="both"/>
        <w:rPr>
          <w:rFonts w:cs="Arial"/>
          <w:lang w:val="en-GB"/>
        </w:rPr>
      </w:pPr>
      <w:r w:rsidRPr="00B602F1">
        <w:rPr>
          <w:rFonts w:cs="Arial"/>
          <w:lang w:val="en-GB"/>
        </w:rPr>
        <w:t>full name,</w:t>
      </w:r>
    </w:p>
    <w:p w14:paraId="5ADA3F4F" w14:textId="74524BEC" w:rsidR="002F41A0" w:rsidRPr="00B602F1" w:rsidRDefault="002F41A0" w:rsidP="00B602F1">
      <w:pPr>
        <w:pStyle w:val="ListParagraph"/>
        <w:numPr>
          <w:ilvl w:val="0"/>
          <w:numId w:val="17"/>
        </w:numPr>
        <w:spacing w:after="120" w:line="276" w:lineRule="auto"/>
        <w:contextualSpacing/>
        <w:jc w:val="both"/>
        <w:rPr>
          <w:rFonts w:cs="Arial"/>
          <w:lang w:val="en-GB"/>
        </w:rPr>
      </w:pPr>
      <w:r w:rsidRPr="00B602F1">
        <w:rPr>
          <w:rFonts w:cs="Arial"/>
          <w:lang w:val="en-GB"/>
        </w:rPr>
        <w:t>date of birth,</w:t>
      </w:r>
    </w:p>
    <w:p w14:paraId="01BBB09D" w14:textId="1437887C" w:rsidR="002F41A0" w:rsidRPr="00B602F1" w:rsidRDefault="002F41A0" w:rsidP="00B602F1">
      <w:pPr>
        <w:pStyle w:val="ListParagraph"/>
        <w:numPr>
          <w:ilvl w:val="0"/>
          <w:numId w:val="17"/>
        </w:numPr>
        <w:spacing w:after="120" w:line="276" w:lineRule="auto"/>
        <w:contextualSpacing/>
        <w:jc w:val="both"/>
        <w:rPr>
          <w:rFonts w:cs="Arial"/>
          <w:lang w:val="en-GB"/>
        </w:rPr>
      </w:pPr>
      <w:r w:rsidRPr="00B602F1">
        <w:rPr>
          <w:rFonts w:cs="Arial"/>
          <w:lang w:val="en-GB"/>
        </w:rPr>
        <w:t>contact details provided by the person,</w:t>
      </w:r>
    </w:p>
    <w:p w14:paraId="187334A1" w14:textId="317BB851" w:rsidR="002F41A0" w:rsidRPr="00B602F1" w:rsidRDefault="002F41A0" w:rsidP="00B602F1">
      <w:pPr>
        <w:pStyle w:val="ListParagraph"/>
        <w:numPr>
          <w:ilvl w:val="0"/>
          <w:numId w:val="17"/>
        </w:numPr>
        <w:spacing w:after="120" w:line="276" w:lineRule="auto"/>
        <w:contextualSpacing/>
        <w:jc w:val="both"/>
        <w:rPr>
          <w:rFonts w:cs="Arial"/>
          <w:lang w:val="en-GB"/>
        </w:rPr>
      </w:pPr>
      <w:r w:rsidRPr="00B602F1">
        <w:rPr>
          <w:rFonts w:cs="Arial"/>
          <w:lang w:val="en-GB"/>
        </w:rPr>
        <w:t>education level,</w:t>
      </w:r>
    </w:p>
    <w:p w14:paraId="16B6C3CF" w14:textId="725AC8E6" w:rsidR="002F41A0" w:rsidRPr="00B602F1" w:rsidRDefault="002F41A0" w:rsidP="00B602F1">
      <w:pPr>
        <w:pStyle w:val="ListParagraph"/>
        <w:numPr>
          <w:ilvl w:val="0"/>
          <w:numId w:val="17"/>
        </w:numPr>
        <w:spacing w:after="120" w:line="276" w:lineRule="auto"/>
        <w:contextualSpacing/>
        <w:jc w:val="both"/>
        <w:rPr>
          <w:rFonts w:cs="Arial"/>
          <w:lang w:val="en-GB"/>
        </w:rPr>
      </w:pPr>
      <w:r w:rsidRPr="00B602F1">
        <w:rPr>
          <w:rFonts w:cs="Arial"/>
          <w:lang w:val="en-GB"/>
        </w:rPr>
        <w:t>professional qualifications,</w:t>
      </w:r>
    </w:p>
    <w:p w14:paraId="7C8292F8" w14:textId="1FDA18B7" w:rsidR="002F41A0" w:rsidRPr="00B602F1" w:rsidRDefault="002F41A0" w:rsidP="00B602F1">
      <w:pPr>
        <w:pStyle w:val="ListParagraph"/>
        <w:numPr>
          <w:ilvl w:val="0"/>
          <w:numId w:val="17"/>
        </w:numPr>
        <w:spacing w:after="120" w:line="276" w:lineRule="auto"/>
        <w:contextualSpacing/>
        <w:jc w:val="both"/>
        <w:rPr>
          <w:rFonts w:cs="Arial"/>
          <w:lang w:val="en-GB"/>
        </w:rPr>
      </w:pPr>
      <w:r w:rsidRPr="00B602F1">
        <w:rPr>
          <w:rFonts w:cs="Arial"/>
          <w:lang w:val="en-GB"/>
        </w:rPr>
        <w:t>employment history.</w:t>
      </w:r>
    </w:p>
    <w:p w14:paraId="384D2BD4" w14:textId="0CF2F362" w:rsidR="002F41A0" w:rsidRPr="00B602F1" w:rsidRDefault="002F41A0" w:rsidP="00B602F1">
      <w:pPr>
        <w:pStyle w:val="ListParagraph"/>
        <w:numPr>
          <w:ilvl w:val="0"/>
          <w:numId w:val="17"/>
        </w:numPr>
        <w:tabs>
          <w:tab w:val="left" w:pos="284"/>
        </w:tabs>
        <w:spacing w:after="120" w:line="276" w:lineRule="auto"/>
        <w:contextualSpacing/>
        <w:jc w:val="both"/>
        <w:rPr>
          <w:rFonts w:cs="Arial"/>
          <w:lang w:val="en-GB"/>
        </w:rPr>
      </w:pPr>
      <w:r w:rsidRPr="00B602F1">
        <w:rPr>
          <w:rFonts w:cs="Arial"/>
          <w:lang w:val="en-GB"/>
        </w:rPr>
        <w:t>Data provision will apply to the following category of individuals: individuals applying for a job.</w:t>
      </w:r>
      <w:commentRangeEnd w:id="109"/>
      <w:r w:rsidR="00B602F1">
        <w:rPr>
          <w:rStyle w:val="CommentReference"/>
          <w:rFonts w:asciiTheme="minorHAnsi" w:eastAsiaTheme="minorHAnsi" w:hAnsiTheme="minorHAnsi" w:cstheme="minorBidi"/>
          <w:lang w:eastAsia="en-US"/>
        </w:rPr>
        <w:commentReference w:id="109"/>
      </w:r>
    </w:p>
    <w:p w14:paraId="0397480D" w14:textId="7CE95C7F" w:rsidR="002F41A0" w:rsidRDefault="002F41A0" w:rsidP="002F41A0">
      <w:pPr>
        <w:spacing w:after="120" w:line="276" w:lineRule="auto"/>
        <w:contextualSpacing/>
        <w:jc w:val="both"/>
        <w:rPr>
          <w:ins w:id="113" w:author="Stephanie Martin" w:date="2023-03-14T13:16:00Z"/>
          <w:rFonts w:cs="Arial"/>
          <w:sz w:val="22"/>
          <w:szCs w:val="22"/>
          <w:lang w:val="en-GB"/>
        </w:rPr>
      </w:pPr>
    </w:p>
    <w:p w14:paraId="1F8E7C5C" w14:textId="75556420" w:rsidR="00B602F1" w:rsidRDefault="00B602F1" w:rsidP="002F41A0">
      <w:pPr>
        <w:spacing w:after="120" w:line="276" w:lineRule="auto"/>
        <w:contextualSpacing/>
        <w:jc w:val="both"/>
        <w:rPr>
          <w:ins w:id="114" w:author="Stephanie Martin" w:date="2023-03-14T13:16:00Z"/>
          <w:rFonts w:cs="Arial"/>
          <w:sz w:val="22"/>
          <w:szCs w:val="22"/>
          <w:lang w:val="en-GB"/>
        </w:rPr>
      </w:pPr>
    </w:p>
    <w:p w14:paraId="67EF1808" w14:textId="59023900" w:rsidR="00B602F1" w:rsidRDefault="00B602F1" w:rsidP="002F41A0">
      <w:pPr>
        <w:spacing w:after="120" w:line="276" w:lineRule="auto"/>
        <w:contextualSpacing/>
        <w:jc w:val="both"/>
        <w:rPr>
          <w:ins w:id="115" w:author="Stephanie Martin" w:date="2023-03-14T13:16:00Z"/>
          <w:rFonts w:cs="Arial"/>
          <w:sz w:val="22"/>
          <w:szCs w:val="22"/>
          <w:lang w:val="en-GB"/>
        </w:rPr>
      </w:pPr>
    </w:p>
    <w:p w14:paraId="45519DE6" w14:textId="24D38165" w:rsidR="00B602F1" w:rsidRDefault="00B602F1" w:rsidP="002F41A0">
      <w:pPr>
        <w:spacing w:after="120" w:line="276" w:lineRule="auto"/>
        <w:contextualSpacing/>
        <w:jc w:val="both"/>
        <w:rPr>
          <w:ins w:id="116" w:author="Stephanie Martin" w:date="2023-03-14T13:16:00Z"/>
          <w:rFonts w:cs="Arial"/>
          <w:sz w:val="22"/>
          <w:szCs w:val="22"/>
          <w:lang w:val="en-GB"/>
        </w:rPr>
      </w:pPr>
    </w:p>
    <w:p w14:paraId="6117BC28" w14:textId="07FC9C65" w:rsidR="00B602F1" w:rsidRDefault="00B602F1" w:rsidP="002F41A0">
      <w:pPr>
        <w:spacing w:after="120" w:line="276" w:lineRule="auto"/>
        <w:contextualSpacing/>
        <w:jc w:val="both"/>
        <w:rPr>
          <w:ins w:id="117" w:author="Stephanie Martin" w:date="2023-03-14T13:16:00Z"/>
          <w:rFonts w:cs="Arial"/>
          <w:sz w:val="22"/>
          <w:szCs w:val="22"/>
          <w:lang w:val="en-GB"/>
        </w:rPr>
      </w:pPr>
    </w:p>
    <w:p w14:paraId="01088611" w14:textId="77777777" w:rsidR="00B602F1" w:rsidRPr="009A1DE0" w:rsidRDefault="00B602F1" w:rsidP="002F41A0">
      <w:pPr>
        <w:spacing w:after="120" w:line="276" w:lineRule="auto"/>
        <w:contextualSpacing/>
        <w:jc w:val="both"/>
        <w:rPr>
          <w:rFonts w:cs="Arial"/>
          <w:sz w:val="22"/>
          <w:szCs w:val="22"/>
          <w:lang w:val="en-GB"/>
        </w:rPr>
      </w:pPr>
    </w:p>
    <w:p w14:paraId="5DB3BAA4"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lastRenderedPageBreak/>
        <w:t xml:space="preserve">§ </w:t>
      </w:r>
      <w:r>
        <w:rPr>
          <w:rFonts w:cs="Arial"/>
          <w:b/>
          <w:bCs/>
          <w:sz w:val="22"/>
          <w:szCs w:val="22"/>
          <w:lang w:val="en-GB"/>
        </w:rPr>
        <w:t>7</w:t>
      </w:r>
      <w:r w:rsidRPr="009A1DE0">
        <w:rPr>
          <w:rFonts w:cs="Arial"/>
          <w:b/>
          <w:bCs/>
          <w:sz w:val="22"/>
          <w:szCs w:val="22"/>
          <w:lang w:val="en-GB"/>
        </w:rPr>
        <w:t xml:space="preserve"> </w:t>
      </w:r>
    </w:p>
    <w:p w14:paraId="530C0DF4" w14:textId="47814A12" w:rsidR="002F41A0" w:rsidRDefault="002F41A0" w:rsidP="002F41A0">
      <w:pPr>
        <w:spacing w:after="120" w:line="276" w:lineRule="auto"/>
        <w:contextualSpacing/>
        <w:jc w:val="center"/>
        <w:rPr>
          <w:ins w:id="118" w:author="Stephanie Martin" w:date="2023-03-14T13:16:00Z"/>
          <w:rFonts w:cs="Arial"/>
          <w:b/>
          <w:bCs/>
          <w:sz w:val="22"/>
          <w:szCs w:val="22"/>
          <w:lang w:val="en-GB"/>
        </w:rPr>
      </w:pPr>
      <w:r w:rsidRPr="009A1DE0">
        <w:rPr>
          <w:rFonts w:cs="Arial"/>
          <w:b/>
          <w:bCs/>
          <w:sz w:val="22"/>
          <w:szCs w:val="22"/>
          <w:lang w:val="en-GB"/>
        </w:rPr>
        <w:t>Confidentiality</w:t>
      </w:r>
    </w:p>
    <w:p w14:paraId="460379C4" w14:textId="77777777" w:rsidR="00B602F1" w:rsidRPr="009A1DE0" w:rsidRDefault="00B602F1" w:rsidP="002F41A0">
      <w:pPr>
        <w:spacing w:after="120" w:line="276" w:lineRule="auto"/>
        <w:contextualSpacing/>
        <w:jc w:val="center"/>
        <w:rPr>
          <w:rFonts w:cs="Arial"/>
          <w:b/>
          <w:sz w:val="22"/>
          <w:szCs w:val="22"/>
          <w:lang w:val="en-GB"/>
        </w:rPr>
      </w:pPr>
    </w:p>
    <w:p w14:paraId="10802475" w14:textId="4471B301" w:rsidR="002F41A0" w:rsidRDefault="00B602F1" w:rsidP="00B602F1">
      <w:pPr>
        <w:pStyle w:val="ListParagraph"/>
        <w:numPr>
          <w:ilvl w:val="0"/>
          <w:numId w:val="19"/>
        </w:numPr>
        <w:tabs>
          <w:tab w:val="left" w:pos="284"/>
        </w:tabs>
        <w:spacing w:after="120" w:line="276" w:lineRule="auto"/>
        <w:contextualSpacing/>
        <w:jc w:val="both"/>
        <w:rPr>
          <w:ins w:id="119" w:author="Stephanie Martin" w:date="2023-03-14T13:31:00Z"/>
          <w:rFonts w:cs="Arial"/>
          <w:lang w:val="en-GB"/>
        </w:rPr>
      </w:pPr>
      <w:ins w:id="120" w:author="Stephanie Martin" w:date="2023-03-14T13:16:00Z">
        <w:r>
          <w:rPr>
            <w:rFonts w:cs="Arial"/>
            <w:lang w:val="en-GB"/>
          </w:rPr>
          <w:t>T</w:t>
        </w:r>
      </w:ins>
      <w:r w:rsidR="002F41A0" w:rsidRPr="009A1DE0">
        <w:rPr>
          <w:rFonts w:cs="Arial"/>
          <w:lang w:val="en-GB"/>
        </w:rPr>
        <w:t>his Agreement as well as all documents and information supplied or disclosed by any of the Parties in connection with this Agreement or its performance are confidential.</w:t>
      </w:r>
    </w:p>
    <w:p w14:paraId="58ED107E" w14:textId="77777777" w:rsidR="00462A13" w:rsidRPr="009A1DE0" w:rsidRDefault="00462A13" w:rsidP="00462A13">
      <w:pPr>
        <w:pStyle w:val="ListParagraph"/>
        <w:tabs>
          <w:tab w:val="left" w:pos="284"/>
        </w:tabs>
        <w:spacing w:after="120" w:line="276" w:lineRule="auto"/>
        <w:contextualSpacing/>
        <w:jc w:val="both"/>
        <w:rPr>
          <w:rFonts w:cs="Arial"/>
          <w:lang w:val="en-GB"/>
        </w:rPr>
      </w:pPr>
    </w:p>
    <w:p w14:paraId="09FF356A" w14:textId="6A3B2F3A" w:rsidR="00462A13" w:rsidRDefault="002F41A0" w:rsidP="00462A13">
      <w:pPr>
        <w:pStyle w:val="ListParagraph"/>
        <w:numPr>
          <w:ilvl w:val="0"/>
          <w:numId w:val="19"/>
        </w:numPr>
        <w:tabs>
          <w:tab w:val="left" w:pos="284"/>
        </w:tabs>
        <w:spacing w:after="120" w:line="276" w:lineRule="auto"/>
        <w:contextualSpacing/>
        <w:jc w:val="both"/>
        <w:rPr>
          <w:ins w:id="121" w:author="Stephanie Martin" w:date="2023-03-14T13:31:00Z"/>
          <w:rFonts w:cs="Arial"/>
          <w:lang w:val="en-GB"/>
        </w:rPr>
      </w:pPr>
      <w:r w:rsidRPr="009A1DE0">
        <w:rPr>
          <w:rFonts w:cs="Arial"/>
          <w:lang w:val="en-GB"/>
        </w:rPr>
        <w:t xml:space="preserve">Both Parties are obliged to keep confidentiality with regard to the conclusion, contents and performance of this Agreement as well as with regard to any and all information concerning business activity of the other Party and obtained during negotiations or performance of this Agreement. </w:t>
      </w:r>
    </w:p>
    <w:p w14:paraId="50B2396B" w14:textId="77777777" w:rsidR="00462A13" w:rsidRPr="00462A13" w:rsidRDefault="00462A13" w:rsidP="00462A13">
      <w:pPr>
        <w:pStyle w:val="ListParagraph"/>
        <w:rPr>
          <w:ins w:id="122" w:author="Stephanie Martin" w:date="2023-03-14T13:31:00Z"/>
          <w:rFonts w:cs="Arial"/>
          <w:lang w:val="en-GB"/>
        </w:rPr>
      </w:pPr>
    </w:p>
    <w:p w14:paraId="5DFA9806" w14:textId="507D826F" w:rsidR="002F41A0" w:rsidRPr="009A1DE0" w:rsidRDefault="002F41A0" w:rsidP="00B602F1">
      <w:pPr>
        <w:pStyle w:val="ListParagraph"/>
        <w:numPr>
          <w:ilvl w:val="0"/>
          <w:numId w:val="19"/>
        </w:numPr>
        <w:tabs>
          <w:tab w:val="left" w:pos="284"/>
        </w:tabs>
        <w:spacing w:after="120" w:line="276" w:lineRule="auto"/>
        <w:contextualSpacing/>
        <w:jc w:val="both"/>
        <w:rPr>
          <w:rFonts w:cs="Arial"/>
          <w:lang w:val="en-GB"/>
        </w:rPr>
      </w:pPr>
      <w:r w:rsidRPr="009A1DE0">
        <w:rPr>
          <w:rFonts w:cs="Arial"/>
          <w:lang w:val="en-GB"/>
        </w:rPr>
        <w:t>The obligation referred to in Sections 1 and 2 above shall not apply to the information which:</w:t>
      </w:r>
    </w:p>
    <w:p w14:paraId="71A717A3" w14:textId="629AEB84" w:rsidR="002F41A0" w:rsidRPr="00B602F1" w:rsidRDefault="002F41A0" w:rsidP="00B602F1">
      <w:pPr>
        <w:pStyle w:val="ListParagraph"/>
        <w:numPr>
          <w:ilvl w:val="0"/>
          <w:numId w:val="20"/>
        </w:numPr>
        <w:tabs>
          <w:tab w:val="left" w:pos="284"/>
        </w:tabs>
        <w:spacing w:after="120" w:line="276" w:lineRule="auto"/>
        <w:ind w:left="1068"/>
        <w:contextualSpacing/>
        <w:jc w:val="both"/>
        <w:rPr>
          <w:rFonts w:cs="Arial"/>
          <w:lang w:val="en-GB"/>
        </w:rPr>
      </w:pPr>
      <w:r w:rsidRPr="00B602F1">
        <w:rPr>
          <w:rFonts w:cs="Arial"/>
          <w:lang w:val="en-GB"/>
        </w:rPr>
        <w:t>is in the public domain in a manner which does not breach this Agreement,</w:t>
      </w:r>
    </w:p>
    <w:p w14:paraId="3242B2EA" w14:textId="3A96C3EB" w:rsidR="002F41A0" w:rsidRPr="00B602F1" w:rsidRDefault="002F41A0" w:rsidP="00B602F1">
      <w:pPr>
        <w:pStyle w:val="ListParagraph"/>
        <w:numPr>
          <w:ilvl w:val="0"/>
          <w:numId w:val="20"/>
        </w:numPr>
        <w:tabs>
          <w:tab w:val="left" w:pos="284"/>
        </w:tabs>
        <w:spacing w:after="120" w:line="276" w:lineRule="auto"/>
        <w:ind w:left="1068"/>
        <w:contextualSpacing/>
        <w:jc w:val="both"/>
        <w:rPr>
          <w:rFonts w:cs="Arial"/>
          <w:lang w:val="en-GB"/>
        </w:rPr>
      </w:pPr>
      <w:r w:rsidRPr="00B602F1">
        <w:rPr>
          <w:rFonts w:cs="Arial"/>
          <w:lang w:val="en-GB"/>
        </w:rPr>
        <w:t>is known to the Party from other sources with no obligation of keeping it secret and with no breach of this Agreement,</w:t>
      </w:r>
    </w:p>
    <w:p w14:paraId="43D687A9" w14:textId="51BF5C78" w:rsidR="002F41A0" w:rsidRPr="00B602F1" w:rsidRDefault="002F41A0" w:rsidP="00B602F1">
      <w:pPr>
        <w:pStyle w:val="ListParagraph"/>
        <w:numPr>
          <w:ilvl w:val="0"/>
          <w:numId w:val="20"/>
        </w:numPr>
        <w:tabs>
          <w:tab w:val="left" w:pos="284"/>
        </w:tabs>
        <w:spacing w:after="120" w:line="276" w:lineRule="auto"/>
        <w:ind w:left="1068"/>
        <w:contextualSpacing/>
        <w:jc w:val="both"/>
        <w:rPr>
          <w:rFonts w:cs="Arial"/>
          <w:lang w:val="en-GB"/>
        </w:rPr>
      </w:pPr>
      <w:r w:rsidRPr="00B602F1">
        <w:rPr>
          <w:rFonts w:cs="Arial"/>
          <w:lang w:val="en-GB"/>
        </w:rPr>
        <w:t>is disclosed following a legal obligation, a court order or a decision of a public administration body or any other authority.</w:t>
      </w:r>
    </w:p>
    <w:p w14:paraId="7FB1D37E"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 xml:space="preserve">§ </w:t>
      </w:r>
      <w:r>
        <w:rPr>
          <w:rFonts w:cs="Arial"/>
          <w:b/>
          <w:bCs/>
          <w:sz w:val="22"/>
          <w:szCs w:val="22"/>
          <w:lang w:val="en-GB"/>
        </w:rPr>
        <w:t>8</w:t>
      </w:r>
      <w:r w:rsidRPr="009A1DE0">
        <w:rPr>
          <w:rFonts w:cs="Arial"/>
          <w:b/>
          <w:bCs/>
          <w:sz w:val="22"/>
          <w:szCs w:val="22"/>
          <w:lang w:val="en-GB"/>
        </w:rPr>
        <w:t xml:space="preserve"> </w:t>
      </w:r>
    </w:p>
    <w:p w14:paraId="640B8826" w14:textId="0A9F287D" w:rsidR="002F41A0" w:rsidRDefault="002F41A0" w:rsidP="002F41A0">
      <w:pPr>
        <w:spacing w:after="120" w:line="276" w:lineRule="auto"/>
        <w:contextualSpacing/>
        <w:jc w:val="center"/>
        <w:rPr>
          <w:ins w:id="123" w:author="Stephanie Martin" w:date="2023-03-14T13:17:00Z"/>
          <w:rFonts w:cs="Arial"/>
          <w:b/>
          <w:bCs/>
          <w:sz w:val="22"/>
          <w:szCs w:val="22"/>
          <w:lang w:val="en-GB"/>
        </w:rPr>
      </w:pPr>
      <w:r w:rsidRPr="009A1DE0">
        <w:rPr>
          <w:rFonts w:cs="Arial"/>
          <w:b/>
          <w:bCs/>
          <w:sz w:val="22"/>
          <w:szCs w:val="22"/>
          <w:lang w:val="en-GB"/>
        </w:rPr>
        <w:t>Term</w:t>
      </w:r>
    </w:p>
    <w:p w14:paraId="16E0E8F4" w14:textId="77777777" w:rsidR="00B602F1" w:rsidRPr="009A1DE0" w:rsidRDefault="00B602F1" w:rsidP="002F41A0">
      <w:pPr>
        <w:spacing w:after="120" w:line="276" w:lineRule="auto"/>
        <w:contextualSpacing/>
        <w:jc w:val="center"/>
        <w:rPr>
          <w:rFonts w:cs="Arial"/>
          <w:b/>
          <w:sz w:val="22"/>
          <w:szCs w:val="22"/>
          <w:lang w:val="en-GB"/>
        </w:rPr>
      </w:pPr>
    </w:p>
    <w:p w14:paraId="297311EB" w14:textId="4990D475" w:rsidR="002F41A0" w:rsidRDefault="002F41A0" w:rsidP="00211C54">
      <w:pPr>
        <w:pStyle w:val="ListParagraph"/>
        <w:numPr>
          <w:ilvl w:val="0"/>
          <w:numId w:val="21"/>
        </w:numPr>
        <w:tabs>
          <w:tab w:val="left" w:pos="284"/>
        </w:tabs>
        <w:spacing w:after="120" w:line="276" w:lineRule="auto"/>
        <w:contextualSpacing/>
        <w:jc w:val="both"/>
        <w:rPr>
          <w:ins w:id="124" w:author="Stephanie Martin" w:date="2023-03-14T13:31:00Z"/>
          <w:rFonts w:cs="Arial"/>
          <w:lang w:val="en-GB"/>
        </w:rPr>
      </w:pPr>
      <w:r w:rsidRPr="009A1DE0">
        <w:rPr>
          <w:rFonts w:cs="Arial"/>
          <w:lang w:val="en-GB"/>
        </w:rPr>
        <w:t>This Agreement has been concluded for an indefinite term.</w:t>
      </w:r>
    </w:p>
    <w:p w14:paraId="54337614" w14:textId="77777777" w:rsidR="00462A13" w:rsidRPr="009A1DE0" w:rsidRDefault="00462A13" w:rsidP="00462A13">
      <w:pPr>
        <w:pStyle w:val="ListParagraph"/>
        <w:tabs>
          <w:tab w:val="left" w:pos="284"/>
        </w:tabs>
        <w:spacing w:after="120" w:line="276" w:lineRule="auto"/>
        <w:contextualSpacing/>
        <w:jc w:val="both"/>
        <w:rPr>
          <w:rFonts w:cs="Arial"/>
          <w:lang w:val="en-GB"/>
        </w:rPr>
      </w:pPr>
    </w:p>
    <w:p w14:paraId="3E831E5E" w14:textId="2B17F715" w:rsidR="002F41A0" w:rsidRDefault="002F41A0" w:rsidP="00211C54">
      <w:pPr>
        <w:pStyle w:val="ListParagraph"/>
        <w:numPr>
          <w:ilvl w:val="0"/>
          <w:numId w:val="21"/>
        </w:numPr>
        <w:tabs>
          <w:tab w:val="left" w:pos="284"/>
        </w:tabs>
        <w:spacing w:after="120" w:line="276" w:lineRule="auto"/>
        <w:contextualSpacing/>
        <w:jc w:val="both"/>
        <w:rPr>
          <w:ins w:id="125" w:author="Stephanie Martin" w:date="2023-03-14T13:31:00Z"/>
          <w:rFonts w:cs="Arial"/>
          <w:lang w:val="en-GB"/>
        </w:rPr>
      </w:pPr>
      <w:r w:rsidRPr="009A1DE0">
        <w:rPr>
          <w:rFonts w:cs="Arial"/>
          <w:lang w:val="en-GB"/>
        </w:rPr>
        <w:t xml:space="preserve">Either Party may terminate this </w:t>
      </w:r>
      <w:r w:rsidRPr="00AC5669">
        <w:rPr>
          <w:rFonts w:cs="Arial"/>
          <w:lang w:val="en-GB"/>
        </w:rPr>
        <w:t xml:space="preserve">Agreement with a notice period of 1 </w:t>
      </w:r>
      <w:ins w:id="126" w:author="Stephanie Martin" w:date="2023-03-14T13:18:00Z">
        <w:r w:rsidR="00B602F1" w:rsidRPr="00AC5669">
          <w:rPr>
            <w:rFonts w:cs="Arial"/>
            <w:lang w:val="en-GB"/>
          </w:rPr>
          <w:t xml:space="preserve">calendar </w:t>
        </w:r>
      </w:ins>
      <w:r w:rsidRPr="00AC5669">
        <w:rPr>
          <w:rFonts w:cs="Arial"/>
          <w:lang w:val="en-GB"/>
        </w:rPr>
        <w:t>month. The</w:t>
      </w:r>
      <w:r w:rsidRPr="009A1DE0">
        <w:rPr>
          <w:rFonts w:cs="Arial"/>
          <w:lang w:val="en-GB"/>
        </w:rPr>
        <w:t xml:space="preserve"> termination notice should be submitted in writing, otherwise being null and void.</w:t>
      </w:r>
    </w:p>
    <w:p w14:paraId="1C680823" w14:textId="77777777" w:rsidR="00462A13" w:rsidRPr="00462A13" w:rsidRDefault="00462A13" w:rsidP="00462A13">
      <w:pPr>
        <w:pStyle w:val="ListParagraph"/>
        <w:rPr>
          <w:ins w:id="127" w:author="Stephanie Martin" w:date="2023-03-14T13:31:00Z"/>
          <w:rFonts w:cs="Arial"/>
          <w:lang w:val="en-GB"/>
        </w:rPr>
      </w:pPr>
    </w:p>
    <w:p w14:paraId="4730C641" w14:textId="74D8AD72" w:rsidR="002F41A0" w:rsidRPr="00211C54" w:rsidDel="00AC5669" w:rsidRDefault="002F41A0" w:rsidP="00211C54">
      <w:pPr>
        <w:pStyle w:val="ListParagraph"/>
        <w:numPr>
          <w:ilvl w:val="0"/>
          <w:numId w:val="21"/>
        </w:numPr>
        <w:tabs>
          <w:tab w:val="left" w:pos="284"/>
        </w:tabs>
        <w:spacing w:after="120" w:line="276" w:lineRule="auto"/>
        <w:contextualSpacing/>
        <w:jc w:val="both"/>
        <w:rPr>
          <w:del w:id="128" w:author="Stephanie Martin" w:date="2023-03-14T13:19:00Z"/>
          <w:rFonts w:cs="Arial"/>
          <w:lang w:val="en-GB"/>
        </w:rPr>
      </w:pPr>
      <w:r w:rsidRPr="00211C54">
        <w:rPr>
          <w:rFonts w:cs="Arial"/>
          <w:lang w:val="en-GB"/>
        </w:rPr>
        <w:t xml:space="preserve">If on the day of termination of this Agreement Grafton is performing its obligations resulting from a Client’s Order, both Parties will continue their cooperation in order to have the order completed on the terms specified in the Agreement. </w:t>
      </w:r>
      <w:del w:id="129" w:author="Stephanie Martin" w:date="2023-03-14T13:19:00Z">
        <w:r w:rsidRPr="00211C54" w:rsidDel="00AC5669">
          <w:rPr>
            <w:rFonts w:cs="Arial"/>
            <w:lang w:val="en-GB"/>
          </w:rPr>
          <w:delText>In particular in the event the Agreement expires, Grafton shall be entitled to a fee payable under this Agreement and the Order.</w:delText>
        </w:r>
      </w:del>
    </w:p>
    <w:p w14:paraId="353277BE" w14:textId="77777777" w:rsidR="002F41A0" w:rsidRPr="00211C54" w:rsidRDefault="002F41A0" w:rsidP="00211C54">
      <w:pPr>
        <w:pStyle w:val="ListParagraph"/>
        <w:numPr>
          <w:ilvl w:val="0"/>
          <w:numId w:val="21"/>
        </w:numPr>
        <w:tabs>
          <w:tab w:val="left" w:pos="284"/>
        </w:tabs>
        <w:spacing w:after="120" w:line="276" w:lineRule="auto"/>
        <w:contextualSpacing/>
        <w:jc w:val="both"/>
        <w:rPr>
          <w:rFonts w:cs="Arial"/>
          <w:lang w:val="en-GB"/>
        </w:rPr>
      </w:pPr>
    </w:p>
    <w:p w14:paraId="6C287C7A"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 xml:space="preserve">§ </w:t>
      </w:r>
      <w:r>
        <w:rPr>
          <w:rFonts w:cs="Arial"/>
          <w:b/>
          <w:bCs/>
          <w:sz w:val="22"/>
          <w:szCs w:val="22"/>
          <w:lang w:val="en-GB"/>
        </w:rPr>
        <w:t>9</w:t>
      </w:r>
      <w:r w:rsidRPr="009A1DE0">
        <w:rPr>
          <w:rFonts w:cs="Arial"/>
          <w:b/>
          <w:bCs/>
          <w:sz w:val="22"/>
          <w:szCs w:val="22"/>
          <w:lang w:val="en-GB"/>
        </w:rPr>
        <w:t xml:space="preserve"> </w:t>
      </w:r>
    </w:p>
    <w:p w14:paraId="683C46F5" w14:textId="77777777" w:rsidR="002F41A0" w:rsidRPr="009A1DE0" w:rsidRDefault="002F41A0" w:rsidP="002F41A0">
      <w:pPr>
        <w:spacing w:after="120" w:line="276" w:lineRule="auto"/>
        <w:contextualSpacing/>
        <w:jc w:val="center"/>
        <w:rPr>
          <w:rFonts w:cs="Arial"/>
          <w:b/>
          <w:sz w:val="22"/>
          <w:szCs w:val="22"/>
          <w:lang w:val="en-GB"/>
        </w:rPr>
      </w:pPr>
      <w:r w:rsidRPr="009A1DE0">
        <w:rPr>
          <w:rFonts w:cs="Arial"/>
          <w:b/>
          <w:bCs/>
          <w:sz w:val="22"/>
          <w:szCs w:val="22"/>
          <w:lang w:val="en-GB"/>
        </w:rPr>
        <w:t>Contact persons</w:t>
      </w:r>
    </w:p>
    <w:p w14:paraId="6B7B21E8" w14:textId="3E1BE53E" w:rsidR="002F41A0" w:rsidRPr="009A1DE0" w:rsidRDefault="002F41A0" w:rsidP="00211C54">
      <w:pPr>
        <w:pStyle w:val="ListParagraph"/>
        <w:numPr>
          <w:ilvl w:val="0"/>
          <w:numId w:val="23"/>
        </w:numPr>
        <w:tabs>
          <w:tab w:val="left" w:pos="284"/>
        </w:tabs>
        <w:spacing w:after="120" w:line="276" w:lineRule="auto"/>
        <w:contextualSpacing/>
        <w:jc w:val="both"/>
        <w:rPr>
          <w:rFonts w:cs="Arial"/>
          <w:lang w:val="en-GB"/>
        </w:rPr>
      </w:pPr>
      <w:r w:rsidRPr="009A1DE0">
        <w:rPr>
          <w:rFonts w:cs="Arial"/>
          <w:lang w:val="en-GB"/>
        </w:rPr>
        <w:t>The Parties authorise the following contact persons to handle matters related to the implementation of this Agreement:</w:t>
      </w:r>
    </w:p>
    <w:p w14:paraId="6DD0B99D" w14:textId="77777777" w:rsidR="002F41A0" w:rsidRPr="009A1DE0" w:rsidRDefault="002F41A0" w:rsidP="00211C54">
      <w:pPr>
        <w:pStyle w:val="ListParagraph"/>
        <w:tabs>
          <w:tab w:val="left" w:pos="284"/>
        </w:tabs>
        <w:spacing w:after="120" w:line="276" w:lineRule="auto"/>
        <w:contextualSpacing/>
        <w:jc w:val="both"/>
        <w:rPr>
          <w:rFonts w:cs="Arial"/>
          <w:lang w:val="en-GB"/>
        </w:rPr>
      </w:pPr>
      <w:r w:rsidRPr="009A1DE0">
        <w:rPr>
          <w:rFonts w:cs="Arial"/>
          <w:lang w:val="en-GB"/>
        </w:rPr>
        <w:t xml:space="preserve">a) for Grafton ..................... </w:t>
      </w:r>
    </w:p>
    <w:p w14:paraId="7B6DB172" w14:textId="3C105D01" w:rsidR="002F41A0" w:rsidRDefault="002F41A0" w:rsidP="00211C54">
      <w:pPr>
        <w:pStyle w:val="ListParagraph"/>
        <w:numPr>
          <w:ilvl w:val="0"/>
          <w:numId w:val="22"/>
        </w:numPr>
        <w:tabs>
          <w:tab w:val="left" w:pos="284"/>
        </w:tabs>
        <w:spacing w:after="120" w:line="276" w:lineRule="auto"/>
        <w:ind w:left="1068"/>
        <w:contextualSpacing/>
        <w:jc w:val="both"/>
        <w:rPr>
          <w:ins w:id="130" w:author="Stephanie Martin" w:date="2023-03-14T13:22:00Z"/>
          <w:rFonts w:cs="Arial"/>
          <w:lang w:val="en-GB"/>
        </w:rPr>
      </w:pPr>
      <w:r w:rsidRPr="009A1DE0">
        <w:rPr>
          <w:rFonts w:cs="Arial"/>
          <w:lang w:val="en-GB"/>
        </w:rPr>
        <w:t>b) for the Client: ……………………….</w:t>
      </w:r>
    </w:p>
    <w:p w14:paraId="5ACCB9EA" w14:textId="77777777" w:rsidR="007C5CB3" w:rsidRPr="009A1DE0" w:rsidRDefault="007C5CB3" w:rsidP="007C5CB3">
      <w:pPr>
        <w:pStyle w:val="ListParagraph"/>
        <w:tabs>
          <w:tab w:val="left" w:pos="284"/>
        </w:tabs>
        <w:spacing w:after="120" w:line="276" w:lineRule="auto"/>
        <w:ind w:left="1068"/>
        <w:contextualSpacing/>
        <w:jc w:val="both"/>
        <w:rPr>
          <w:rFonts w:cs="Arial"/>
          <w:lang w:val="en-GB"/>
        </w:rPr>
      </w:pPr>
    </w:p>
    <w:p w14:paraId="3A3D5488" w14:textId="56B47C5D" w:rsidR="002F41A0" w:rsidRDefault="002F41A0" w:rsidP="007C5CB3">
      <w:pPr>
        <w:pStyle w:val="ListParagraph"/>
        <w:numPr>
          <w:ilvl w:val="0"/>
          <w:numId w:val="23"/>
        </w:numPr>
        <w:tabs>
          <w:tab w:val="left" w:pos="284"/>
        </w:tabs>
        <w:spacing w:after="120" w:line="276" w:lineRule="auto"/>
        <w:contextualSpacing/>
        <w:jc w:val="both"/>
        <w:rPr>
          <w:ins w:id="131" w:author="Stephanie Martin" w:date="2023-03-14T13:32:00Z"/>
          <w:rFonts w:cs="Arial"/>
          <w:lang w:val="en-GB"/>
        </w:rPr>
      </w:pPr>
      <w:r w:rsidRPr="009A1DE0">
        <w:rPr>
          <w:rFonts w:cs="Arial"/>
          <w:lang w:val="en-GB"/>
        </w:rPr>
        <w:t xml:space="preserve">Subject to the provisions of § 10(1) of the Agreement, any notices, consents, acceptances, approvals, etc. submitted in connection with this Agreement should be delivered to the other Party by </w:t>
      </w:r>
      <w:ins w:id="132" w:author="Stephanie Martin" w:date="2023-03-14T13:23:00Z">
        <w:r w:rsidR="00E6074A">
          <w:rPr>
            <w:rFonts w:cs="Arial"/>
            <w:lang w:val="en-GB"/>
          </w:rPr>
          <w:t xml:space="preserve">email </w:t>
        </w:r>
      </w:ins>
      <w:del w:id="133" w:author="Stephanie Martin" w:date="2023-03-14T13:24:00Z">
        <w:r w:rsidRPr="009A1DE0" w:rsidDel="001C1AE2">
          <w:rPr>
            <w:rFonts w:cs="Arial"/>
            <w:lang w:val="en-GB"/>
          </w:rPr>
          <w:delText>a registered letter</w:delText>
        </w:r>
      </w:del>
      <w:ins w:id="134" w:author="Stephanie Martin" w:date="2023-03-14T13:24:00Z">
        <w:r w:rsidR="001C1AE2">
          <w:rPr>
            <w:rFonts w:cs="Arial"/>
            <w:lang w:val="en-GB"/>
          </w:rPr>
          <w:t>t</w:t>
        </w:r>
      </w:ins>
      <w:r w:rsidRPr="009A1DE0">
        <w:rPr>
          <w:rFonts w:cs="Arial"/>
          <w:lang w:val="en-GB"/>
        </w:rPr>
        <w:t>o the other Party</w:t>
      </w:r>
      <w:ins w:id="135" w:author="Stephanie Martin" w:date="2023-03-14T13:24:00Z">
        <w:r w:rsidR="00CF4649">
          <w:rPr>
            <w:rFonts w:cs="Arial"/>
            <w:lang w:val="en-GB"/>
          </w:rPr>
          <w:t xml:space="preserve">, except </w:t>
        </w:r>
      </w:ins>
      <w:ins w:id="136" w:author="Stephanie Martin" w:date="2023-03-14T13:25:00Z">
        <w:r w:rsidR="0079289D">
          <w:rPr>
            <w:rFonts w:cs="Arial"/>
            <w:lang w:val="en-GB"/>
          </w:rPr>
          <w:t xml:space="preserve">any </w:t>
        </w:r>
      </w:ins>
      <w:ins w:id="137" w:author="Stephanie Martin" w:date="2023-03-14T13:24:00Z">
        <w:r w:rsidR="00CF4649">
          <w:rPr>
            <w:rFonts w:cs="Arial"/>
            <w:lang w:val="en-GB"/>
          </w:rPr>
          <w:t>termination notice $8</w:t>
        </w:r>
      </w:ins>
      <w:ins w:id="138" w:author="Stephanie Martin" w:date="2023-03-14T13:25:00Z">
        <w:r w:rsidR="00CF4649">
          <w:rPr>
            <w:rFonts w:cs="Arial"/>
            <w:lang w:val="en-GB"/>
          </w:rPr>
          <w:t xml:space="preserve"> which should be </w:t>
        </w:r>
        <w:r w:rsidR="0079289D">
          <w:rPr>
            <w:rFonts w:cs="Arial"/>
            <w:lang w:val="en-GB"/>
          </w:rPr>
          <w:t xml:space="preserve">delivered </w:t>
        </w:r>
        <w:r w:rsidR="00E07775">
          <w:rPr>
            <w:rFonts w:cs="Arial"/>
            <w:lang w:val="en-GB"/>
          </w:rPr>
          <w:t xml:space="preserve">by registered letter </w:t>
        </w:r>
        <w:r w:rsidR="0079289D">
          <w:rPr>
            <w:rFonts w:cs="Arial"/>
            <w:lang w:val="en-GB"/>
          </w:rPr>
          <w:t>to the other Party</w:t>
        </w:r>
      </w:ins>
      <w:r w:rsidRPr="009A1DE0">
        <w:rPr>
          <w:rFonts w:cs="Arial"/>
          <w:lang w:val="en-GB"/>
        </w:rPr>
        <w:t>’s registered office address</w:t>
      </w:r>
      <w:ins w:id="139" w:author="Stephanie Martin" w:date="2023-03-14T13:25:00Z">
        <w:r w:rsidR="00E07775">
          <w:rPr>
            <w:rFonts w:cs="Arial"/>
            <w:lang w:val="en-GB"/>
          </w:rPr>
          <w:t xml:space="preserve"> and</w:t>
        </w:r>
      </w:ins>
      <w:del w:id="140" w:author="Stephanie Martin" w:date="2023-03-14T13:25:00Z">
        <w:r w:rsidRPr="009A1DE0" w:rsidDel="00E07775">
          <w:rPr>
            <w:rFonts w:cs="Arial"/>
            <w:lang w:val="en-GB"/>
          </w:rPr>
          <w:delText xml:space="preserve"> or</w:delText>
        </w:r>
      </w:del>
      <w:r w:rsidRPr="009A1DE0">
        <w:rPr>
          <w:rFonts w:cs="Arial"/>
          <w:lang w:val="en-GB"/>
        </w:rPr>
        <w:t xml:space="preserve"> to the contact person referred to in Section 1.</w:t>
      </w:r>
    </w:p>
    <w:p w14:paraId="6513D2A0" w14:textId="77777777" w:rsidR="001A7F2A" w:rsidRDefault="001A7F2A" w:rsidP="001A7F2A">
      <w:pPr>
        <w:pStyle w:val="ListParagraph"/>
        <w:tabs>
          <w:tab w:val="left" w:pos="284"/>
        </w:tabs>
        <w:spacing w:after="120" w:line="276" w:lineRule="auto"/>
        <w:contextualSpacing/>
        <w:jc w:val="both"/>
        <w:rPr>
          <w:rFonts w:cs="Arial"/>
          <w:lang w:val="en-GB"/>
        </w:rPr>
      </w:pPr>
    </w:p>
    <w:p w14:paraId="5DE0B175" w14:textId="4EC4954E" w:rsidR="002F41A0" w:rsidRPr="003464E0" w:rsidRDefault="002F41A0" w:rsidP="003464E0">
      <w:pPr>
        <w:pStyle w:val="ListParagraph"/>
        <w:numPr>
          <w:ilvl w:val="0"/>
          <w:numId w:val="23"/>
        </w:numPr>
        <w:tabs>
          <w:tab w:val="left" w:pos="284"/>
        </w:tabs>
        <w:spacing w:after="120" w:line="276" w:lineRule="auto"/>
        <w:contextualSpacing/>
        <w:jc w:val="both"/>
        <w:rPr>
          <w:ins w:id="141" w:author="Stephanie Martin" w:date="2023-03-14T13:26:00Z"/>
          <w:rFonts w:cs="Arial"/>
          <w:lang w:val="en-GB"/>
        </w:rPr>
      </w:pPr>
      <w:r w:rsidRPr="003464E0">
        <w:rPr>
          <w:rFonts w:cs="Arial"/>
          <w:lang w:val="en-GB"/>
        </w:rPr>
        <w:t>Change of the persons referred to in Section 1 shall not be treated as amendment to this Agreement, however, it may be done exclusively upon a prior notice given to the other Party in writing, else such notice will be null and void.</w:t>
      </w:r>
    </w:p>
    <w:p w14:paraId="0D649FFF" w14:textId="7E1F8F41" w:rsidR="003464E0" w:rsidRPr="003464E0" w:rsidDel="00A72963" w:rsidRDefault="003464E0" w:rsidP="003464E0">
      <w:pPr>
        <w:tabs>
          <w:tab w:val="left" w:pos="284"/>
        </w:tabs>
        <w:spacing w:after="120" w:line="276" w:lineRule="auto"/>
        <w:ind w:left="360"/>
        <w:contextualSpacing/>
        <w:jc w:val="both"/>
        <w:rPr>
          <w:del w:id="142" w:author="Stephanie Martin" w:date="2023-03-14T16:06:00Z"/>
          <w:rFonts w:cs="Arial"/>
          <w:lang w:val="en-GB"/>
        </w:rPr>
      </w:pPr>
    </w:p>
    <w:p w14:paraId="1004BD5C" w14:textId="2E9AA082" w:rsidR="002F41A0" w:rsidRPr="0009160C" w:rsidDel="004259A3" w:rsidRDefault="002F41A0" w:rsidP="002F41A0">
      <w:pPr>
        <w:spacing w:after="160" w:line="276" w:lineRule="auto"/>
        <w:contextualSpacing/>
        <w:jc w:val="center"/>
        <w:rPr>
          <w:del w:id="143" w:author="Stephanie Martin" w:date="2023-03-14T15:46:00Z"/>
          <w:rFonts w:ascii="Calibri" w:eastAsia="Calibri" w:hAnsi="Calibri" w:cs="Arial"/>
          <w:b/>
          <w:sz w:val="22"/>
          <w:szCs w:val="22"/>
          <w:lang w:val="en-GB"/>
        </w:rPr>
      </w:pPr>
      <w:del w:id="144" w:author="Stephanie Martin" w:date="2023-03-14T15:46:00Z">
        <w:r w:rsidDel="004259A3">
          <w:rPr>
            <w:rFonts w:ascii="Calibri" w:eastAsia="Calibri" w:hAnsi="Calibri" w:cs="Arial"/>
            <w:b/>
            <w:bCs/>
            <w:sz w:val="22"/>
            <w:szCs w:val="22"/>
            <w:lang w:val="en-GB"/>
          </w:rPr>
          <w:delText>§ 10</w:delText>
        </w:r>
      </w:del>
    </w:p>
    <w:p w14:paraId="20E11C75" w14:textId="236123CD" w:rsidR="002F41A0" w:rsidRPr="0009160C" w:rsidDel="004259A3" w:rsidRDefault="002F41A0" w:rsidP="002F41A0">
      <w:pPr>
        <w:spacing w:after="160" w:line="276" w:lineRule="auto"/>
        <w:contextualSpacing/>
        <w:jc w:val="center"/>
        <w:rPr>
          <w:del w:id="145" w:author="Stephanie Martin" w:date="2023-03-14T15:46:00Z"/>
          <w:rFonts w:ascii="Calibri" w:eastAsia="Calibri" w:hAnsi="Calibri" w:cs="Arial"/>
          <w:b/>
          <w:bCs/>
          <w:sz w:val="22"/>
          <w:szCs w:val="22"/>
          <w:lang w:val="en-GB"/>
        </w:rPr>
      </w:pPr>
      <w:del w:id="146" w:author="Stephanie Martin" w:date="2023-03-14T15:46:00Z">
        <w:r w:rsidDel="004259A3">
          <w:rPr>
            <w:rFonts w:ascii="Calibri" w:eastAsia="Calibri" w:hAnsi="Calibri" w:cs="Arial"/>
            <w:b/>
            <w:bCs/>
            <w:sz w:val="22"/>
            <w:szCs w:val="22"/>
            <w:lang w:val="en-GB"/>
          </w:rPr>
          <w:delText>Cancelation Fee</w:delText>
        </w:r>
        <w:r w:rsidRPr="0009160C" w:rsidDel="004259A3">
          <w:rPr>
            <w:rFonts w:ascii="Calibri" w:eastAsia="Calibri" w:hAnsi="Calibri" w:cs="Arial"/>
            <w:sz w:val="22"/>
            <w:szCs w:val="22"/>
            <w:lang w:val="en-GB"/>
          </w:rPr>
          <w:delText xml:space="preserve"> </w:delText>
        </w:r>
      </w:del>
    </w:p>
    <w:p w14:paraId="5D87FE3C" w14:textId="60A73741" w:rsidR="002F41A0" w:rsidRPr="0009160C" w:rsidDel="004259A3" w:rsidRDefault="002F41A0" w:rsidP="002F41A0">
      <w:pPr>
        <w:tabs>
          <w:tab w:val="left" w:pos="284"/>
        </w:tabs>
        <w:spacing w:after="160" w:line="276" w:lineRule="auto"/>
        <w:contextualSpacing/>
        <w:jc w:val="both"/>
        <w:rPr>
          <w:del w:id="147" w:author="Stephanie Martin" w:date="2023-03-14T15:46:00Z"/>
          <w:rFonts w:ascii="Calibri" w:eastAsia="Calibri" w:hAnsi="Calibri" w:cs="Arial"/>
          <w:sz w:val="22"/>
          <w:szCs w:val="22"/>
          <w:lang w:val="en-GB"/>
        </w:rPr>
      </w:pPr>
    </w:p>
    <w:p w14:paraId="45312F9E" w14:textId="0FFAB323" w:rsidR="002F41A0" w:rsidDel="004259A3" w:rsidRDefault="002F41A0" w:rsidP="00CE4FF9">
      <w:pPr>
        <w:tabs>
          <w:tab w:val="left" w:pos="284"/>
        </w:tabs>
        <w:spacing w:after="160" w:line="276" w:lineRule="auto"/>
        <w:contextualSpacing/>
        <w:jc w:val="both"/>
        <w:rPr>
          <w:del w:id="148" w:author="Stephanie Martin" w:date="2023-03-14T15:46:00Z"/>
          <w:rFonts w:ascii="Calibri" w:eastAsia="Calibri" w:hAnsi="Calibri" w:cs="Arial"/>
          <w:sz w:val="22"/>
          <w:szCs w:val="22"/>
          <w:lang w:val="en-GB"/>
        </w:rPr>
      </w:pPr>
      <w:del w:id="149" w:author="Stephanie Martin" w:date="2023-03-14T15:46:00Z">
        <w:r w:rsidRPr="00CE4FF9" w:rsidDel="004259A3">
          <w:rPr>
            <w:rFonts w:ascii="Calibri" w:eastAsia="Calibri" w:hAnsi="Calibri" w:cs="Arial"/>
            <w:sz w:val="22"/>
            <w:szCs w:val="22"/>
            <w:lang w:val="en-GB"/>
          </w:rPr>
          <w:delText>f the Client renounces the Order in an express or implied mannerincluding in particular if it withdraws from the Order or stops or suspends further contact with Grafton, the Client shall pay Grafton a contractual fee of 30% of the estimated value of the Order but not less than PLN 2,000 (two thousand zloty) for each such case.</w:delText>
        </w:r>
        <w:r w:rsidRPr="00CE4FF9" w:rsidDel="004259A3">
          <w:rPr>
            <w:rFonts w:ascii="Calibri" w:eastAsia="Calibri" w:hAnsi="Calibri" w:cs="Arial"/>
            <w:b/>
            <w:sz w:val="22"/>
            <w:szCs w:val="22"/>
            <w:lang w:val="en-US"/>
          </w:rPr>
          <w:delText xml:space="preserve"> </w:delText>
        </w:r>
        <w:r w:rsidRPr="00CE4FF9" w:rsidDel="004259A3">
          <w:rPr>
            <w:rFonts w:ascii="Calibri" w:eastAsia="Calibri" w:hAnsi="Calibri" w:cs="Arial"/>
            <w:sz w:val="22"/>
            <w:szCs w:val="22"/>
            <w:lang w:val="en-US"/>
          </w:rPr>
          <w:delText>Grafton is entitled to cancelation fee when it presents 2 suitable Candidates for a position specified in the order</w:delText>
        </w:r>
        <w:r w:rsidRPr="00CE4FF9" w:rsidDel="004259A3">
          <w:rPr>
            <w:rFonts w:ascii="Calibri" w:eastAsia="Calibri" w:hAnsi="Calibri" w:cs="Arial"/>
            <w:sz w:val="22"/>
            <w:szCs w:val="22"/>
            <w:lang w:val="en-GB"/>
          </w:rPr>
          <w:delText>.</w:delText>
        </w:r>
        <w:r w:rsidRPr="0009160C" w:rsidDel="004259A3">
          <w:rPr>
            <w:rFonts w:ascii="Calibri" w:eastAsia="Calibri" w:hAnsi="Calibri" w:cs="Arial"/>
            <w:sz w:val="22"/>
            <w:szCs w:val="22"/>
            <w:lang w:val="en-GB"/>
          </w:rPr>
          <w:delText xml:space="preserve"> </w:delText>
        </w:r>
      </w:del>
    </w:p>
    <w:p w14:paraId="0AFCA8DA" w14:textId="77777777" w:rsidR="002F41A0" w:rsidRDefault="002F41A0" w:rsidP="00CE4FF9">
      <w:pPr>
        <w:tabs>
          <w:tab w:val="left" w:pos="284"/>
        </w:tabs>
        <w:spacing w:after="160" w:line="276" w:lineRule="auto"/>
        <w:contextualSpacing/>
        <w:jc w:val="both"/>
        <w:rPr>
          <w:rFonts w:cs="Arial"/>
          <w:b/>
          <w:bCs/>
          <w:sz w:val="22"/>
          <w:szCs w:val="22"/>
          <w:lang w:val="en-GB"/>
        </w:rPr>
      </w:pPr>
    </w:p>
    <w:p w14:paraId="19E66E9E" w14:textId="77777777" w:rsidR="002F41A0" w:rsidRPr="009A1DE0" w:rsidRDefault="002F41A0" w:rsidP="002F41A0">
      <w:pPr>
        <w:spacing w:after="120" w:line="276" w:lineRule="auto"/>
        <w:contextualSpacing/>
        <w:jc w:val="center"/>
        <w:rPr>
          <w:rFonts w:cs="Arial"/>
          <w:b/>
          <w:sz w:val="22"/>
          <w:szCs w:val="22"/>
          <w:lang w:val="en-GB"/>
        </w:rPr>
      </w:pPr>
      <w:r>
        <w:rPr>
          <w:rFonts w:cs="Arial"/>
          <w:b/>
          <w:bCs/>
          <w:sz w:val="22"/>
          <w:szCs w:val="22"/>
          <w:lang w:val="en-GB"/>
        </w:rPr>
        <w:t>§ 11</w:t>
      </w:r>
      <w:r w:rsidRPr="009A1DE0">
        <w:rPr>
          <w:rFonts w:cs="Arial"/>
          <w:b/>
          <w:bCs/>
          <w:sz w:val="22"/>
          <w:szCs w:val="22"/>
          <w:lang w:val="en-GB"/>
        </w:rPr>
        <w:t xml:space="preserve"> </w:t>
      </w:r>
    </w:p>
    <w:p w14:paraId="382E5873" w14:textId="59CD117C" w:rsidR="002F41A0" w:rsidRDefault="002F41A0" w:rsidP="002F41A0">
      <w:pPr>
        <w:spacing w:after="120" w:line="276" w:lineRule="auto"/>
        <w:contextualSpacing/>
        <w:jc w:val="center"/>
        <w:rPr>
          <w:ins w:id="150" w:author="Stephanie Martin" w:date="2023-03-14T13:30:00Z"/>
          <w:rFonts w:cs="Arial"/>
          <w:b/>
          <w:bCs/>
          <w:sz w:val="22"/>
          <w:szCs w:val="22"/>
          <w:lang w:val="en-GB"/>
        </w:rPr>
      </w:pPr>
      <w:r w:rsidRPr="009A1DE0">
        <w:rPr>
          <w:rFonts w:cs="Arial"/>
          <w:b/>
          <w:bCs/>
          <w:sz w:val="22"/>
          <w:szCs w:val="22"/>
          <w:lang w:val="en-GB"/>
        </w:rPr>
        <w:t>Final provisions</w:t>
      </w:r>
    </w:p>
    <w:p w14:paraId="2B24B07E" w14:textId="77777777" w:rsidR="00790536" w:rsidRPr="009A1DE0" w:rsidRDefault="00790536" w:rsidP="002F41A0">
      <w:pPr>
        <w:spacing w:after="120" w:line="276" w:lineRule="auto"/>
        <w:contextualSpacing/>
        <w:jc w:val="center"/>
        <w:rPr>
          <w:rFonts w:cs="Arial"/>
          <w:b/>
          <w:sz w:val="22"/>
          <w:szCs w:val="22"/>
          <w:lang w:val="en-GB"/>
        </w:rPr>
      </w:pPr>
    </w:p>
    <w:p w14:paraId="6503FE54" w14:textId="53201E3E" w:rsidR="002F41A0" w:rsidRPr="009A1DE0" w:rsidRDefault="002F41A0" w:rsidP="00790536">
      <w:pPr>
        <w:pStyle w:val="ListParagraph"/>
        <w:numPr>
          <w:ilvl w:val="0"/>
          <w:numId w:val="24"/>
        </w:numPr>
        <w:tabs>
          <w:tab w:val="left" w:pos="284"/>
        </w:tabs>
        <w:spacing w:after="120" w:line="276" w:lineRule="auto"/>
        <w:contextualSpacing/>
        <w:jc w:val="both"/>
        <w:rPr>
          <w:rFonts w:cs="Arial"/>
          <w:lang w:val="en-GB"/>
        </w:rPr>
      </w:pPr>
      <w:r w:rsidRPr="009A1DE0">
        <w:rPr>
          <w:rFonts w:cs="Arial"/>
          <w:lang w:val="en-GB"/>
        </w:rPr>
        <w:t>Appendices to the Agreement constitute its integral part.</w:t>
      </w:r>
    </w:p>
    <w:p w14:paraId="6540D273" w14:textId="66F620A5" w:rsidR="002F41A0" w:rsidRPr="009A1DE0" w:rsidRDefault="002F41A0" w:rsidP="00790536">
      <w:pPr>
        <w:pStyle w:val="ListParagraph"/>
        <w:numPr>
          <w:ilvl w:val="0"/>
          <w:numId w:val="24"/>
        </w:numPr>
        <w:tabs>
          <w:tab w:val="left" w:pos="284"/>
        </w:tabs>
        <w:spacing w:after="120" w:line="276" w:lineRule="auto"/>
        <w:contextualSpacing/>
        <w:jc w:val="both"/>
        <w:rPr>
          <w:rFonts w:cs="Arial"/>
          <w:lang w:val="en-GB"/>
        </w:rPr>
      </w:pPr>
      <w:r w:rsidRPr="009A1DE0">
        <w:rPr>
          <w:rFonts w:cs="Arial"/>
          <w:lang w:val="en-GB"/>
        </w:rPr>
        <w:t>If any of the provisions hereof was or was to become invalid, this shall be without prejudice to the validity of the entire Agreement, which shall be intact in its remaining part. In any such a case, the Parties hereto shall replace the invalid provisions with new ones which will reflect the purpose of the provisions deemed invalid.</w:t>
      </w:r>
    </w:p>
    <w:p w14:paraId="02D6823D" w14:textId="53977BAD" w:rsidR="002F41A0" w:rsidRPr="009A1DE0" w:rsidRDefault="002F41A0" w:rsidP="00790536">
      <w:pPr>
        <w:pStyle w:val="ListParagraph"/>
        <w:numPr>
          <w:ilvl w:val="0"/>
          <w:numId w:val="24"/>
        </w:numPr>
        <w:tabs>
          <w:tab w:val="left" w:pos="284"/>
        </w:tabs>
        <w:spacing w:after="120" w:line="276" w:lineRule="auto"/>
        <w:contextualSpacing/>
        <w:jc w:val="both"/>
        <w:rPr>
          <w:rFonts w:cs="Arial"/>
          <w:lang w:val="en-GB"/>
        </w:rPr>
      </w:pPr>
      <w:r w:rsidRPr="009A1DE0">
        <w:rPr>
          <w:rFonts w:cs="Arial"/>
          <w:lang w:val="en-GB"/>
        </w:rPr>
        <w:t>No amendments to and supplements of this Agreement shall be valid unless made in writing.</w:t>
      </w:r>
    </w:p>
    <w:p w14:paraId="7A4F0652" w14:textId="56BF9A47" w:rsidR="002F41A0" w:rsidRPr="009A1DE0" w:rsidRDefault="002F41A0" w:rsidP="00790536">
      <w:pPr>
        <w:pStyle w:val="ListParagraph"/>
        <w:numPr>
          <w:ilvl w:val="0"/>
          <w:numId w:val="24"/>
        </w:numPr>
        <w:tabs>
          <w:tab w:val="left" w:pos="284"/>
        </w:tabs>
        <w:spacing w:after="120" w:line="276" w:lineRule="auto"/>
        <w:contextualSpacing/>
        <w:jc w:val="both"/>
        <w:rPr>
          <w:rFonts w:cs="Arial"/>
          <w:lang w:val="en-GB"/>
        </w:rPr>
      </w:pPr>
      <w:r w:rsidRPr="009A1DE0">
        <w:rPr>
          <w:rFonts w:cs="Arial"/>
          <w:lang w:val="en-GB"/>
        </w:rPr>
        <w:t>Any and all disputes between the Parties in relation to this Agreement shall be resolved by a common court of law having the territorial jurisdiction over Grafton’s registered office</w:t>
      </w:r>
      <w:ins w:id="151" w:author="Stephanie Martin" w:date="2023-03-14T13:33:00Z">
        <w:r w:rsidR="001A7F2A">
          <w:rPr>
            <w:rFonts w:cs="Arial"/>
            <w:lang w:val="en-GB"/>
          </w:rPr>
          <w:t xml:space="preserve"> in Warsaw</w:t>
        </w:r>
      </w:ins>
      <w:r w:rsidRPr="009A1DE0">
        <w:rPr>
          <w:rFonts w:cs="Arial"/>
          <w:lang w:val="en-GB"/>
        </w:rPr>
        <w:t>.</w:t>
      </w:r>
    </w:p>
    <w:p w14:paraId="44B25F6B" w14:textId="7CAEE9DF" w:rsidR="002F41A0" w:rsidRPr="009A1DE0" w:rsidRDefault="002F41A0" w:rsidP="00790536">
      <w:pPr>
        <w:pStyle w:val="ListParagraph"/>
        <w:numPr>
          <w:ilvl w:val="0"/>
          <w:numId w:val="24"/>
        </w:numPr>
        <w:tabs>
          <w:tab w:val="left" w:pos="284"/>
        </w:tabs>
        <w:spacing w:after="120" w:line="276" w:lineRule="auto"/>
        <w:contextualSpacing/>
        <w:jc w:val="both"/>
        <w:rPr>
          <w:rFonts w:cs="Arial"/>
          <w:lang w:val="en-GB"/>
        </w:rPr>
      </w:pPr>
      <w:r w:rsidRPr="009A1DE0">
        <w:rPr>
          <w:rFonts w:cs="Arial"/>
          <w:lang w:val="en-GB"/>
        </w:rPr>
        <w:t>This Agreement has been made in two copies, one for each Party hereto.</w:t>
      </w:r>
    </w:p>
    <w:p w14:paraId="0A035E5F" w14:textId="77777777" w:rsidR="002F41A0" w:rsidRPr="009A1DE0" w:rsidRDefault="002F41A0" w:rsidP="002F41A0">
      <w:pPr>
        <w:spacing w:after="120" w:line="276" w:lineRule="auto"/>
        <w:contextualSpacing/>
        <w:jc w:val="center"/>
        <w:rPr>
          <w:rFonts w:cs="Arial"/>
          <w:sz w:val="22"/>
          <w:szCs w:val="22"/>
          <w:lang w:val="en-GB"/>
        </w:rPr>
      </w:pPr>
    </w:p>
    <w:p w14:paraId="6E6C3D7C" w14:textId="77777777" w:rsidR="002F41A0" w:rsidRPr="009A1DE0" w:rsidRDefault="002F41A0" w:rsidP="002F41A0">
      <w:pPr>
        <w:rPr>
          <w:rFonts w:cs="Arial"/>
          <w:sz w:val="22"/>
          <w:szCs w:val="22"/>
          <w:lang w:val="en-GB"/>
        </w:rPr>
      </w:pPr>
    </w:p>
    <w:p w14:paraId="497FB449" w14:textId="77777777" w:rsidR="002F41A0" w:rsidRPr="009A1DE0" w:rsidRDefault="002F41A0" w:rsidP="002F41A0">
      <w:pPr>
        <w:rPr>
          <w:rFonts w:cs="Arial"/>
          <w:b/>
          <w:sz w:val="22"/>
          <w:szCs w:val="22"/>
          <w:lang w:val="en-GB"/>
        </w:rPr>
      </w:pPr>
    </w:p>
    <w:p w14:paraId="43342046" w14:textId="77777777" w:rsidR="002F41A0" w:rsidRPr="009A1DE0" w:rsidRDefault="002F41A0" w:rsidP="002F41A0">
      <w:pPr>
        <w:rPr>
          <w:rFonts w:cs="Arial"/>
          <w:b/>
          <w:sz w:val="22"/>
          <w:szCs w:val="22"/>
          <w:lang w:val="en-GB"/>
        </w:rPr>
      </w:pPr>
    </w:p>
    <w:tbl>
      <w:tblPr>
        <w:tblStyle w:val="TableGrid"/>
        <w:tblW w:w="9067" w:type="dxa"/>
        <w:tblLook w:val="04A0" w:firstRow="1" w:lastRow="0" w:firstColumn="1" w:lastColumn="0" w:noHBand="0" w:noVBand="1"/>
      </w:tblPr>
      <w:tblGrid>
        <w:gridCol w:w="4531"/>
        <w:gridCol w:w="4536"/>
      </w:tblGrid>
      <w:tr w:rsidR="002F41A0" w:rsidRPr="009A1DE0" w14:paraId="06F51BAB" w14:textId="77777777" w:rsidTr="002E705F">
        <w:tc>
          <w:tcPr>
            <w:tcW w:w="9067" w:type="dxa"/>
            <w:gridSpan w:val="2"/>
            <w:shd w:val="clear" w:color="auto" w:fill="D9D9D9" w:themeFill="background1" w:themeFillShade="D9"/>
            <w:vAlign w:val="center"/>
          </w:tcPr>
          <w:p w14:paraId="41C6E968" w14:textId="77777777" w:rsidR="002F41A0" w:rsidRPr="009A1DE0" w:rsidRDefault="002F41A0" w:rsidP="002E705F">
            <w:pPr>
              <w:spacing w:line="276" w:lineRule="auto"/>
              <w:ind w:right="321"/>
              <w:jc w:val="center"/>
              <w:rPr>
                <w:rFonts w:ascii="Calibri" w:hAnsi="Calibri" w:cs="Calibri"/>
                <w:b/>
                <w:sz w:val="20"/>
                <w:szCs w:val="20"/>
                <w:lang w:val="en-GB"/>
              </w:rPr>
            </w:pPr>
            <w:r w:rsidRPr="009A1DE0">
              <w:rPr>
                <w:rFonts w:ascii="Calibri" w:hAnsi="Calibri" w:cs="Calibri"/>
                <w:b/>
                <w:bCs/>
                <w:sz w:val="20"/>
                <w:szCs w:val="20"/>
                <w:lang w:val="en-GB"/>
              </w:rPr>
              <w:t>SIGNATURES OF THE PARTIES</w:t>
            </w:r>
          </w:p>
        </w:tc>
      </w:tr>
      <w:tr w:rsidR="002F41A0" w:rsidRPr="009A1DE0" w14:paraId="03D1E301" w14:textId="77777777" w:rsidTr="002E705F">
        <w:tc>
          <w:tcPr>
            <w:tcW w:w="4531" w:type="dxa"/>
          </w:tcPr>
          <w:p w14:paraId="04331D48" w14:textId="77777777" w:rsidR="002F41A0" w:rsidRPr="009A1DE0" w:rsidRDefault="002F41A0" w:rsidP="002E705F">
            <w:pPr>
              <w:spacing w:line="276" w:lineRule="auto"/>
              <w:rPr>
                <w:rFonts w:ascii="Calibri" w:hAnsi="Calibri" w:cs="Calibri"/>
                <w:sz w:val="20"/>
                <w:szCs w:val="20"/>
                <w:lang w:val="en-GB"/>
              </w:rPr>
            </w:pPr>
          </w:p>
          <w:p w14:paraId="37F70270" w14:textId="77777777" w:rsidR="002F41A0" w:rsidRPr="009A1DE0" w:rsidRDefault="002F41A0" w:rsidP="002E705F">
            <w:pPr>
              <w:spacing w:line="276" w:lineRule="auto"/>
              <w:rPr>
                <w:rFonts w:ascii="Calibri" w:hAnsi="Calibri" w:cs="Calibri"/>
                <w:sz w:val="20"/>
                <w:szCs w:val="20"/>
                <w:lang w:val="en-GB"/>
              </w:rPr>
            </w:pPr>
          </w:p>
          <w:p w14:paraId="1A254DC5" w14:textId="77777777" w:rsidR="002F41A0" w:rsidRPr="009A1DE0" w:rsidRDefault="002F41A0" w:rsidP="002E705F">
            <w:pPr>
              <w:spacing w:line="276" w:lineRule="auto"/>
              <w:jc w:val="center"/>
              <w:rPr>
                <w:rFonts w:ascii="Calibri" w:hAnsi="Calibri" w:cs="Calibri"/>
                <w:sz w:val="20"/>
                <w:szCs w:val="20"/>
                <w:lang w:val="en-GB"/>
              </w:rPr>
            </w:pPr>
            <w:r w:rsidRPr="009A1DE0">
              <w:rPr>
                <w:rFonts w:ascii="Calibri" w:hAnsi="Calibri" w:cs="Calibri"/>
                <w:sz w:val="20"/>
                <w:szCs w:val="20"/>
                <w:lang w:val="en-GB"/>
              </w:rPr>
              <w:t>___________________________________</w:t>
            </w:r>
          </w:p>
          <w:p w14:paraId="24253232" w14:textId="77777777" w:rsidR="002F41A0" w:rsidRPr="009A1DE0" w:rsidRDefault="002F41A0" w:rsidP="002E705F">
            <w:pPr>
              <w:spacing w:line="276" w:lineRule="auto"/>
              <w:ind w:right="321"/>
              <w:jc w:val="center"/>
              <w:rPr>
                <w:rFonts w:ascii="Calibri" w:hAnsi="Calibri" w:cs="Calibri"/>
                <w:sz w:val="20"/>
                <w:szCs w:val="20"/>
                <w:lang w:val="en-GB"/>
              </w:rPr>
            </w:pPr>
            <w:r w:rsidRPr="009A1DE0">
              <w:rPr>
                <w:rFonts w:ascii="Calibri" w:hAnsi="Calibri" w:cs="Calibri"/>
                <w:sz w:val="20"/>
                <w:szCs w:val="20"/>
                <w:lang w:val="en-GB"/>
              </w:rPr>
              <w:t xml:space="preserve">Client  </w:t>
            </w:r>
          </w:p>
        </w:tc>
        <w:tc>
          <w:tcPr>
            <w:tcW w:w="4536" w:type="dxa"/>
          </w:tcPr>
          <w:p w14:paraId="42036169" w14:textId="77777777" w:rsidR="002F41A0" w:rsidRPr="009A1DE0" w:rsidRDefault="002F41A0" w:rsidP="002E705F">
            <w:pPr>
              <w:spacing w:line="276" w:lineRule="auto"/>
              <w:rPr>
                <w:rFonts w:ascii="Calibri" w:hAnsi="Calibri" w:cs="Calibri"/>
                <w:sz w:val="20"/>
                <w:szCs w:val="20"/>
                <w:lang w:val="en-GB"/>
              </w:rPr>
            </w:pPr>
          </w:p>
          <w:p w14:paraId="16BCCA4B" w14:textId="77777777" w:rsidR="002F41A0" w:rsidRPr="009A1DE0" w:rsidRDefault="002F41A0" w:rsidP="002E705F">
            <w:pPr>
              <w:spacing w:line="276" w:lineRule="auto"/>
              <w:rPr>
                <w:rFonts w:ascii="Calibri" w:hAnsi="Calibri" w:cs="Calibri"/>
                <w:sz w:val="20"/>
                <w:szCs w:val="20"/>
                <w:lang w:val="en-GB"/>
              </w:rPr>
            </w:pPr>
          </w:p>
          <w:p w14:paraId="63A96E38" w14:textId="77777777" w:rsidR="002F41A0" w:rsidRPr="009A1DE0" w:rsidRDefault="002F41A0" w:rsidP="002E705F">
            <w:pPr>
              <w:spacing w:line="276" w:lineRule="auto"/>
              <w:jc w:val="center"/>
              <w:rPr>
                <w:rFonts w:ascii="Calibri" w:hAnsi="Calibri" w:cs="Calibri"/>
                <w:sz w:val="20"/>
                <w:szCs w:val="20"/>
                <w:lang w:val="en-GB"/>
              </w:rPr>
            </w:pPr>
            <w:r w:rsidRPr="009A1DE0">
              <w:rPr>
                <w:rFonts w:ascii="Calibri" w:hAnsi="Calibri" w:cs="Calibri"/>
                <w:sz w:val="20"/>
                <w:szCs w:val="20"/>
                <w:lang w:val="en-GB"/>
              </w:rPr>
              <w:t>____________________________________</w:t>
            </w:r>
          </w:p>
          <w:p w14:paraId="75F6456A" w14:textId="77777777" w:rsidR="002F41A0" w:rsidRPr="009A1DE0" w:rsidRDefault="002F41A0" w:rsidP="002E705F">
            <w:pPr>
              <w:spacing w:line="276" w:lineRule="auto"/>
              <w:jc w:val="center"/>
              <w:rPr>
                <w:rFonts w:ascii="Calibri" w:hAnsi="Calibri" w:cs="Calibri"/>
                <w:sz w:val="20"/>
                <w:szCs w:val="20"/>
                <w:lang w:val="en-GB"/>
              </w:rPr>
            </w:pPr>
            <w:r w:rsidRPr="009A1DE0">
              <w:rPr>
                <w:rFonts w:ascii="Calibri" w:hAnsi="Calibri" w:cs="Calibri"/>
                <w:sz w:val="20"/>
                <w:szCs w:val="20"/>
                <w:lang w:val="en-GB"/>
              </w:rPr>
              <w:t>Grafton</w:t>
            </w:r>
          </w:p>
        </w:tc>
      </w:tr>
    </w:tbl>
    <w:p w14:paraId="25FE5BA1" w14:textId="77777777" w:rsidR="002F41A0" w:rsidRPr="009A1DE0" w:rsidRDefault="002F41A0" w:rsidP="002F41A0">
      <w:pPr>
        <w:rPr>
          <w:lang w:val="en-GB"/>
        </w:rPr>
      </w:pPr>
    </w:p>
    <w:p w14:paraId="2A0E0728" w14:textId="77777777" w:rsidR="002F41A0" w:rsidRPr="009A1DE0" w:rsidRDefault="002F41A0" w:rsidP="002F41A0">
      <w:pPr>
        <w:rPr>
          <w:lang w:val="en-GB"/>
        </w:rPr>
      </w:pPr>
    </w:p>
    <w:p w14:paraId="163898E8" w14:textId="77777777" w:rsidR="002F41A0" w:rsidRDefault="002F41A0" w:rsidP="002F41A0">
      <w:pPr>
        <w:rPr>
          <w:sz w:val="22"/>
          <w:szCs w:val="22"/>
          <w:lang w:val="en-GB"/>
        </w:rPr>
      </w:pPr>
    </w:p>
    <w:p w14:paraId="144EC51D" w14:textId="77777777" w:rsidR="002F41A0" w:rsidRDefault="002F41A0" w:rsidP="002F41A0">
      <w:pPr>
        <w:rPr>
          <w:sz w:val="22"/>
          <w:szCs w:val="22"/>
          <w:lang w:val="en-GB"/>
        </w:rPr>
      </w:pPr>
    </w:p>
    <w:p w14:paraId="2CECB24B" w14:textId="0D305190" w:rsidR="002F41A0" w:rsidRDefault="002F41A0" w:rsidP="002F41A0">
      <w:pPr>
        <w:rPr>
          <w:ins w:id="152" w:author="Stephanie Martin" w:date="2023-03-14T15:46:00Z"/>
          <w:sz w:val="22"/>
          <w:szCs w:val="22"/>
          <w:lang w:val="en-GB"/>
        </w:rPr>
      </w:pPr>
    </w:p>
    <w:p w14:paraId="11B5C174" w14:textId="35B00530" w:rsidR="004259A3" w:rsidRDefault="004259A3" w:rsidP="002F41A0">
      <w:pPr>
        <w:rPr>
          <w:ins w:id="153" w:author="Stephanie Martin" w:date="2023-03-14T15:46:00Z"/>
          <w:sz w:val="22"/>
          <w:szCs w:val="22"/>
          <w:lang w:val="en-GB"/>
        </w:rPr>
      </w:pPr>
    </w:p>
    <w:p w14:paraId="3CC3D7DB" w14:textId="24962E34" w:rsidR="004259A3" w:rsidRDefault="004259A3" w:rsidP="002F41A0">
      <w:pPr>
        <w:rPr>
          <w:ins w:id="154" w:author="Stephanie Martin" w:date="2023-03-14T15:46:00Z"/>
          <w:sz w:val="22"/>
          <w:szCs w:val="22"/>
          <w:lang w:val="en-GB"/>
        </w:rPr>
      </w:pPr>
    </w:p>
    <w:p w14:paraId="30775423" w14:textId="29A319FB" w:rsidR="004259A3" w:rsidRDefault="004259A3" w:rsidP="002F41A0">
      <w:pPr>
        <w:rPr>
          <w:ins w:id="155" w:author="Stephanie Martin" w:date="2023-03-14T15:46:00Z"/>
          <w:sz w:val="22"/>
          <w:szCs w:val="22"/>
          <w:lang w:val="en-GB"/>
        </w:rPr>
      </w:pPr>
    </w:p>
    <w:p w14:paraId="71288055" w14:textId="4CDCF454" w:rsidR="004259A3" w:rsidRDefault="004259A3" w:rsidP="002F41A0">
      <w:pPr>
        <w:rPr>
          <w:ins w:id="156" w:author="Stephanie Martin" w:date="2023-03-14T15:46:00Z"/>
          <w:sz w:val="22"/>
          <w:szCs w:val="22"/>
          <w:lang w:val="en-GB"/>
        </w:rPr>
      </w:pPr>
    </w:p>
    <w:p w14:paraId="539626F0" w14:textId="207AADE0" w:rsidR="004259A3" w:rsidRDefault="004259A3" w:rsidP="002F41A0">
      <w:pPr>
        <w:rPr>
          <w:ins w:id="157" w:author="Stephanie Martin" w:date="2023-03-14T16:06:00Z"/>
          <w:sz w:val="22"/>
          <w:szCs w:val="22"/>
          <w:lang w:val="en-GB"/>
        </w:rPr>
      </w:pPr>
    </w:p>
    <w:p w14:paraId="1D6D28B8" w14:textId="15A9E85E" w:rsidR="00A72963" w:rsidRDefault="00A72963" w:rsidP="002F41A0">
      <w:pPr>
        <w:rPr>
          <w:ins w:id="158" w:author="Stephanie Martin" w:date="2023-03-14T16:06:00Z"/>
          <w:sz w:val="22"/>
          <w:szCs w:val="22"/>
          <w:lang w:val="en-GB"/>
        </w:rPr>
      </w:pPr>
    </w:p>
    <w:p w14:paraId="32440FC1" w14:textId="7970FE1D" w:rsidR="00A72963" w:rsidRDefault="00A72963" w:rsidP="002F41A0">
      <w:pPr>
        <w:rPr>
          <w:ins w:id="159" w:author="Stephanie Martin" w:date="2023-03-14T16:06:00Z"/>
          <w:sz w:val="22"/>
          <w:szCs w:val="22"/>
          <w:lang w:val="en-GB"/>
        </w:rPr>
      </w:pPr>
    </w:p>
    <w:p w14:paraId="7ED18DCD" w14:textId="77777777" w:rsidR="00A72963" w:rsidRDefault="00A72963" w:rsidP="002F41A0">
      <w:pPr>
        <w:rPr>
          <w:ins w:id="160" w:author="Stephanie Martin" w:date="2023-03-14T15:46:00Z"/>
          <w:sz w:val="22"/>
          <w:szCs w:val="22"/>
          <w:lang w:val="en-GB"/>
        </w:rPr>
      </w:pPr>
    </w:p>
    <w:p w14:paraId="180BFB26" w14:textId="77777777" w:rsidR="004259A3" w:rsidRDefault="004259A3" w:rsidP="002F41A0">
      <w:pPr>
        <w:rPr>
          <w:sz w:val="22"/>
          <w:szCs w:val="22"/>
          <w:lang w:val="en-GB"/>
        </w:rPr>
      </w:pPr>
    </w:p>
    <w:p w14:paraId="0F80A909" w14:textId="77777777" w:rsidR="002F41A0" w:rsidRDefault="002F41A0" w:rsidP="002F41A0">
      <w:pPr>
        <w:rPr>
          <w:sz w:val="22"/>
          <w:szCs w:val="22"/>
          <w:lang w:val="en-GB"/>
        </w:rPr>
      </w:pPr>
    </w:p>
    <w:p w14:paraId="55E1842D" w14:textId="77777777" w:rsidR="002F41A0" w:rsidRDefault="002F41A0" w:rsidP="002F41A0">
      <w:pPr>
        <w:rPr>
          <w:sz w:val="22"/>
          <w:szCs w:val="22"/>
          <w:lang w:val="en-GB"/>
        </w:rPr>
      </w:pPr>
    </w:p>
    <w:p w14:paraId="47989E3F" w14:textId="77777777" w:rsidR="002F41A0" w:rsidRDefault="002F41A0" w:rsidP="002F41A0">
      <w:pPr>
        <w:rPr>
          <w:sz w:val="22"/>
          <w:szCs w:val="22"/>
          <w:lang w:val="en-GB"/>
        </w:rPr>
      </w:pPr>
    </w:p>
    <w:p w14:paraId="4C5CB3D9" w14:textId="77777777" w:rsidR="002F41A0" w:rsidRDefault="002F41A0" w:rsidP="002F41A0">
      <w:pPr>
        <w:rPr>
          <w:sz w:val="22"/>
          <w:szCs w:val="22"/>
          <w:lang w:val="en-GB"/>
        </w:rPr>
      </w:pPr>
    </w:p>
    <w:p w14:paraId="0CD600AF" w14:textId="2D456A7C" w:rsidR="000B7E33" w:rsidRDefault="002F41A0" w:rsidP="000B7E33">
      <w:pPr>
        <w:jc w:val="center"/>
        <w:rPr>
          <w:ins w:id="161" w:author="Stephanie Martin" w:date="2023-03-14T13:34:00Z"/>
          <w:rFonts w:ascii="Century Gothic" w:hAnsi="Century Gothic" w:cs="Tahoma"/>
          <w:b/>
          <w:bCs/>
          <w:sz w:val="22"/>
          <w:szCs w:val="22"/>
          <w:lang w:val="en-GB"/>
        </w:rPr>
      </w:pPr>
      <w:r w:rsidRPr="009A1DE0">
        <w:rPr>
          <w:sz w:val="22"/>
          <w:szCs w:val="22"/>
          <w:lang w:val="en-GB"/>
        </w:rPr>
        <w:t>Appendix 1</w:t>
      </w:r>
    </w:p>
    <w:p w14:paraId="4BC0B90B" w14:textId="77777777" w:rsidR="000B7E33" w:rsidRDefault="000B7E33" w:rsidP="002F41A0">
      <w:pPr>
        <w:jc w:val="center"/>
        <w:rPr>
          <w:ins w:id="162" w:author="Stephanie Martin" w:date="2023-03-14T13:34:00Z"/>
          <w:rFonts w:ascii="Century Gothic" w:hAnsi="Century Gothic" w:cs="Tahoma"/>
          <w:b/>
          <w:bCs/>
          <w:sz w:val="22"/>
          <w:szCs w:val="22"/>
          <w:lang w:val="en-GB"/>
        </w:rPr>
      </w:pPr>
    </w:p>
    <w:p w14:paraId="2A513477" w14:textId="2BFAB363" w:rsidR="002F41A0" w:rsidRPr="009A1DE0" w:rsidRDefault="002F41A0" w:rsidP="002F41A0">
      <w:pPr>
        <w:jc w:val="center"/>
        <w:rPr>
          <w:rFonts w:ascii="Century Gothic" w:hAnsi="Century Gothic" w:cs="Tahoma"/>
          <w:b/>
          <w:sz w:val="22"/>
          <w:szCs w:val="22"/>
          <w:lang w:val="en-GB"/>
        </w:rPr>
      </w:pPr>
      <w:r w:rsidRPr="009A1DE0">
        <w:rPr>
          <w:rFonts w:ascii="Century Gothic" w:hAnsi="Century Gothic" w:cs="Tahoma"/>
          <w:b/>
          <w:bCs/>
          <w:sz w:val="22"/>
          <w:szCs w:val="22"/>
          <w:lang w:val="en-GB"/>
        </w:rPr>
        <w:t>ORDER</w:t>
      </w:r>
    </w:p>
    <w:tbl>
      <w:tblPr>
        <w:tblpPr w:leftFromText="180" w:rightFromText="180" w:vertAnchor="text" w:horzAnchor="margin" w:tblpXSpec="center" w:tblpY="121"/>
        <w:tblW w:w="9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2"/>
        <w:gridCol w:w="6212"/>
      </w:tblGrid>
      <w:tr w:rsidR="002F41A0" w:rsidRPr="009A1DE0" w14:paraId="70C21F28" w14:textId="77777777" w:rsidTr="002E705F">
        <w:trPr>
          <w:cantSplit/>
          <w:trHeight w:val="514"/>
        </w:trPr>
        <w:tc>
          <w:tcPr>
            <w:tcW w:w="2972" w:type="dxa"/>
            <w:shd w:val="clear" w:color="auto" w:fill="auto"/>
            <w:vAlign w:val="center"/>
          </w:tcPr>
          <w:p w14:paraId="08568B6E" w14:textId="77777777" w:rsidR="002F41A0" w:rsidRPr="009A1DE0" w:rsidRDefault="002F41A0" w:rsidP="002E705F">
            <w:pPr>
              <w:pStyle w:val="Heading4"/>
              <w:spacing w:before="0" w:after="0" w:line="240" w:lineRule="auto"/>
              <w:rPr>
                <w:rFonts w:cs="Tahoma"/>
                <w:color w:val="000000"/>
                <w:sz w:val="22"/>
                <w:szCs w:val="22"/>
                <w:lang w:val="en-GB"/>
              </w:rPr>
            </w:pPr>
            <w:r w:rsidRPr="009A1DE0">
              <w:rPr>
                <w:rFonts w:cs="Tahoma"/>
                <w:color w:val="000000"/>
                <w:sz w:val="22"/>
                <w:szCs w:val="22"/>
                <w:lang w:val="en-GB"/>
              </w:rPr>
              <w:t>Position title:</w:t>
            </w:r>
          </w:p>
        </w:tc>
        <w:tc>
          <w:tcPr>
            <w:tcW w:w="6212" w:type="dxa"/>
            <w:shd w:val="clear" w:color="auto" w:fill="auto"/>
            <w:vAlign w:val="center"/>
          </w:tcPr>
          <w:p w14:paraId="7B2FB866" w14:textId="77777777" w:rsidR="002F41A0" w:rsidRPr="009A1DE0" w:rsidRDefault="002F41A0" w:rsidP="002E705F">
            <w:pPr>
              <w:pStyle w:val="Heading4"/>
              <w:spacing w:before="0" w:after="0" w:line="240" w:lineRule="auto"/>
              <w:rPr>
                <w:rFonts w:cs="Tahoma"/>
                <w:b w:val="0"/>
                <w:color w:val="000000"/>
                <w:sz w:val="22"/>
                <w:szCs w:val="22"/>
                <w:lang w:val="en-GB"/>
              </w:rPr>
            </w:pPr>
          </w:p>
        </w:tc>
      </w:tr>
      <w:tr w:rsidR="002F41A0" w:rsidRPr="009A1DE0" w14:paraId="4749F5F9" w14:textId="77777777" w:rsidTr="002E705F">
        <w:trPr>
          <w:cantSplit/>
          <w:trHeight w:val="514"/>
        </w:trPr>
        <w:tc>
          <w:tcPr>
            <w:tcW w:w="2972" w:type="dxa"/>
            <w:shd w:val="clear" w:color="auto" w:fill="auto"/>
            <w:vAlign w:val="center"/>
          </w:tcPr>
          <w:p w14:paraId="62323658" w14:textId="77777777" w:rsidR="002F41A0" w:rsidRPr="009A1DE0" w:rsidRDefault="002F41A0" w:rsidP="002E705F">
            <w:pPr>
              <w:pStyle w:val="Heading4"/>
              <w:spacing w:before="0" w:after="0" w:line="240" w:lineRule="auto"/>
              <w:rPr>
                <w:rFonts w:cs="Tahoma"/>
                <w:color w:val="000000"/>
                <w:sz w:val="22"/>
                <w:szCs w:val="22"/>
                <w:lang w:val="en-GB"/>
              </w:rPr>
            </w:pPr>
            <w:r w:rsidRPr="009A1DE0">
              <w:rPr>
                <w:rFonts w:cs="Tahoma"/>
                <w:color w:val="000000"/>
                <w:sz w:val="22"/>
                <w:szCs w:val="22"/>
                <w:lang w:val="en-GB"/>
              </w:rPr>
              <w:t>Number of vacancies:</w:t>
            </w:r>
          </w:p>
        </w:tc>
        <w:tc>
          <w:tcPr>
            <w:tcW w:w="6212" w:type="dxa"/>
            <w:shd w:val="clear" w:color="auto" w:fill="auto"/>
            <w:vAlign w:val="center"/>
          </w:tcPr>
          <w:p w14:paraId="3B5BAEB4" w14:textId="77777777" w:rsidR="002F41A0" w:rsidRPr="009A1DE0" w:rsidRDefault="002F41A0" w:rsidP="002E705F">
            <w:pPr>
              <w:pStyle w:val="Heading4"/>
              <w:spacing w:before="0" w:after="0" w:line="240" w:lineRule="auto"/>
              <w:rPr>
                <w:rFonts w:cs="Tahoma"/>
                <w:b w:val="0"/>
                <w:color w:val="000000"/>
                <w:sz w:val="22"/>
                <w:szCs w:val="22"/>
                <w:lang w:val="en-GB"/>
              </w:rPr>
            </w:pPr>
          </w:p>
        </w:tc>
      </w:tr>
      <w:tr w:rsidR="002F41A0" w:rsidRPr="009A1DE0" w14:paraId="21D9FDA5" w14:textId="77777777" w:rsidTr="002E705F">
        <w:trPr>
          <w:cantSplit/>
          <w:trHeight w:val="514"/>
        </w:trPr>
        <w:tc>
          <w:tcPr>
            <w:tcW w:w="2972" w:type="dxa"/>
            <w:shd w:val="clear" w:color="auto" w:fill="auto"/>
            <w:vAlign w:val="center"/>
          </w:tcPr>
          <w:p w14:paraId="7B6E2F57" w14:textId="77777777" w:rsidR="002F41A0" w:rsidRPr="009A1DE0" w:rsidRDefault="002F41A0" w:rsidP="002E705F">
            <w:pPr>
              <w:pStyle w:val="Heading4"/>
              <w:spacing w:before="0" w:after="0" w:line="240" w:lineRule="auto"/>
              <w:rPr>
                <w:rFonts w:cs="Tahoma"/>
                <w:color w:val="000000"/>
                <w:sz w:val="22"/>
                <w:szCs w:val="22"/>
                <w:lang w:val="en-GB"/>
              </w:rPr>
            </w:pPr>
            <w:r w:rsidRPr="009A1DE0">
              <w:rPr>
                <w:rFonts w:cs="Tahoma"/>
                <w:color w:val="000000"/>
                <w:sz w:val="22"/>
                <w:szCs w:val="22"/>
                <w:lang w:val="en-GB"/>
              </w:rPr>
              <w:t xml:space="preserve">Job location: </w:t>
            </w:r>
          </w:p>
        </w:tc>
        <w:tc>
          <w:tcPr>
            <w:tcW w:w="6212" w:type="dxa"/>
            <w:shd w:val="clear" w:color="auto" w:fill="auto"/>
            <w:vAlign w:val="center"/>
          </w:tcPr>
          <w:p w14:paraId="4D1B0D4C" w14:textId="77777777" w:rsidR="002F41A0" w:rsidRPr="009A1DE0" w:rsidRDefault="002F41A0" w:rsidP="002E705F">
            <w:pPr>
              <w:pStyle w:val="Heading4"/>
              <w:spacing w:before="0" w:after="0" w:line="240" w:lineRule="auto"/>
              <w:rPr>
                <w:rFonts w:cs="Tahoma"/>
                <w:b w:val="0"/>
                <w:color w:val="000000"/>
                <w:sz w:val="22"/>
                <w:szCs w:val="22"/>
                <w:lang w:val="en-GB"/>
              </w:rPr>
            </w:pPr>
          </w:p>
        </w:tc>
      </w:tr>
      <w:tr w:rsidR="002F41A0" w:rsidRPr="009A1DE0" w14:paraId="095FF751" w14:textId="77777777" w:rsidTr="002E705F">
        <w:trPr>
          <w:cantSplit/>
          <w:trHeight w:val="514"/>
        </w:trPr>
        <w:tc>
          <w:tcPr>
            <w:tcW w:w="2972" w:type="dxa"/>
            <w:shd w:val="clear" w:color="auto" w:fill="auto"/>
            <w:vAlign w:val="center"/>
          </w:tcPr>
          <w:p w14:paraId="42E45F09" w14:textId="77777777" w:rsidR="002F41A0" w:rsidRPr="009A1DE0" w:rsidRDefault="002F41A0" w:rsidP="002E705F">
            <w:pPr>
              <w:pStyle w:val="Heading4"/>
              <w:spacing w:before="0" w:after="0" w:line="240" w:lineRule="auto"/>
              <w:rPr>
                <w:rFonts w:cs="Tahoma"/>
                <w:color w:val="000000"/>
                <w:sz w:val="22"/>
                <w:szCs w:val="22"/>
                <w:lang w:val="en-GB"/>
              </w:rPr>
            </w:pPr>
            <w:r w:rsidRPr="009A1DE0">
              <w:rPr>
                <w:rFonts w:cs="Tahoma"/>
                <w:color w:val="000000"/>
                <w:sz w:val="22"/>
                <w:szCs w:val="22"/>
                <w:lang w:val="en-GB"/>
              </w:rPr>
              <w:t>Planned employment date:</w:t>
            </w:r>
          </w:p>
        </w:tc>
        <w:tc>
          <w:tcPr>
            <w:tcW w:w="6212" w:type="dxa"/>
            <w:shd w:val="clear" w:color="auto" w:fill="auto"/>
            <w:vAlign w:val="center"/>
          </w:tcPr>
          <w:p w14:paraId="4E1EA9AC" w14:textId="77777777" w:rsidR="002F41A0" w:rsidRPr="009A1DE0" w:rsidRDefault="002F41A0" w:rsidP="002E705F">
            <w:pPr>
              <w:pStyle w:val="Heading4"/>
              <w:spacing w:before="0" w:after="0" w:line="240" w:lineRule="auto"/>
              <w:rPr>
                <w:rFonts w:cs="Tahoma"/>
                <w:b w:val="0"/>
                <w:color w:val="000000"/>
                <w:sz w:val="22"/>
                <w:szCs w:val="22"/>
                <w:lang w:val="en-GB"/>
              </w:rPr>
            </w:pPr>
          </w:p>
        </w:tc>
      </w:tr>
      <w:tr w:rsidR="002F41A0" w:rsidRPr="009A1DE0" w14:paraId="20A4A87D" w14:textId="77777777" w:rsidTr="002E705F">
        <w:trPr>
          <w:cantSplit/>
          <w:trHeight w:val="514"/>
        </w:trPr>
        <w:tc>
          <w:tcPr>
            <w:tcW w:w="9184" w:type="dxa"/>
            <w:gridSpan w:val="2"/>
            <w:shd w:val="clear" w:color="auto" w:fill="auto"/>
            <w:vAlign w:val="center"/>
          </w:tcPr>
          <w:p w14:paraId="419F8B02" w14:textId="77777777" w:rsidR="002F41A0" w:rsidRPr="009A1DE0" w:rsidRDefault="002F41A0" w:rsidP="002E705F">
            <w:pPr>
              <w:pStyle w:val="Heading4"/>
              <w:spacing w:before="0" w:after="0" w:line="240" w:lineRule="auto"/>
              <w:rPr>
                <w:rFonts w:cs="Tahoma"/>
                <w:color w:val="000000"/>
                <w:sz w:val="22"/>
                <w:szCs w:val="22"/>
                <w:lang w:val="en-GB"/>
              </w:rPr>
            </w:pPr>
            <w:r w:rsidRPr="009A1DE0">
              <w:rPr>
                <w:rFonts w:cs="Tahoma"/>
                <w:color w:val="000000"/>
                <w:sz w:val="22"/>
                <w:szCs w:val="22"/>
                <w:lang w:val="en-GB"/>
              </w:rPr>
              <w:t>Position description:</w:t>
            </w:r>
          </w:p>
        </w:tc>
      </w:tr>
      <w:tr w:rsidR="002F41A0" w:rsidRPr="009A1DE0" w14:paraId="5DE0F757" w14:textId="77777777" w:rsidTr="002E705F">
        <w:trPr>
          <w:cantSplit/>
          <w:trHeight w:val="2102"/>
        </w:trPr>
        <w:tc>
          <w:tcPr>
            <w:tcW w:w="9184" w:type="dxa"/>
            <w:gridSpan w:val="2"/>
            <w:shd w:val="clear" w:color="auto" w:fill="auto"/>
            <w:vAlign w:val="center"/>
          </w:tcPr>
          <w:p w14:paraId="67E0984D" w14:textId="77777777" w:rsidR="002F41A0" w:rsidRPr="009A1DE0" w:rsidRDefault="002F41A0" w:rsidP="002E705F">
            <w:pPr>
              <w:pStyle w:val="ListParagraph"/>
              <w:ind w:left="0"/>
              <w:jc w:val="both"/>
              <w:rPr>
                <w:rFonts w:cs="Arial"/>
                <w:color w:val="000000"/>
                <w:lang w:val="en-GB"/>
              </w:rPr>
            </w:pPr>
          </w:p>
          <w:p w14:paraId="2E3FBA75" w14:textId="77777777" w:rsidR="002F41A0" w:rsidRPr="009A1DE0" w:rsidRDefault="002F41A0" w:rsidP="002E705F">
            <w:pPr>
              <w:pStyle w:val="ListParagraph"/>
              <w:ind w:left="0"/>
              <w:jc w:val="both"/>
              <w:rPr>
                <w:color w:val="000000"/>
                <w:lang w:val="en-GB"/>
              </w:rPr>
            </w:pPr>
          </w:p>
        </w:tc>
      </w:tr>
      <w:tr w:rsidR="002F41A0" w:rsidRPr="009A1DE0" w14:paraId="6081E998" w14:textId="77777777" w:rsidTr="002E705F">
        <w:trPr>
          <w:cantSplit/>
          <w:trHeight w:val="514"/>
        </w:trPr>
        <w:tc>
          <w:tcPr>
            <w:tcW w:w="9184" w:type="dxa"/>
            <w:gridSpan w:val="2"/>
            <w:shd w:val="clear" w:color="auto" w:fill="auto"/>
            <w:vAlign w:val="center"/>
          </w:tcPr>
          <w:p w14:paraId="1A7DA078" w14:textId="00025D60" w:rsidR="002F41A0" w:rsidRPr="009A1DE0" w:rsidRDefault="002F41A0" w:rsidP="002E705F">
            <w:pPr>
              <w:pStyle w:val="Heading4"/>
              <w:spacing w:before="0" w:after="0" w:line="240" w:lineRule="auto"/>
              <w:rPr>
                <w:rFonts w:cs="Tahoma"/>
                <w:color w:val="000000"/>
                <w:sz w:val="22"/>
                <w:szCs w:val="22"/>
                <w:lang w:val="en-GB"/>
              </w:rPr>
            </w:pPr>
            <w:r w:rsidRPr="009A1DE0">
              <w:rPr>
                <w:rFonts w:cs="Tahoma"/>
                <w:color w:val="000000"/>
                <w:sz w:val="22"/>
                <w:szCs w:val="22"/>
                <w:lang w:val="en-GB"/>
              </w:rPr>
              <w:t>Requirements</w:t>
            </w:r>
            <w:ins w:id="163" w:author="Stephanie Martin" w:date="2023-03-14T13:35:00Z">
              <w:r w:rsidR="000B7E33">
                <w:rPr>
                  <w:rFonts w:cs="Tahoma"/>
                  <w:color w:val="000000"/>
                  <w:sz w:val="22"/>
                  <w:szCs w:val="22"/>
                  <w:lang w:val="en-GB"/>
                </w:rPr>
                <w:t xml:space="preserve"> for appropriate candidates to the position</w:t>
              </w:r>
            </w:ins>
            <w:r w:rsidRPr="009A1DE0">
              <w:rPr>
                <w:rFonts w:cs="Tahoma"/>
                <w:color w:val="000000"/>
                <w:sz w:val="22"/>
                <w:szCs w:val="22"/>
                <w:lang w:val="en-GB"/>
              </w:rPr>
              <w:t>:</w:t>
            </w:r>
          </w:p>
        </w:tc>
      </w:tr>
      <w:tr w:rsidR="002F41A0" w:rsidRPr="009A1DE0" w14:paraId="20EECF11" w14:textId="77777777" w:rsidTr="002E705F">
        <w:trPr>
          <w:cantSplit/>
          <w:trHeight w:val="514"/>
        </w:trPr>
        <w:tc>
          <w:tcPr>
            <w:tcW w:w="9184" w:type="dxa"/>
            <w:gridSpan w:val="2"/>
            <w:shd w:val="clear" w:color="auto" w:fill="auto"/>
            <w:vAlign w:val="center"/>
          </w:tcPr>
          <w:p w14:paraId="72EB496D" w14:textId="77777777" w:rsidR="002F41A0" w:rsidRPr="009A1DE0" w:rsidRDefault="002F41A0" w:rsidP="002E705F">
            <w:pPr>
              <w:pStyle w:val="ListParagraph"/>
              <w:ind w:left="0"/>
              <w:jc w:val="both"/>
              <w:rPr>
                <w:rFonts w:cs="Arial"/>
                <w:color w:val="000000"/>
                <w:lang w:val="en-GB"/>
              </w:rPr>
            </w:pPr>
          </w:p>
          <w:p w14:paraId="476CD94D" w14:textId="77777777" w:rsidR="002F41A0" w:rsidRPr="009A1DE0" w:rsidRDefault="002F41A0" w:rsidP="002E705F">
            <w:pPr>
              <w:pStyle w:val="ListParagraph"/>
              <w:ind w:left="0"/>
              <w:jc w:val="both"/>
              <w:rPr>
                <w:rFonts w:cs="Arial"/>
                <w:color w:val="000000"/>
                <w:lang w:val="en-GB"/>
              </w:rPr>
            </w:pPr>
          </w:p>
          <w:p w14:paraId="35D93ECF" w14:textId="77777777" w:rsidR="002F41A0" w:rsidRPr="009A1DE0" w:rsidRDefault="002F41A0" w:rsidP="002E705F">
            <w:pPr>
              <w:pStyle w:val="ListParagraph"/>
              <w:ind w:left="0"/>
              <w:jc w:val="both"/>
              <w:rPr>
                <w:rFonts w:cs="Arial"/>
                <w:color w:val="000000"/>
                <w:lang w:val="en-GB"/>
              </w:rPr>
            </w:pPr>
          </w:p>
          <w:p w14:paraId="6A4B4AE3" w14:textId="77777777" w:rsidR="002F41A0" w:rsidRPr="009A1DE0" w:rsidRDefault="002F41A0" w:rsidP="002E705F">
            <w:pPr>
              <w:pStyle w:val="ListParagraph"/>
              <w:ind w:left="0"/>
              <w:jc w:val="both"/>
              <w:rPr>
                <w:rFonts w:cs="Arial"/>
                <w:color w:val="000000"/>
                <w:lang w:val="en-GB"/>
              </w:rPr>
            </w:pPr>
          </w:p>
          <w:p w14:paraId="6584CF70" w14:textId="77777777" w:rsidR="002F41A0" w:rsidRPr="009A1DE0" w:rsidRDefault="002F41A0" w:rsidP="002E705F">
            <w:pPr>
              <w:pStyle w:val="ListParagraph"/>
              <w:ind w:left="0"/>
              <w:jc w:val="both"/>
              <w:rPr>
                <w:rFonts w:cs="Arial"/>
                <w:color w:val="000000"/>
                <w:lang w:val="en-GB"/>
              </w:rPr>
            </w:pPr>
          </w:p>
          <w:p w14:paraId="3316E7E3" w14:textId="77777777" w:rsidR="002F41A0" w:rsidRPr="009A1DE0" w:rsidRDefault="002F41A0" w:rsidP="002E705F">
            <w:pPr>
              <w:pStyle w:val="ListParagraph"/>
              <w:ind w:left="-567"/>
              <w:jc w:val="both"/>
              <w:rPr>
                <w:rFonts w:cs="Arial"/>
                <w:color w:val="000000"/>
                <w:lang w:val="en-GB"/>
              </w:rPr>
            </w:pPr>
          </w:p>
          <w:p w14:paraId="10CAAE08" w14:textId="77777777" w:rsidR="002F41A0" w:rsidRPr="009A1DE0" w:rsidRDefault="002F41A0" w:rsidP="002E705F">
            <w:pPr>
              <w:pStyle w:val="ListParagraph"/>
              <w:ind w:left="0"/>
              <w:jc w:val="both"/>
              <w:rPr>
                <w:rFonts w:cs="Arial"/>
                <w:color w:val="000000"/>
                <w:lang w:val="en-GB"/>
              </w:rPr>
            </w:pPr>
          </w:p>
          <w:p w14:paraId="4A833615" w14:textId="77777777" w:rsidR="002F41A0" w:rsidRPr="009A1DE0" w:rsidRDefault="002F41A0" w:rsidP="002E705F">
            <w:pPr>
              <w:pStyle w:val="ListParagraph"/>
              <w:ind w:left="0"/>
              <w:jc w:val="both"/>
              <w:rPr>
                <w:rFonts w:cs="Arial"/>
                <w:color w:val="000000"/>
                <w:lang w:val="en-GB"/>
              </w:rPr>
            </w:pPr>
          </w:p>
          <w:p w14:paraId="26BEA0EB" w14:textId="77777777" w:rsidR="002F41A0" w:rsidRPr="009A1DE0" w:rsidRDefault="002F41A0" w:rsidP="002E705F">
            <w:pPr>
              <w:pStyle w:val="ListParagraph"/>
              <w:ind w:left="0"/>
              <w:jc w:val="both"/>
              <w:rPr>
                <w:rFonts w:cs="Arial"/>
                <w:color w:val="000000"/>
                <w:lang w:val="en-GB"/>
              </w:rPr>
            </w:pPr>
          </w:p>
          <w:p w14:paraId="7A301050" w14:textId="77777777" w:rsidR="002F41A0" w:rsidRPr="009A1DE0" w:rsidRDefault="002F41A0" w:rsidP="002E705F">
            <w:pPr>
              <w:rPr>
                <w:color w:val="000000"/>
                <w:sz w:val="22"/>
                <w:szCs w:val="22"/>
                <w:lang w:val="en-GB"/>
              </w:rPr>
            </w:pPr>
          </w:p>
        </w:tc>
      </w:tr>
      <w:tr w:rsidR="002F41A0" w:rsidRPr="009A1DE0" w14:paraId="27AE4CB0" w14:textId="77777777" w:rsidTr="002E705F">
        <w:trPr>
          <w:trHeight w:val="508"/>
        </w:trPr>
        <w:tc>
          <w:tcPr>
            <w:tcW w:w="2972" w:type="dxa"/>
            <w:shd w:val="clear" w:color="auto" w:fill="auto"/>
            <w:vAlign w:val="center"/>
          </w:tcPr>
          <w:p w14:paraId="048A785A" w14:textId="77777777" w:rsidR="002F41A0" w:rsidRPr="009A1DE0" w:rsidRDefault="002F41A0" w:rsidP="002E705F">
            <w:pPr>
              <w:rPr>
                <w:rFonts w:ascii="Calibri" w:hAnsi="Calibri" w:cs="Tahoma"/>
                <w:b/>
                <w:bCs/>
                <w:color w:val="000000"/>
                <w:sz w:val="22"/>
                <w:szCs w:val="22"/>
                <w:lang w:val="en-GB"/>
              </w:rPr>
            </w:pPr>
            <w:r w:rsidRPr="009A1DE0">
              <w:rPr>
                <w:rFonts w:ascii="Calibri" w:hAnsi="Calibri" w:cs="Tahoma"/>
                <w:b/>
                <w:bCs/>
                <w:color w:val="000000"/>
                <w:sz w:val="22"/>
                <w:szCs w:val="22"/>
                <w:lang w:val="en-GB"/>
              </w:rPr>
              <w:t>Required education:</w:t>
            </w:r>
          </w:p>
        </w:tc>
        <w:tc>
          <w:tcPr>
            <w:tcW w:w="6212" w:type="dxa"/>
            <w:shd w:val="clear" w:color="auto" w:fill="auto"/>
            <w:vAlign w:val="center"/>
          </w:tcPr>
          <w:p w14:paraId="4F37B883" w14:textId="77777777" w:rsidR="002F41A0" w:rsidRPr="009A1DE0" w:rsidRDefault="002F41A0" w:rsidP="002E705F">
            <w:pPr>
              <w:rPr>
                <w:rFonts w:ascii="Calibri" w:hAnsi="Calibri" w:cs="Tahoma"/>
                <w:color w:val="000000"/>
                <w:sz w:val="22"/>
                <w:szCs w:val="22"/>
                <w:lang w:val="en-GB"/>
              </w:rPr>
            </w:pPr>
          </w:p>
        </w:tc>
      </w:tr>
      <w:tr w:rsidR="002F41A0" w:rsidRPr="009A1DE0" w14:paraId="10989A81" w14:textId="77777777" w:rsidTr="002E705F">
        <w:trPr>
          <w:trHeight w:val="541"/>
        </w:trPr>
        <w:tc>
          <w:tcPr>
            <w:tcW w:w="2972" w:type="dxa"/>
            <w:shd w:val="clear" w:color="auto" w:fill="auto"/>
            <w:vAlign w:val="center"/>
          </w:tcPr>
          <w:p w14:paraId="64C0C045" w14:textId="77777777" w:rsidR="002F41A0" w:rsidRPr="009A1DE0" w:rsidRDefault="002F41A0" w:rsidP="002E705F">
            <w:pPr>
              <w:rPr>
                <w:rFonts w:ascii="Calibri" w:hAnsi="Calibri" w:cs="Tahoma"/>
                <w:b/>
                <w:bCs/>
                <w:color w:val="000000"/>
                <w:sz w:val="22"/>
                <w:szCs w:val="22"/>
                <w:lang w:val="en-GB"/>
              </w:rPr>
            </w:pPr>
            <w:r w:rsidRPr="009A1DE0">
              <w:rPr>
                <w:rFonts w:ascii="Calibri" w:hAnsi="Calibri" w:cs="Tahoma"/>
                <w:b/>
                <w:bCs/>
                <w:color w:val="000000"/>
                <w:sz w:val="22"/>
                <w:szCs w:val="22"/>
                <w:lang w:val="en-GB"/>
              </w:rPr>
              <w:t>Required experience:</w:t>
            </w:r>
          </w:p>
        </w:tc>
        <w:tc>
          <w:tcPr>
            <w:tcW w:w="6212" w:type="dxa"/>
            <w:shd w:val="clear" w:color="auto" w:fill="auto"/>
            <w:vAlign w:val="center"/>
          </w:tcPr>
          <w:p w14:paraId="519D0A15" w14:textId="77777777" w:rsidR="002F41A0" w:rsidRPr="009A1DE0" w:rsidRDefault="002F41A0" w:rsidP="002E705F">
            <w:pPr>
              <w:ind w:left="720"/>
              <w:rPr>
                <w:rFonts w:ascii="Calibri" w:hAnsi="Calibri" w:cs="Tahoma"/>
                <w:color w:val="000000"/>
                <w:sz w:val="22"/>
                <w:szCs w:val="22"/>
                <w:lang w:val="en-GB"/>
              </w:rPr>
            </w:pPr>
          </w:p>
        </w:tc>
      </w:tr>
      <w:tr w:rsidR="002F41A0" w:rsidRPr="00891899" w14:paraId="6A7D0016" w14:textId="77777777" w:rsidTr="002E705F">
        <w:trPr>
          <w:trHeight w:val="510"/>
        </w:trPr>
        <w:tc>
          <w:tcPr>
            <w:tcW w:w="2972" w:type="dxa"/>
            <w:shd w:val="clear" w:color="auto" w:fill="auto"/>
            <w:vAlign w:val="center"/>
          </w:tcPr>
          <w:p w14:paraId="496BF64B" w14:textId="77777777" w:rsidR="002F41A0" w:rsidRPr="009A1DE0" w:rsidRDefault="002F41A0" w:rsidP="002E705F">
            <w:pPr>
              <w:rPr>
                <w:rFonts w:ascii="Calibri" w:hAnsi="Calibri" w:cs="Tahoma"/>
                <w:b/>
                <w:bCs/>
                <w:color w:val="000000"/>
                <w:sz w:val="22"/>
                <w:szCs w:val="22"/>
                <w:lang w:val="en-GB"/>
              </w:rPr>
            </w:pPr>
            <w:r w:rsidRPr="009A1DE0">
              <w:rPr>
                <w:rFonts w:ascii="Calibri" w:hAnsi="Calibri" w:cs="Tahoma"/>
                <w:b/>
                <w:bCs/>
                <w:color w:val="000000"/>
                <w:sz w:val="22"/>
                <w:szCs w:val="22"/>
                <w:lang w:val="en-GB"/>
              </w:rPr>
              <w:t>Requirements with regard to foreign languages:</w:t>
            </w:r>
          </w:p>
        </w:tc>
        <w:tc>
          <w:tcPr>
            <w:tcW w:w="6212" w:type="dxa"/>
            <w:shd w:val="clear" w:color="auto" w:fill="auto"/>
            <w:vAlign w:val="center"/>
          </w:tcPr>
          <w:p w14:paraId="4DD47443" w14:textId="77777777" w:rsidR="002F41A0" w:rsidRPr="009A1DE0" w:rsidRDefault="002F41A0" w:rsidP="002E705F">
            <w:pPr>
              <w:rPr>
                <w:rFonts w:ascii="Calibri" w:hAnsi="Calibri" w:cs="Arial"/>
                <w:color w:val="000000"/>
                <w:sz w:val="22"/>
                <w:szCs w:val="22"/>
                <w:lang w:val="en-GB"/>
              </w:rPr>
            </w:pPr>
          </w:p>
        </w:tc>
      </w:tr>
      <w:tr w:rsidR="002F41A0" w:rsidRPr="009A1DE0" w14:paraId="1ABA7E9A" w14:textId="77777777" w:rsidTr="002E705F">
        <w:trPr>
          <w:cantSplit/>
          <w:trHeight w:val="477"/>
        </w:trPr>
        <w:tc>
          <w:tcPr>
            <w:tcW w:w="2972" w:type="dxa"/>
            <w:shd w:val="clear" w:color="auto" w:fill="auto"/>
            <w:vAlign w:val="center"/>
          </w:tcPr>
          <w:p w14:paraId="58792C59" w14:textId="77777777" w:rsidR="002F41A0" w:rsidRPr="009A1DE0" w:rsidRDefault="002F41A0" w:rsidP="002E705F">
            <w:pPr>
              <w:rPr>
                <w:rFonts w:ascii="Calibri" w:hAnsi="Calibri" w:cs="Tahoma"/>
                <w:b/>
                <w:bCs/>
                <w:color w:val="000000"/>
                <w:sz w:val="22"/>
                <w:szCs w:val="22"/>
                <w:lang w:val="en-GB"/>
              </w:rPr>
            </w:pPr>
            <w:r w:rsidRPr="009A1DE0">
              <w:rPr>
                <w:rFonts w:ascii="Calibri" w:hAnsi="Calibri" w:cs="Tahoma"/>
                <w:b/>
                <w:bCs/>
                <w:color w:val="000000"/>
                <w:sz w:val="22"/>
                <w:szCs w:val="22"/>
                <w:lang w:val="en-GB"/>
              </w:rPr>
              <w:t>Candidate’s salary:</w:t>
            </w:r>
          </w:p>
        </w:tc>
        <w:tc>
          <w:tcPr>
            <w:tcW w:w="6212" w:type="dxa"/>
            <w:shd w:val="clear" w:color="auto" w:fill="auto"/>
            <w:vAlign w:val="center"/>
          </w:tcPr>
          <w:p w14:paraId="3BA742CD" w14:textId="77777777" w:rsidR="002F41A0" w:rsidRPr="009A1DE0" w:rsidRDefault="002F41A0" w:rsidP="002E705F">
            <w:pPr>
              <w:rPr>
                <w:rFonts w:ascii="Calibri" w:hAnsi="Calibri" w:cs="Tahoma"/>
                <w:color w:val="000000"/>
                <w:sz w:val="22"/>
                <w:szCs w:val="22"/>
                <w:lang w:val="en-GB"/>
              </w:rPr>
            </w:pPr>
          </w:p>
        </w:tc>
      </w:tr>
      <w:tr w:rsidR="002F41A0" w:rsidRPr="009A1DE0" w14:paraId="23D32435" w14:textId="77777777" w:rsidTr="002E705F">
        <w:trPr>
          <w:cantSplit/>
          <w:trHeight w:val="521"/>
        </w:trPr>
        <w:tc>
          <w:tcPr>
            <w:tcW w:w="2972" w:type="dxa"/>
            <w:shd w:val="clear" w:color="auto" w:fill="auto"/>
            <w:vAlign w:val="center"/>
          </w:tcPr>
          <w:p w14:paraId="7F97A266" w14:textId="77777777" w:rsidR="002F41A0" w:rsidRPr="009A1DE0" w:rsidRDefault="002F41A0" w:rsidP="002E705F">
            <w:pPr>
              <w:rPr>
                <w:rFonts w:ascii="Calibri" w:hAnsi="Calibri" w:cs="Tahoma"/>
                <w:b/>
                <w:bCs/>
                <w:color w:val="000000"/>
                <w:sz w:val="22"/>
                <w:szCs w:val="22"/>
                <w:lang w:val="en-GB"/>
              </w:rPr>
            </w:pPr>
            <w:r w:rsidRPr="009A1DE0">
              <w:rPr>
                <w:rFonts w:ascii="Calibri" w:hAnsi="Calibri" w:cs="Tahoma"/>
                <w:b/>
                <w:bCs/>
                <w:color w:val="000000"/>
                <w:sz w:val="22"/>
                <w:szCs w:val="22"/>
                <w:lang w:val="en-GB"/>
              </w:rPr>
              <w:t>Additional information:</w:t>
            </w:r>
          </w:p>
        </w:tc>
        <w:tc>
          <w:tcPr>
            <w:tcW w:w="6212" w:type="dxa"/>
            <w:shd w:val="clear" w:color="auto" w:fill="auto"/>
            <w:vAlign w:val="center"/>
          </w:tcPr>
          <w:p w14:paraId="773E15B1" w14:textId="77777777" w:rsidR="002F41A0" w:rsidRPr="009A1DE0" w:rsidRDefault="002F41A0" w:rsidP="002E705F">
            <w:pPr>
              <w:rPr>
                <w:rFonts w:ascii="Calibri" w:hAnsi="Calibri" w:cs="Tahoma"/>
                <w:color w:val="000000"/>
                <w:sz w:val="22"/>
                <w:szCs w:val="22"/>
                <w:lang w:val="en-GB"/>
              </w:rPr>
            </w:pPr>
          </w:p>
        </w:tc>
      </w:tr>
    </w:tbl>
    <w:p w14:paraId="7620D74C" w14:textId="77777777" w:rsidR="002F41A0" w:rsidRPr="009A1DE0" w:rsidRDefault="002F41A0" w:rsidP="002F41A0">
      <w:pPr>
        <w:rPr>
          <w:sz w:val="22"/>
          <w:szCs w:val="22"/>
          <w:lang w:val="en-GB"/>
        </w:rPr>
      </w:pPr>
    </w:p>
    <w:p w14:paraId="3A328105" w14:textId="77777777" w:rsidR="002F41A0" w:rsidRDefault="002F41A0" w:rsidP="000B7E33"/>
    <w:sectPr w:rsidR="002F41A0" w:rsidSect="00E27025">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Stephanie Martin" w:date="2023-03-14T11:51:00Z" w:initials="SM">
    <w:p w14:paraId="68F8712D" w14:textId="77777777" w:rsidR="00075627" w:rsidRDefault="002275FB" w:rsidP="00751D19">
      <w:pPr>
        <w:pStyle w:val="CommentText"/>
      </w:pPr>
      <w:r>
        <w:rPr>
          <w:rStyle w:val="CommentReference"/>
        </w:rPr>
        <w:annotationRef/>
      </w:r>
      <w:r w:rsidR="00075627">
        <w:rPr>
          <w:lang w:val="fr-CA"/>
        </w:rPr>
        <w:t>A mentionner Appropriate requirements to be provided by the Client in the order</w:t>
      </w:r>
    </w:p>
  </w:comment>
  <w:comment w:id="13" w:author="Stephanie Martin" w:date="2023-03-14T11:52:00Z" w:initials="SM">
    <w:p w14:paraId="3240B5D3" w14:textId="7A5C6D11" w:rsidR="006143F1" w:rsidRDefault="006143F1" w:rsidP="00F82047">
      <w:pPr>
        <w:pStyle w:val="CommentText"/>
      </w:pPr>
      <w:r>
        <w:rPr>
          <w:rStyle w:val="CommentReference"/>
        </w:rPr>
        <w:annotationRef/>
      </w:r>
      <w:r>
        <w:rPr>
          <w:lang w:val="fr-CA"/>
        </w:rPr>
        <w:t>Grafton to precise which activities</w:t>
      </w:r>
    </w:p>
  </w:comment>
  <w:comment w:id="15" w:author="Stephanie Martin" w:date="2023-03-14T11:53:00Z" w:initials="SM">
    <w:p w14:paraId="29C4D18E" w14:textId="77777777" w:rsidR="00890B92" w:rsidRDefault="00926507" w:rsidP="00254614">
      <w:pPr>
        <w:pStyle w:val="CommentText"/>
      </w:pPr>
      <w:r>
        <w:rPr>
          <w:rStyle w:val="CommentReference"/>
        </w:rPr>
        <w:annotationRef/>
      </w:r>
      <w:r w:rsidR="00890B92">
        <w:rPr>
          <w:lang w:val="fr-CA"/>
        </w:rPr>
        <w:t>A reformuler: Exclusivité de Grafton comme firme de recrutement pour le recrutement des postes faisant l'objet d'un order</w:t>
      </w:r>
    </w:p>
  </w:comment>
  <w:comment w:id="20" w:author="Stephanie Martin" w:date="2023-03-14T15:35:00Z" w:initials="SM">
    <w:p w14:paraId="313B3A4B" w14:textId="1A09601B" w:rsidR="00AC0B83" w:rsidRDefault="00AC0B83" w:rsidP="00CF2A9D">
      <w:pPr>
        <w:pStyle w:val="CommentText"/>
      </w:pPr>
      <w:r>
        <w:rPr>
          <w:rStyle w:val="CommentReference"/>
        </w:rPr>
        <w:annotationRef/>
      </w:r>
      <w:r>
        <w:rPr>
          <w:lang w:val="fr-CA"/>
        </w:rPr>
        <w:t>Alex to check formulation please</w:t>
      </w:r>
    </w:p>
  </w:comment>
  <w:comment w:id="25" w:author="Stephanie Martin" w:date="2023-03-14T11:55:00Z" w:initials="SM">
    <w:p w14:paraId="3DE92CB4" w14:textId="4018418E" w:rsidR="00574C71" w:rsidRDefault="00574C71" w:rsidP="001621AB">
      <w:pPr>
        <w:pStyle w:val="CommentText"/>
      </w:pPr>
      <w:r>
        <w:rPr>
          <w:rStyle w:val="CommentReference"/>
        </w:rPr>
        <w:annotationRef/>
      </w:r>
      <w:r>
        <w:rPr>
          <w:lang w:val="fr-CA"/>
        </w:rPr>
        <w:t>Meaning unclear - to be reformulated by Grafton</w:t>
      </w:r>
    </w:p>
  </w:comment>
  <w:comment w:id="65" w:author="Stephanie Martin" w:date="2023-03-14T12:19:00Z" w:initials="SM">
    <w:p w14:paraId="248FDF02" w14:textId="77777777" w:rsidR="00117D2C" w:rsidRDefault="00117D2C" w:rsidP="009127D3">
      <w:pPr>
        <w:pStyle w:val="CommentText"/>
      </w:pPr>
      <w:r>
        <w:rPr>
          <w:rStyle w:val="CommentReference"/>
        </w:rPr>
        <w:annotationRef/>
      </w:r>
      <w:r>
        <w:rPr>
          <w:lang w:val="fr-CA"/>
        </w:rPr>
        <w:t>A reformuler: l'order est considéré comme complété si le Client ET le candidat acceptent la relation d'emploi conjointement.</w:t>
      </w:r>
    </w:p>
  </w:comment>
  <w:comment w:id="70" w:author="Stephanie Martin" w:date="2023-03-14T12:46:00Z" w:initials="SM">
    <w:p w14:paraId="6FBCE38E" w14:textId="77777777" w:rsidR="003470B1" w:rsidRDefault="007B536F" w:rsidP="00586347">
      <w:pPr>
        <w:pStyle w:val="CommentText"/>
      </w:pPr>
      <w:r>
        <w:rPr>
          <w:rStyle w:val="CommentReference"/>
        </w:rPr>
        <w:annotationRef/>
      </w:r>
      <w:r w:rsidR="003470B1">
        <w:rPr>
          <w:lang w:val="fr-CA"/>
        </w:rPr>
        <w:t>Alex: Grafton devrait toutefois justifier par des éléments probants de L'embauche effective? Non?</w:t>
      </w:r>
    </w:p>
  </w:comment>
  <w:comment w:id="84" w:author="Stephanie Martin" w:date="2023-03-14T12:47:00Z" w:initials="SM">
    <w:p w14:paraId="57750D5A" w14:textId="227906B5" w:rsidR="007B536F" w:rsidRDefault="007B536F" w:rsidP="00E57A8F">
      <w:pPr>
        <w:pStyle w:val="CommentText"/>
      </w:pPr>
      <w:r>
        <w:rPr>
          <w:rStyle w:val="CommentReference"/>
        </w:rPr>
        <w:annotationRef/>
      </w:r>
      <w:r>
        <w:rPr>
          <w:lang w:val="fr-CA"/>
        </w:rPr>
        <w:t>Montant de chaque taux aux a préciser</w:t>
      </w:r>
    </w:p>
  </w:comment>
  <w:comment w:id="88" w:author="Stephanie Martin" w:date="2023-03-14T13:04:00Z" w:initials="SM">
    <w:p w14:paraId="054D0B2A" w14:textId="77777777" w:rsidR="00BB3FAE" w:rsidRDefault="00727ACB" w:rsidP="00900AD4">
      <w:pPr>
        <w:pStyle w:val="CommentText"/>
      </w:pPr>
      <w:r>
        <w:rPr>
          <w:rStyle w:val="CommentReference"/>
        </w:rPr>
        <w:annotationRef/>
      </w:r>
      <w:r w:rsidR="00BB3FAE">
        <w:rPr>
          <w:lang w:val="fr-CA"/>
        </w:rPr>
        <w:t xml:space="preserve">Alex à reformuler avec prise en compte de 1.b. </w:t>
      </w:r>
    </w:p>
  </w:comment>
  <w:comment w:id="98" w:author="Alina Sinitsyna" w:date="2023-02-21T16:00:00Z" w:initials="AS">
    <w:p w14:paraId="7CE981B8" w14:textId="4FC6F15B" w:rsidR="002F41A0" w:rsidRDefault="002F41A0" w:rsidP="002F41A0">
      <w:pPr>
        <w:pStyle w:val="CommentText"/>
      </w:pPr>
      <w:r>
        <w:rPr>
          <w:rStyle w:val="CommentReference"/>
        </w:rPr>
        <w:annotationRef/>
      </w:r>
      <w:r>
        <w:t xml:space="preserve">What </w:t>
      </w:r>
      <w:r>
        <w:rPr>
          <w:lang w:val="en-US"/>
        </w:rPr>
        <w:t>exactly</w:t>
      </w:r>
      <w:r>
        <w:t xml:space="preserve"> </w:t>
      </w:r>
      <w:r>
        <w:rPr>
          <w:lang w:val="en-US"/>
        </w:rPr>
        <w:t>is</w:t>
      </w:r>
      <w:r>
        <w:t xml:space="preserve"> </w:t>
      </w:r>
      <w:r>
        <w:rPr>
          <w:lang w:val="en-US"/>
        </w:rPr>
        <w:t>meant</w:t>
      </w:r>
      <w:r>
        <w:t xml:space="preserve"> </w:t>
      </w:r>
      <w:r>
        <w:rPr>
          <w:lang w:val="en-US"/>
        </w:rPr>
        <w:t>here</w:t>
      </w:r>
      <w:r>
        <w:t xml:space="preserve">? </w:t>
      </w:r>
      <w:r>
        <w:rPr>
          <w:lang w:val="en-US"/>
        </w:rPr>
        <w:t>Is</w:t>
      </w:r>
      <w:r>
        <w:t xml:space="preserve"> </w:t>
      </w:r>
      <w:r>
        <w:rPr>
          <w:lang w:val="en-US"/>
        </w:rPr>
        <w:t>the</w:t>
      </w:r>
      <w:r>
        <w:t xml:space="preserve"> </w:t>
      </w:r>
      <w:r>
        <w:rPr>
          <w:lang w:val="en-US"/>
        </w:rPr>
        <w:t>replacement</w:t>
      </w:r>
      <w:r>
        <w:t xml:space="preserve"> </w:t>
      </w:r>
      <w:r>
        <w:rPr>
          <w:lang w:val="en-US"/>
        </w:rPr>
        <w:t>considered</w:t>
      </w:r>
      <w:r>
        <w:t xml:space="preserve"> </w:t>
      </w:r>
      <w:r>
        <w:rPr>
          <w:lang w:val="en-US"/>
        </w:rPr>
        <w:t>completed</w:t>
      </w:r>
      <w:r>
        <w:t xml:space="preserve"> </w:t>
      </w:r>
      <w:r>
        <w:rPr>
          <w:lang w:val="en-US"/>
        </w:rPr>
        <w:t>if</w:t>
      </w:r>
      <w:r>
        <w:t xml:space="preserve"> 3 </w:t>
      </w:r>
      <w:r>
        <w:rPr>
          <w:lang w:val="en-US"/>
        </w:rPr>
        <w:t>CVs</w:t>
      </w:r>
      <w:r>
        <w:t xml:space="preserve"> </w:t>
      </w:r>
      <w:r>
        <w:rPr>
          <w:lang w:val="en-US"/>
        </w:rPr>
        <w:t>are</w:t>
      </w:r>
      <w:r>
        <w:t xml:space="preserve"> </w:t>
      </w:r>
      <w:r>
        <w:rPr>
          <w:lang w:val="en-US"/>
        </w:rPr>
        <w:t>given</w:t>
      </w:r>
      <w:r>
        <w:t xml:space="preserve">? Who </w:t>
      </w:r>
      <w:r>
        <w:rPr>
          <w:lang w:val="en-US"/>
        </w:rPr>
        <w:t>should</w:t>
      </w:r>
      <w:r>
        <w:t xml:space="preserve"> </w:t>
      </w:r>
      <w:r>
        <w:rPr>
          <w:lang w:val="en-US"/>
        </w:rPr>
        <w:t>decide</w:t>
      </w:r>
      <w:r>
        <w:t xml:space="preserve"> </w:t>
      </w:r>
      <w:r>
        <w:rPr>
          <w:lang w:val="en-US"/>
        </w:rPr>
        <w:t>that</w:t>
      </w:r>
      <w:r>
        <w:t xml:space="preserve"> </w:t>
      </w:r>
      <w:r>
        <w:rPr>
          <w:lang w:val="en-US"/>
        </w:rPr>
        <w:t>these</w:t>
      </w:r>
      <w:r>
        <w:t xml:space="preserve"> </w:t>
      </w:r>
      <w:r>
        <w:rPr>
          <w:lang w:val="en-US"/>
        </w:rPr>
        <w:t>CVs</w:t>
      </w:r>
      <w:r>
        <w:t xml:space="preserve"> </w:t>
      </w:r>
      <w:r>
        <w:rPr>
          <w:lang w:val="en-US"/>
        </w:rPr>
        <w:t>are</w:t>
      </w:r>
      <w:r>
        <w:t xml:space="preserve"> </w:t>
      </w:r>
      <w:r>
        <w:rPr>
          <w:lang w:val="en-US"/>
        </w:rPr>
        <w:t>suitable</w:t>
      </w:r>
      <w:r>
        <w:t xml:space="preserve"> </w:t>
      </w:r>
      <w:r>
        <w:rPr>
          <w:lang w:val="en-US"/>
        </w:rPr>
        <w:t>for</w:t>
      </w:r>
      <w:r>
        <w:t xml:space="preserve"> </w:t>
      </w:r>
      <w:r>
        <w:rPr>
          <w:lang w:val="en-US"/>
        </w:rPr>
        <w:t>the</w:t>
      </w:r>
      <w:r>
        <w:t xml:space="preserve"> </w:t>
      </w:r>
      <w:r>
        <w:rPr>
          <w:lang w:val="en-US"/>
        </w:rPr>
        <w:t>position</w:t>
      </w:r>
      <w:r>
        <w:t xml:space="preserve">? </w:t>
      </w:r>
      <w:r>
        <w:rPr>
          <w:lang w:val="en-US"/>
        </w:rPr>
        <w:t>If</w:t>
      </w:r>
      <w:r>
        <w:t xml:space="preserve"> </w:t>
      </w:r>
      <w:r>
        <w:rPr>
          <w:lang w:val="en-US"/>
        </w:rPr>
        <w:t>these</w:t>
      </w:r>
      <w:r>
        <w:t xml:space="preserve"> 3 </w:t>
      </w:r>
      <w:r>
        <w:rPr>
          <w:lang w:val="en-US"/>
        </w:rPr>
        <w:t>candidates</w:t>
      </w:r>
      <w:r>
        <w:t xml:space="preserve"> </w:t>
      </w:r>
      <w:r>
        <w:rPr>
          <w:lang w:val="en-US"/>
        </w:rPr>
        <w:t>are not</w:t>
      </w:r>
      <w:r>
        <w:t xml:space="preserve"> </w:t>
      </w:r>
      <w:r>
        <w:rPr>
          <w:lang w:val="en-US"/>
        </w:rPr>
        <w:t>passing</w:t>
      </w:r>
      <w:r>
        <w:t xml:space="preserve"> </w:t>
      </w:r>
      <w:r>
        <w:rPr>
          <w:lang w:val="en-US"/>
        </w:rPr>
        <w:t>the</w:t>
      </w:r>
      <w:r>
        <w:t xml:space="preserve"> </w:t>
      </w:r>
      <w:r>
        <w:rPr>
          <w:lang w:val="en-US"/>
        </w:rPr>
        <w:t>interview</w:t>
      </w:r>
      <w:r>
        <w:t xml:space="preserve"> </w:t>
      </w:r>
      <w:r>
        <w:rPr>
          <w:lang w:val="en-US"/>
        </w:rPr>
        <w:t>and</w:t>
      </w:r>
      <w:r>
        <w:t xml:space="preserve"> </w:t>
      </w:r>
      <w:r>
        <w:rPr>
          <w:lang w:val="en-US"/>
        </w:rPr>
        <w:t>we</w:t>
      </w:r>
      <w:r>
        <w:t xml:space="preserve"> </w:t>
      </w:r>
      <w:r>
        <w:rPr>
          <w:lang w:val="en-US"/>
        </w:rPr>
        <w:t>are</w:t>
      </w:r>
      <w:r>
        <w:t xml:space="preserve"> </w:t>
      </w:r>
      <w:r>
        <w:rPr>
          <w:lang w:val="en-US"/>
        </w:rPr>
        <w:t>not</w:t>
      </w:r>
      <w:r>
        <w:t xml:space="preserve"> </w:t>
      </w:r>
      <w:r>
        <w:rPr>
          <w:lang w:val="en-US"/>
        </w:rPr>
        <w:t>ready</w:t>
      </w:r>
      <w:r>
        <w:t xml:space="preserve"> </w:t>
      </w:r>
      <w:r>
        <w:rPr>
          <w:lang w:val="en-US"/>
        </w:rPr>
        <w:t>to</w:t>
      </w:r>
      <w:r>
        <w:t xml:space="preserve"> </w:t>
      </w:r>
      <w:r>
        <w:rPr>
          <w:lang w:val="en-US"/>
        </w:rPr>
        <w:t>make</w:t>
      </w:r>
      <w:r>
        <w:t xml:space="preserve"> </w:t>
      </w:r>
      <w:r>
        <w:rPr>
          <w:lang w:val="en-US"/>
        </w:rPr>
        <w:t>an</w:t>
      </w:r>
      <w:r>
        <w:t xml:space="preserve"> </w:t>
      </w:r>
      <w:r>
        <w:rPr>
          <w:lang w:val="en-US"/>
        </w:rPr>
        <w:t>offer</w:t>
      </w:r>
      <w:r>
        <w:t xml:space="preserve"> </w:t>
      </w:r>
      <w:r>
        <w:rPr>
          <w:lang w:val="en-US"/>
        </w:rPr>
        <w:t>for</w:t>
      </w:r>
      <w:r>
        <w:t xml:space="preserve"> </w:t>
      </w:r>
      <w:r>
        <w:rPr>
          <w:lang w:val="en-US"/>
        </w:rPr>
        <w:t>them</w:t>
      </w:r>
      <w:r>
        <w:t xml:space="preserve">, </w:t>
      </w:r>
      <w:r>
        <w:rPr>
          <w:lang w:val="en-US"/>
        </w:rPr>
        <w:t>will</w:t>
      </w:r>
      <w:r>
        <w:t xml:space="preserve"> </w:t>
      </w:r>
      <w:r>
        <w:rPr>
          <w:lang w:val="en-US"/>
        </w:rPr>
        <w:t>the</w:t>
      </w:r>
      <w:r>
        <w:t xml:space="preserve"> </w:t>
      </w:r>
      <w:r>
        <w:rPr>
          <w:lang w:val="en-US"/>
        </w:rPr>
        <w:t>agency</w:t>
      </w:r>
      <w:r>
        <w:t xml:space="preserve"> </w:t>
      </w:r>
      <w:r>
        <w:rPr>
          <w:lang w:val="en-US"/>
        </w:rPr>
        <w:t>continue</w:t>
      </w:r>
      <w:r>
        <w:t xml:space="preserve"> </w:t>
      </w:r>
      <w:r>
        <w:rPr>
          <w:lang w:val="en-US"/>
        </w:rPr>
        <w:t>to</w:t>
      </w:r>
      <w:r>
        <w:t xml:space="preserve"> </w:t>
      </w:r>
      <w:r>
        <w:rPr>
          <w:lang w:val="en-US"/>
        </w:rPr>
        <w:t>search</w:t>
      </w:r>
      <w:r>
        <w:t xml:space="preserve"> </w:t>
      </w:r>
      <w:r>
        <w:rPr>
          <w:lang w:val="en-US"/>
        </w:rPr>
        <w:t>for</w:t>
      </w:r>
      <w:r>
        <w:t xml:space="preserve"> a </w:t>
      </w:r>
      <w:r>
        <w:rPr>
          <w:lang w:val="en-US"/>
        </w:rPr>
        <w:t>replacement</w:t>
      </w:r>
      <w:r>
        <w:t xml:space="preserve"> </w:t>
      </w:r>
      <w:r>
        <w:rPr>
          <w:lang w:val="en-US"/>
        </w:rPr>
        <w:t>candidate</w:t>
      </w:r>
      <w:r>
        <w:t>?</w:t>
      </w:r>
    </w:p>
  </w:comment>
  <w:comment w:id="109" w:author="Stephanie Martin" w:date="2023-03-14T13:16:00Z" w:initials="SM">
    <w:p w14:paraId="59B5BECA" w14:textId="77777777" w:rsidR="00B602F1" w:rsidRDefault="00B602F1" w:rsidP="009323D0">
      <w:pPr>
        <w:pStyle w:val="CommentText"/>
      </w:pPr>
      <w:r>
        <w:rPr>
          <w:rStyle w:val="CommentReference"/>
        </w:rPr>
        <w:annotationRef/>
      </w:r>
      <w:r>
        <w:rPr>
          <w:lang w:val="fr-CA"/>
        </w:rPr>
        <w:t>DPA CONTROLLER PROCESSOR AZZIZ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F8712D" w15:done="0"/>
  <w15:commentEx w15:paraId="3240B5D3" w15:done="0"/>
  <w15:commentEx w15:paraId="29C4D18E" w15:done="0"/>
  <w15:commentEx w15:paraId="313B3A4B" w15:done="0"/>
  <w15:commentEx w15:paraId="3DE92CB4" w15:done="0"/>
  <w15:commentEx w15:paraId="248FDF02" w15:done="0"/>
  <w15:commentEx w15:paraId="6FBCE38E" w15:done="0"/>
  <w15:commentEx w15:paraId="57750D5A" w15:done="0"/>
  <w15:commentEx w15:paraId="054D0B2A" w15:done="0"/>
  <w15:commentEx w15:paraId="7CE981B8" w15:done="0"/>
  <w15:commentEx w15:paraId="59B5BE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ADE43" w16cex:dateUtc="2023-03-14T15:51:00Z"/>
  <w16cex:commentExtensible w16cex:durableId="27BADE66" w16cex:dateUtc="2023-03-14T15:52:00Z"/>
  <w16cex:commentExtensible w16cex:durableId="27BADECF" w16cex:dateUtc="2023-03-14T15:53:00Z"/>
  <w16cex:commentExtensible w16cex:durableId="27BB12A8" w16cex:dateUtc="2023-03-14T19:35:00Z"/>
  <w16cex:commentExtensible w16cex:durableId="27BADF44" w16cex:dateUtc="2023-03-14T15:55:00Z"/>
  <w16cex:commentExtensible w16cex:durableId="27BAE4ED" w16cex:dateUtc="2023-03-14T16:19:00Z"/>
  <w16cex:commentExtensible w16cex:durableId="27BAEB3E" w16cex:dateUtc="2023-03-14T16:46:00Z"/>
  <w16cex:commentExtensible w16cex:durableId="27BAEB5A" w16cex:dateUtc="2023-03-14T16:47:00Z"/>
  <w16cex:commentExtensible w16cex:durableId="27BAEF4C" w16cex:dateUtc="2023-03-14T17:04:00Z"/>
  <w16cex:commentExtensible w16cex:durableId="279F6924" w16cex:dateUtc="2023-02-21T14:00:00Z"/>
  <w16cex:commentExtensible w16cex:durableId="27BAF224" w16cex:dateUtc="2023-03-14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F8712D" w16cid:durableId="27BADE43"/>
  <w16cid:commentId w16cid:paraId="3240B5D3" w16cid:durableId="27BADE66"/>
  <w16cid:commentId w16cid:paraId="29C4D18E" w16cid:durableId="27BADECF"/>
  <w16cid:commentId w16cid:paraId="313B3A4B" w16cid:durableId="27BB12A8"/>
  <w16cid:commentId w16cid:paraId="3DE92CB4" w16cid:durableId="27BADF44"/>
  <w16cid:commentId w16cid:paraId="248FDF02" w16cid:durableId="27BAE4ED"/>
  <w16cid:commentId w16cid:paraId="6FBCE38E" w16cid:durableId="27BAEB3E"/>
  <w16cid:commentId w16cid:paraId="57750D5A" w16cid:durableId="27BAEB5A"/>
  <w16cid:commentId w16cid:paraId="054D0B2A" w16cid:durableId="27BAEF4C"/>
  <w16cid:commentId w16cid:paraId="7CE981B8" w16cid:durableId="279F6924"/>
  <w16cid:commentId w16cid:paraId="59B5BECA" w16cid:durableId="27BAF2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33FFB" w14:textId="77777777" w:rsidR="000C18F1" w:rsidRDefault="000C18F1" w:rsidP="002F41A0">
      <w:r>
        <w:separator/>
      </w:r>
    </w:p>
  </w:endnote>
  <w:endnote w:type="continuationSeparator" w:id="0">
    <w:p w14:paraId="48C8C723" w14:textId="77777777" w:rsidR="000C18F1" w:rsidRDefault="000C18F1" w:rsidP="002F4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roman"/>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164" w:author="Stephanie Martin" w:date="2023-03-14T13:33:00Z"/>
  <w:sdt>
    <w:sdtPr>
      <w:id w:val="2032914155"/>
      <w:docPartObj>
        <w:docPartGallery w:val="Page Numbers (Bottom of Page)"/>
        <w:docPartUnique/>
      </w:docPartObj>
    </w:sdtPr>
    <w:sdtContent>
      <w:customXmlInsRangeEnd w:id="164"/>
      <w:customXmlInsRangeStart w:id="165" w:author="Stephanie Martin" w:date="2023-03-14T13:33:00Z"/>
      <w:sdt>
        <w:sdtPr>
          <w:id w:val="1728636285"/>
          <w:docPartObj>
            <w:docPartGallery w:val="Page Numbers (Top of Page)"/>
            <w:docPartUnique/>
          </w:docPartObj>
        </w:sdtPr>
        <w:sdtContent>
          <w:customXmlInsRangeEnd w:id="165"/>
          <w:p w14:paraId="758BBBE9" w14:textId="7F280008" w:rsidR="001A7F2A" w:rsidRDefault="001A7F2A">
            <w:pPr>
              <w:pStyle w:val="Footer"/>
              <w:jc w:val="center"/>
              <w:rPr>
                <w:ins w:id="166" w:author="Stephanie Martin" w:date="2023-03-14T13:33:00Z"/>
              </w:rPr>
            </w:pPr>
            <w:ins w:id="167" w:author="Stephanie Martin" w:date="2023-03-14T13:33:00Z">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ins>
          </w:p>
          <w:customXmlInsRangeStart w:id="168" w:author="Stephanie Martin" w:date="2023-03-14T13:33:00Z"/>
        </w:sdtContent>
      </w:sdt>
      <w:customXmlInsRangeEnd w:id="168"/>
      <w:customXmlInsRangeStart w:id="169" w:author="Stephanie Martin" w:date="2023-03-14T13:33:00Z"/>
    </w:sdtContent>
  </w:sdt>
  <w:customXmlInsRangeEnd w:id="169"/>
  <w:p w14:paraId="2DCFDD32" w14:textId="2C23D414" w:rsidR="002F41A0" w:rsidRDefault="002F4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44C73" w14:textId="77777777" w:rsidR="000C18F1" w:rsidRDefault="000C18F1" w:rsidP="002F41A0">
      <w:r>
        <w:separator/>
      </w:r>
    </w:p>
  </w:footnote>
  <w:footnote w:type="continuationSeparator" w:id="0">
    <w:p w14:paraId="49CECD0C" w14:textId="77777777" w:rsidR="000C18F1" w:rsidRDefault="000C18F1" w:rsidP="002F4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F11AB" w14:textId="116F6196" w:rsidR="002F41A0" w:rsidRDefault="002F41A0">
    <w:pPr>
      <w:pStyle w:val="Header"/>
    </w:pPr>
    <w:r>
      <w:rPr>
        <w:noProof/>
        <w:lang w:val="en-US"/>
      </w:rPr>
      <w:drawing>
        <wp:anchor distT="0" distB="0" distL="114300" distR="114300" simplePos="0" relativeHeight="251655168" behindDoc="1" locked="0" layoutInCell="1" allowOverlap="1" wp14:anchorId="77BDDC08" wp14:editId="6129F825">
          <wp:simplePos x="0" y="0"/>
          <wp:positionH relativeFrom="column">
            <wp:posOffset>1762125</wp:posOffset>
          </wp:positionH>
          <wp:positionV relativeFrom="paragraph">
            <wp:posOffset>-181610</wp:posOffset>
          </wp:positionV>
          <wp:extent cx="1681843" cy="544195"/>
          <wp:effectExtent l="0" t="0" r="0" b="1905"/>
          <wp:wrapNone/>
          <wp:docPr id="3" name="obrázek 3" descr="Grafton_logo_ba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fton_logo_bar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1843" cy="544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3DC"/>
    <w:multiLevelType w:val="hybridMultilevel"/>
    <w:tmpl w:val="28525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93500C"/>
    <w:multiLevelType w:val="hybridMultilevel"/>
    <w:tmpl w:val="3D428EFA"/>
    <w:lvl w:ilvl="0" w:tplc="1009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1A880197"/>
    <w:multiLevelType w:val="hybridMultilevel"/>
    <w:tmpl w:val="28525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240629"/>
    <w:multiLevelType w:val="hybridMultilevel"/>
    <w:tmpl w:val="3D428EF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70A5369"/>
    <w:multiLevelType w:val="hybridMultilevel"/>
    <w:tmpl w:val="1C5AFF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9A43F1F"/>
    <w:multiLevelType w:val="hybridMultilevel"/>
    <w:tmpl w:val="B8FAD62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9AF5FDB"/>
    <w:multiLevelType w:val="hybridMultilevel"/>
    <w:tmpl w:val="3AD2D27E"/>
    <w:lvl w:ilvl="0" w:tplc="10090017">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33A74E00"/>
    <w:multiLevelType w:val="hybridMultilevel"/>
    <w:tmpl w:val="C5A01540"/>
    <w:lvl w:ilvl="0" w:tplc="10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E78474D"/>
    <w:multiLevelType w:val="hybridMultilevel"/>
    <w:tmpl w:val="1C5AFF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474845"/>
    <w:multiLevelType w:val="hybridMultilevel"/>
    <w:tmpl w:val="36EA31E0"/>
    <w:lvl w:ilvl="0" w:tplc="10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4C91C62"/>
    <w:multiLevelType w:val="hybridMultilevel"/>
    <w:tmpl w:val="0E285BC4"/>
    <w:lvl w:ilvl="0" w:tplc="10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D8C437D"/>
    <w:multiLevelType w:val="hybridMultilevel"/>
    <w:tmpl w:val="699298D2"/>
    <w:lvl w:ilvl="0" w:tplc="10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1EE5A3F"/>
    <w:multiLevelType w:val="hybridMultilevel"/>
    <w:tmpl w:val="28525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4B4527"/>
    <w:multiLevelType w:val="hybridMultilevel"/>
    <w:tmpl w:val="E35E206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2A250C6"/>
    <w:multiLevelType w:val="hybridMultilevel"/>
    <w:tmpl w:val="F64EBC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DD5E70"/>
    <w:multiLevelType w:val="hybridMultilevel"/>
    <w:tmpl w:val="285253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CA1B3D"/>
    <w:multiLevelType w:val="hybridMultilevel"/>
    <w:tmpl w:val="3BDCCA04"/>
    <w:lvl w:ilvl="0" w:tplc="10090017">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630C09CF"/>
    <w:multiLevelType w:val="hybridMultilevel"/>
    <w:tmpl w:val="36EA31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74241A"/>
    <w:multiLevelType w:val="hybridMultilevel"/>
    <w:tmpl w:val="8E6E7780"/>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D4F4B89"/>
    <w:multiLevelType w:val="hybridMultilevel"/>
    <w:tmpl w:val="2E1A081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F94ADD"/>
    <w:multiLevelType w:val="hybridMultilevel"/>
    <w:tmpl w:val="1C5AFF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9B34A8"/>
    <w:multiLevelType w:val="hybridMultilevel"/>
    <w:tmpl w:val="3AD2D27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2" w15:restartNumberingAfterBreak="0">
    <w:nsid w:val="79515EE4"/>
    <w:multiLevelType w:val="hybridMultilevel"/>
    <w:tmpl w:val="1856E9D8"/>
    <w:lvl w:ilvl="0" w:tplc="10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9C25E00"/>
    <w:multiLevelType w:val="hybridMultilevel"/>
    <w:tmpl w:val="19CAD6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5707238">
    <w:abstractNumId w:val="4"/>
  </w:num>
  <w:num w:numId="2" w16cid:durableId="43912293">
    <w:abstractNumId w:val="23"/>
  </w:num>
  <w:num w:numId="3" w16cid:durableId="820539925">
    <w:abstractNumId w:val="13"/>
  </w:num>
  <w:num w:numId="4" w16cid:durableId="1458528426">
    <w:abstractNumId w:val="1"/>
  </w:num>
  <w:num w:numId="5" w16cid:durableId="1602758479">
    <w:abstractNumId w:val="10"/>
  </w:num>
  <w:num w:numId="6" w16cid:durableId="1257784601">
    <w:abstractNumId w:val="22"/>
  </w:num>
  <w:num w:numId="7" w16cid:durableId="2055420394">
    <w:abstractNumId w:val="3"/>
  </w:num>
  <w:num w:numId="8" w16cid:durableId="1704937123">
    <w:abstractNumId w:val="5"/>
  </w:num>
  <w:num w:numId="9" w16cid:durableId="2138865629">
    <w:abstractNumId w:val="18"/>
  </w:num>
  <w:num w:numId="10" w16cid:durableId="1480225243">
    <w:abstractNumId w:val="6"/>
  </w:num>
  <w:num w:numId="11" w16cid:durableId="356395675">
    <w:abstractNumId w:val="11"/>
  </w:num>
  <w:num w:numId="12" w16cid:durableId="208804900">
    <w:abstractNumId w:val="14"/>
  </w:num>
  <w:num w:numId="13" w16cid:durableId="1006395864">
    <w:abstractNumId w:val="19"/>
  </w:num>
  <w:num w:numId="14" w16cid:durableId="1290626446">
    <w:abstractNumId w:val="20"/>
  </w:num>
  <w:num w:numId="15" w16cid:durableId="1008017634">
    <w:abstractNumId w:val="21"/>
  </w:num>
  <w:num w:numId="16" w16cid:durableId="133915028">
    <w:abstractNumId w:val="8"/>
  </w:num>
  <w:num w:numId="17" w16cid:durableId="93478850">
    <w:abstractNumId w:val="16"/>
  </w:num>
  <w:num w:numId="18" w16cid:durableId="1863124243">
    <w:abstractNumId w:val="7"/>
  </w:num>
  <w:num w:numId="19" w16cid:durableId="659702090">
    <w:abstractNumId w:val="2"/>
  </w:num>
  <w:num w:numId="20" w16cid:durableId="1707487799">
    <w:abstractNumId w:val="9"/>
  </w:num>
  <w:num w:numId="21" w16cid:durableId="1274939478">
    <w:abstractNumId w:val="15"/>
  </w:num>
  <w:num w:numId="22" w16cid:durableId="2130737255">
    <w:abstractNumId w:val="17"/>
  </w:num>
  <w:num w:numId="23" w16cid:durableId="281116215">
    <w:abstractNumId w:val="0"/>
  </w:num>
  <w:num w:numId="24" w16cid:durableId="173985851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anie Martin">
    <w15:presenceInfo w15:providerId="AD" w15:userId="S::stephanie.martin@avanquest.com::e6d16dba-154b-4aa4-a23f-61fd77073285"/>
  </w15:person>
  <w15:person w15:author="Alina Sinitsyna">
    <w15:presenceInfo w15:providerId="AD" w15:userId="S::alina.sinitsyna@avanquest.com::9c0fc82a-d214-4d6c-9567-3f7833c4ad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A0"/>
    <w:rsid w:val="00000DB1"/>
    <w:rsid w:val="00005313"/>
    <w:rsid w:val="00033B77"/>
    <w:rsid w:val="00044D52"/>
    <w:rsid w:val="00075627"/>
    <w:rsid w:val="000A76E4"/>
    <w:rsid w:val="000B28B6"/>
    <w:rsid w:val="000B7E33"/>
    <w:rsid w:val="000C18F1"/>
    <w:rsid w:val="000C7FD4"/>
    <w:rsid w:val="000D4EC0"/>
    <w:rsid w:val="000F0572"/>
    <w:rsid w:val="000F651F"/>
    <w:rsid w:val="0011088A"/>
    <w:rsid w:val="00117D2C"/>
    <w:rsid w:val="00132AA4"/>
    <w:rsid w:val="001453C1"/>
    <w:rsid w:val="00166AD9"/>
    <w:rsid w:val="0018179A"/>
    <w:rsid w:val="001A7F2A"/>
    <w:rsid w:val="001C1AE2"/>
    <w:rsid w:val="001D31D0"/>
    <w:rsid w:val="00211C54"/>
    <w:rsid w:val="00216FD8"/>
    <w:rsid w:val="002275FB"/>
    <w:rsid w:val="00231338"/>
    <w:rsid w:val="00296303"/>
    <w:rsid w:val="002A12BE"/>
    <w:rsid w:val="002A3C4E"/>
    <w:rsid w:val="002B2F8A"/>
    <w:rsid w:val="002C1B97"/>
    <w:rsid w:val="002C2039"/>
    <w:rsid w:val="002E2496"/>
    <w:rsid w:val="002F41A0"/>
    <w:rsid w:val="002F4A35"/>
    <w:rsid w:val="003136A2"/>
    <w:rsid w:val="00325610"/>
    <w:rsid w:val="003464E0"/>
    <w:rsid w:val="003470B1"/>
    <w:rsid w:val="003515C3"/>
    <w:rsid w:val="003653B3"/>
    <w:rsid w:val="003701D1"/>
    <w:rsid w:val="003821F2"/>
    <w:rsid w:val="003B581F"/>
    <w:rsid w:val="004006AF"/>
    <w:rsid w:val="004220D4"/>
    <w:rsid w:val="004259A3"/>
    <w:rsid w:val="0044126E"/>
    <w:rsid w:val="004412C4"/>
    <w:rsid w:val="00452742"/>
    <w:rsid w:val="00462A13"/>
    <w:rsid w:val="00474B30"/>
    <w:rsid w:val="00486348"/>
    <w:rsid w:val="004C67EF"/>
    <w:rsid w:val="004F6282"/>
    <w:rsid w:val="0051109A"/>
    <w:rsid w:val="00550449"/>
    <w:rsid w:val="00557EEE"/>
    <w:rsid w:val="00574C71"/>
    <w:rsid w:val="005779A7"/>
    <w:rsid w:val="0058132E"/>
    <w:rsid w:val="005D24E1"/>
    <w:rsid w:val="005E15E6"/>
    <w:rsid w:val="005F526A"/>
    <w:rsid w:val="00607FCC"/>
    <w:rsid w:val="006143F1"/>
    <w:rsid w:val="00625709"/>
    <w:rsid w:val="00627F34"/>
    <w:rsid w:val="006418DB"/>
    <w:rsid w:val="00691D44"/>
    <w:rsid w:val="0069544A"/>
    <w:rsid w:val="00727ACB"/>
    <w:rsid w:val="00790536"/>
    <w:rsid w:val="00790671"/>
    <w:rsid w:val="0079289D"/>
    <w:rsid w:val="007B536F"/>
    <w:rsid w:val="007C5CB3"/>
    <w:rsid w:val="00800E42"/>
    <w:rsid w:val="0083116F"/>
    <w:rsid w:val="00847EB0"/>
    <w:rsid w:val="00865649"/>
    <w:rsid w:val="00876FED"/>
    <w:rsid w:val="00890B92"/>
    <w:rsid w:val="008E0EBF"/>
    <w:rsid w:val="00900875"/>
    <w:rsid w:val="00926507"/>
    <w:rsid w:val="009278BF"/>
    <w:rsid w:val="00936838"/>
    <w:rsid w:val="00941564"/>
    <w:rsid w:val="0097414E"/>
    <w:rsid w:val="009743C4"/>
    <w:rsid w:val="009C5F1F"/>
    <w:rsid w:val="009D072B"/>
    <w:rsid w:val="00A37209"/>
    <w:rsid w:val="00A72963"/>
    <w:rsid w:val="00AB2E67"/>
    <w:rsid w:val="00AC0B83"/>
    <w:rsid w:val="00AC5669"/>
    <w:rsid w:val="00AF7381"/>
    <w:rsid w:val="00B602F1"/>
    <w:rsid w:val="00B62806"/>
    <w:rsid w:val="00B86B21"/>
    <w:rsid w:val="00BB3FAE"/>
    <w:rsid w:val="00C668EB"/>
    <w:rsid w:val="00CB256C"/>
    <w:rsid w:val="00CD5381"/>
    <w:rsid w:val="00CE17A5"/>
    <w:rsid w:val="00CE4FF9"/>
    <w:rsid w:val="00CF4649"/>
    <w:rsid w:val="00D16991"/>
    <w:rsid w:val="00D31C53"/>
    <w:rsid w:val="00D51BCD"/>
    <w:rsid w:val="00DA3925"/>
    <w:rsid w:val="00DC7CB0"/>
    <w:rsid w:val="00DF587F"/>
    <w:rsid w:val="00E07775"/>
    <w:rsid w:val="00E27025"/>
    <w:rsid w:val="00E505B9"/>
    <w:rsid w:val="00E6074A"/>
    <w:rsid w:val="00E84EF4"/>
    <w:rsid w:val="00E8592F"/>
    <w:rsid w:val="00E9054A"/>
    <w:rsid w:val="00EC50CE"/>
    <w:rsid w:val="00EF6AA8"/>
    <w:rsid w:val="00F022BE"/>
    <w:rsid w:val="00F52DE6"/>
    <w:rsid w:val="00F60609"/>
    <w:rsid w:val="00F85C0F"/>
    <w:rsid w:val="00F8616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AE61"/>
  <w15:chartTrackingRefBased/>
  <w15:docId w15:val="{04C8BE79-E731-449F-B02D-1B1B44A95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1A0"/>
    <w:pPr>
      <w:spacing w:after="0" w:line="240" w:lineRule="auto"/>
    </w:pPr>
    <w:rPr>
      <w:kern w:val="0"/>
      <w:sz w:val="24"/>
      <w:szCs w:val="24"/>
      <w:lang w:val="pl-PL"/>
      <w14:ligatures w14:val="none"/>
    </w:rPr>
  </w:style>
  <w:style w:type="paragraph" w:styleId="Heading4">
    <w:name w:val="heading 4"/>
    <w:basedOn w:val="Normal"/>
    <w:next w:val="Normal"/>
    <w:link w:val="Heading4Char"/>
    <w:uiPriority w:val="9"/>
    <w:semiHidden/>
    <w:unhideWhenUsed/>
    <w:qFormat/>
    <w:rsid w:val="002F41A0"/>
    <w:pPr>
      <w:keepNext/>
      <w:spacing w:before="240" w:after="60" w:line="360" w:lineRule="auto"/>
      <w:jc w:val="both"/>
      <w:outlineLvl w:val="3"/>
    </w:pPr>
    <w:rPr>
      <w:rFonts w:ascii="Calibri" w:eastAsia="Times New Roman" w:hAnsi="Calibri" w:cs="Times New Roman"/>
      <w:b/>
      <w:bCs/>
      <w:sz w:val="28"/>
      <w:szCs w:val="28"/>
      <w:lang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41A0"/>
    <w:pPr>
      <w:tabs>
        <w:tab w:val="center" w:pos="4513"/>
        <w:tab w:val="right" w:pos="9026"/>
      </w:tabs>
    </w:pPr>
  </w:style>
  <w:style w:type="character" w:customStyle="1" w:styleId="HeaderChar">
    <w:name w:val="Header Char"/>
    <w:basedOn w:val="DefaultParagraphFont"/>
    <w:link w:val="Header"/>
    <w:uiPriority w:val="99"/>
    <w:rsid w:val="002F41A0"/>
  </w:style>
  <w:style w:type="paragraph" w:styleId="Footer">
    <w:name w:val="footer"/>
    <w:basedOn w:val="Normal"/>
    <w:link w:val="FooterChar"/>
    <w:uiPriority w:val="99"/>
    <w:unhideWhenUsed/>
    <w:rsid w:val="002F41A0"/>
    <w:pPr>
      <w:tabs>
        <w:tab w:val="center" w:pos="4513"/>
        <w:tab w:val="right" w:pos="9026"/>
      </w:tabs>
    </w:pPr>
  </w:style>
  <w:style w:type="character" w:customStyle="1" w:styleId="FooterChar">
    <w:name w:val="Footer Char"/>
    <w:basedOn w:val="DefaultParagraphFont"/>
    <w:link w:val="Footer"/>
    <w:uiPriority w:val="99"/>
    <w:rsid w:val="002F41A0"/>
  </w:style>
  <w:style w:type="paragraph" w:styleId="Title">
    <w:name w:val="Title"/>
    <w:basedOn w:val="Normal"/>
    <w:link w:val="TitleChar"/>
    <w:qFormat/>
    <w:rsid w:val="002F41A0"/>
    <w:pPr>
      <w:jc w:val="center"/>
    </w:pPr>
    <w:rPr>
      <w:rFonts w:ascii="Times New Roman" w:eastAsia="Times New Roman" w:hAnsi="Times New Roman" w:cs="Times New Roman"/>
      <w:b/>
      <w:sz w:val="28"/>
      <w:szCs w:val="20"/>
      <w:lang w:eastAsia="pl-PL"/>
    </w:rPr>
  </w:style>
  <w:style w:type="character" w:customStyle="1" w:styleId="TitleChar">
    <w:name w:val="Title Char"/>
    <w:basedOn w:val="DefaultParagraphFont"/>
    <w:link w:val="Title"/>
    <w:rsid w:val="002F41A0"/>
    <w:rPr>
      <w:rFonts w:ascii="Times New Roman" w:eastAsia="Times New Roman" w:hAnsi="Times New Roman" w:cs="Times New Roman"/>
      <w:b/>
      <w:kern w:val="0"/>
      <w:sz w:val="28"/>
      <w:szCs w:val="20"/>
      <w:lang w:val="pl-PL" w:eastAsia="pl-PL"/>
      <w14:ligatures w14:val="none"/>
    </w:rPr>
  </w:style>
  <w:style w:type="character" w:customStyle="1" w:styleId="Heading4Char">
    <w:name w:val="Heading 4 Char"/>
    <w:basedOn w:val="DefaultParagraphFont"/>
    <w:link w:val="Heading4"/>
    <w:uiPriority w:val="9"/>
    <w:semiHidden/>
    <w:rsid w:val="002F41A0"/>
    <w:rPr>
      <w:rFonts w:ascii="Calibri" w:eastAsia="Times New Roman" w:hAnsi="Calibri" w:cs="Times New Roman"/>
      <w:b/>
      <w:bCs/>
      <w:kern w:val="0"/>
      <w:sz w:val="28"/>
      <w:szCs w:val="28"/>
      <w:lang w:val="pl-PL" w:eastAsia="pl-PL"/>
      <w14:ligatures w14:val="none"/>
    </w:rPr>
  </w:style>
  <w:style w:type="table" w:styleId="TableGrid">
    <w:name w:val="Table Grid"/>
    <w:basedOn w:val="TableNormal"/>
    <w:uiPriority w:val="39"/>
    <w:rsid w:val="002F41A0"/>
    <w:pPr>
      <w:spacing w:after="0" w:line="240" w:lineRule="auto"/>
    </w:pPr>
    <w:rPr>
      <w:kern w:val="0"/>
      <w:lang w:val="pl-P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F41A0"/>
    <w:rPr>
      <w:sz w:val="16"/>
      <w:szCs w:val="16"/>
    </w:rPr>
  </w:style>
  <w:style w:type="paragraph" w:styleId="CommentText">
    <w:name w:val="annotation text"/>
    <w:basedOn w:val="Normal"/>
    <w:link w:val="CommentTextChar"/>
    <w:uiPriority w:val="99"/>
    <w:unhideWhenUsed/>
    <w:rsid w:val="002F41A0"/>
    <w:rPr>
      <w:sz w:val="20"/>
      <w:szCs w:val="20"/>
    </w:rPr>
  </w:style>
  <w:style w:type="character" w:customStyle="1" w:styleId="CommentTextChar">
    <w:name w:val="Comment Text Char"/>
    <w:basedOn w:val="DefaultParagraphFont"/>
    <w:link w:val="CommentText"/>
    <w:uiPriority w:val="99"/>
    <w:rsid w:val="002F41A0"/>
    <w:rPr>
      <w:kern w:val="0"/>
      <w:sz w:val="20"/>
      <w:szCs w:val="20"/>
      <w:lang w:val="pl-PL"/>
      <w14:ligatures w14:val="none"/>
    </w:rPr>
  </w:style>
  <w:style w:type="paragraph" w:styleId="ListParagraph">
    <w:name w:val="List Paragraph"/>
    <w:basedOn w:val="Normal"/>
    <w:uiPriority w:val="34"/>
    <w:qFormat/>
    <w:rsid w:val="002F41A0"/>
    <w:pPr>
      <w:ind w:left="720"/>
    </w:pPr>
    <w:rPr>
      <w:rFonts w:ascii="Calibri" w:eastAsia="Times New Roman" w:hAnsi="Calibri" w:cs="Times New Roman"/>
      <w:sz w:val="22"/>
      <w:szCs w:val="22"/>
      <w:lang w:eastAsia="pl-PL"/>
    </w:rPr>
  </w:style>
  <w:style w:type="paragraph" w:styleId="Revision">
    <w:name w:val="Revision"/>
    <w:hidden/>
    <w:uiPriority w:val="99"/>
    <w:semiHidden/>
    <w:rsid w:val="00790671"/>
    <w:pPr>
      <w:spacing w:after="0" w:line="240" w:lineRule="auto"/>
    </w:pPr>
    <w:rPr>
      <w:kern w:val="0"/>
      <w:sz w:val="24"/>
      <w:szCs w:val="24"/>
      <w:lang w:val="pl-PL"/>
      <w14:ligatures w14:val="none"/>
    </w:rPr>
  </w:style>
  <w:style w:type="paragraph" w:styleId="CommentSubject">
    <w:name w:val="annotation subject"/>
    <w:basedOn w:val="CommentText"/>
    <w:next w:val="CommentText"/>
    <w:link w:val="CommentSubjectChar"/>
    <w:uiPriority w:val="99"/>
    <w:semiHidden/>
    <w:unhideWhenUsed/>
    <w:rsid w:val="002275FB"/>
    <w:rPr>
      <w:b/>
      <w:bCs/>
    </w:rPr>
  </w:style>
  <w:style w:type="character" w:customStyle="1" w:styleId="CommentSubjectChar">
    <w:name w:val="Comment Subject Char"/>
    <w:basedOn w:val="CommentTextChar"/>
    <w:link w:val="CommentSubject"/>
    <w:uiPriority w:val="99"/>
    <w:semiHidden/>
    <w:rsid w:val="002275FB"/>
    <w:rPr>
      <w:b/>
      <w:bCs/>
      <w:kern w:val="0"/>
      <w:sz w:val="20"/>
      <w:szCs w:val="20"/>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2342</Words>
  <Characters>13356</Characters>
  <Application>Microsoft Office Word</Application>
  <DocSecurity>0</DocSecurity>
  <Lines>111</Lines>
  <Paragraphs>31</Paragraphs>
  <ScaleCrop>false</ScaleCrop>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Martin</dc:creator>
  <cp:keywords/>
  <dc:description/>
  <cp:lastModifiedBy>Azziz MIMOUNI</cp:lastModifiedBy>
  <cp:revision>2</cp:revision>
  <dcterms:created xsi:type="dcterms:W3CDTF">2023-03-16T19:28:00Z</dcterms:created>
  <dcterms:modified xsi:type="dcterms:W3CDTF">2023-03-16T19:28:00Z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490da0044d6fc1bf05c4139f179d8af5597620e969e0fb168fc2bb0cc351b202</vt:lpwstr>
  </property>
</Properties>
</file>