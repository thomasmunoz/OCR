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23AAB" w14:textId="77777777" w:rsidR="008C1F15" w:rsidRPr="009F12F1" w:rsidRDefault="008C1F15" w:rsidP="008C1F15">
      <w:pPr>
        <w:pStyle w:val="Default"/>
        <w:jc w:val="center"/>
        <w:rPr>
          <w:rFonts w:asciiTheme="minorHAnsi" w:hAnsiTheme="minorHAnsi" w:cstheme="minorHAnsi"/>
          <w:b/>
          <w:bCs/>
          <w:sz w:val="22"/>
          <w:szCs w:val="22"/>
        </w:rPr>
      </w:pPr>
      <w:r w:rsidRPr="009F12F1">
        <w:rPr>
          <w:rFonts w:asciiTheme="minorHAnsi" w:hAnsiTheme="minorHAnsi" w:cstheme="minorHAnsi"/>
          <w:b/>
          <w:bCs/>
          <w:sz w:val="22"/>
          <w:szCs w:val="22"/>
        </w:rPr>
        <w:t>DATA PROCESSING AGREEMENT</w:t>
      </w:r>
    </w:p>
    <w:p w14:paraId="48E0A133" w14:textId="77777777" w:rsidR="00D170BC" w:rsidRDefault="00D170BC" w:rsidP="00D170BC">
      <w:pPr>
        <w:contextualSpacing/>
        <w:jc w:val="both"/>
        <w:rPr>
          <w:ins w:id="0" w:author="JQvHcY3EDfqD4M3r" w:date="2021-07-28T13:08:00Z"/>
          <w:rFonts w:cstheme="minorHAnsi"/>
        </w:rPr>
      </w:pPr>
    </w:p>
    <w:p w14:paraId="28818777" w14:textId="6C94EFC0" w:rsidR="008C1F15" w:rsidRPr="00D170BC" w:rsidDel="00D170BC" w:rsidRDefault="00D170BC" w:rsidP="00D170BC">
      <w:pPr>
        <w:contextualSpacing/>
        <w:jc w:val="both"/>
        <w:rPr>
          <w:del w:id="1" w:author="JQvHcY3EDfqD4M3r" w:date="2021-07-28T13:09:00Z"/>
          <w:rFonts w:cstheme="minorHAnsi"/>
          <w:rPrChange w:id="2" w:author="JQvHcY3EDfqD4M3r" w:date="2021-07-28T13:08:00Z">
            <w:rPr>
              <w:del w:id="3" w:author="JQvHcY3EDfqD4M3r" w:date="2021-07-28T13:09:00Z"/>
              <w:rFonts w:cstheme="minorHAnsi"/>
              <w:color w:val="000000"/>
            </w:rPr>
          </w:rPrChange>
        </w:rPr>
        <w:pPrChange w:id="4" w:author="JQvHcY3EDfqD4M3r" w:date="2021-07-28T13:08:00Z">
          <w:pPr>
            <w:contextualSpacing/>
            <w:jc w:val="both"/>
          </w:pPr>
        </w:pPrChange>
      </w:pPr>
      <w:ins w:id="5" w:author="JQvHcY3EDfqD4M3r" w:date="2021-07-28T13:08:00Z">
        <w:r w:rsidRPr="008F62BE">
          <w:rPr>
            <w:rFonts w:cstheme="minorHAnsi"/>
          </w:rPr>
          <w:t>Last updated: June 29</w:t>
        </w:r>
        <w:r w:rsidRPr="00987E97">
          <w:rPr>
            <w:rFonts w:cstheme="minorHAnsi"/>
            <w:vertAlign w:val="superscript"/>
          </w:rPr>
          <w:t>th</w:t>
        </w:r>
        <w:r w:rsidRPr="008F62BE">
          <w:rPr>
            <w:rFonts w:cstheme="minorHAnsi"/>
          </w:rPr>
          <w:t>, 2021</w:t>
        </w:r>
      </w:ins>
    </w:p>
    <w:p w14:paraId="77643021" w14:textId="77777777" w:rsidR="00D170BC" w:rsidRDefault="00D170BC" w:rsidP="00D170BC">
      <w:pPr>
        <w:contextualSpacing/>
        <w:jc w:val="both"/>
        <w:rPr>
          <w:ins w:id="6" w:author="JQvHcY3EDfqD4M3r" w:date="2021-07-28T13:08:00Z"/>
          <w:rFonts w:cstheme="minorHAnsi"/>
        </w:rPr>
        <w:pPrChange w:id="7" w:author="JQvHcY3EDfqD4M3r" w:date="2021-07-28T13:09:00Z">
          <w:pPr>
            <w:contextualSpacing/>
            <w:jc w:val="both"/>
          </w:pPr>
        </w:pPrChange>
      </w:pPr>
    </w:p>
    <w:p w14:paraId="72C8401F" w14:textId="0627B386" w:rsidR="00BF0CBC" w:rsidRPr="00530A07" w:rsidRDefault="00BF0CBC" w:rsidP="00BF0CBC">
      <w:pPr>
        <w:contextualSpacing/>
        <w:jc w:val="both"/>
        <w:rPr>
          <w:ins w:id="8" w:author="JQvHcY3EDfqD4M3r" w:date="2021-07-28T13:09:00Z"/>
          <w:rFonts w:asciiTheme="majorBidi" w:hAnsiTheme="majorBidi" w:cstheme="majorBidi"/>
        </w:rPr>
      </w:pPr>
      <w:bookmarkStart w:id="9" w:name="_Hlk78367777"/>
      <w:ins w:id="10" w:author="JQvHcY3EDfqD4M3r" w:date="2021-07-28T13:09:00Z">
        <w:r w:rsidRPr="00530A07">
          <w:rPr>
            <w:rFonts w:asciiTheme="majorBidi" w:hAnsiTheme="majorBidi" w:cstheme="majorBidi"/>
          </w:rPr>
          <w:t xml:space="preserve">This Data </w:t>
        </w:r>
      </w:ins>
      <w:ins w:id="11" w:author="JQvHcY3EDfqD4M3r" w:date="2021-07-28T13:13:00Z">
        <w:r>
          <w:rPr>
            <w:rFonts w:asciiTheme="majorBidi" w:hAnsiTheme="majorBidi" w:cstheme="majorBidi"/>
          </w:rPr>
          <w:t>Protection</w:t>
        </w:r>
      </w:ins>
      <w:ins w:id="12" w:author="JQvHcY3EDfqD4M3r" w:date="2021-07-28T13:09:00Z">
        <w:r w:rsidRPr="00530A07">
          <w:rPr>
            <w:rFonts w:asciiTheme="majorBidi" w:hAnsiTheme="majorBidi" w:cstheme="majorBidi"/>
          </w:rPr>
          <w:t xml:space="preserve"> Agreement (“</w:t>
        </w:r>
        <w:r w:rsidRPr="00530A07">
          <w:rPr>
            <w:rFonts w:asciiTheme="majorBidi" w:hAnsiTheme="majorBidi" w:cstheme="majorBidi"/>
            <w:b/>
            <w:bCs/>
          </w:rPr>
          <w:t>D</w:t>
        </w:r>
      </w:ins>
      <w:ins w:id="13" w:author="JQvHcY3EDfqD4M3r" w:date="2021-07-28T13:13:00Z">
        <w:r>
          <w:rPr>
            <w:rFonts w:asciiTheme="majorBidi" w:hAnsiTheme="majorBidi" w:cstheme="majorBidi"/>
            <w:b/>
            <w:bCs/>
          </w:rPr>
          <w:t>P</w:t>
        </w:r>
      </w:ins>
      <w:ins w:id="14" w:author="JQvHcY3EDfqD4M3r" w:date="2021-07-28T13:09:00Z">
        <w:r w:rsidRPr="00530A07">
          <w:rPr>
            <w:rFonts w:asciiTheme="majorBidi" w:hAnsiTheme="majorBidi" w:cstheme="majorBidi"/>
            <w:b/>
            <w:bCs/>
          </w:rPr>
          <w:t>A</w:t>
        </w:r>
        <w:r w:rsidRPr="00530A07">
          <w:rPr>
            <w:rFonts w:asciiTheme="majorBidi" w:hAnsiTheme="majorBidi" w:cstheme="majorBidi"/>
          </w:rPr>
          <w:t xml:space="preserve">") is hereby entered by and between </w:t>
        </w:r>
        <w:proofErr w:type="spellStart"/>
        <w:r w:rsidRPr="00530A07">
          <w:rPr>
            <w:rFonts w:asciiTheme="majorBidi" w:hAnsiTheme="majorBidi" w:cstheme="majorBidi"/>
          </w:rPr>
          <w:t>Avanquest</w:t>
        </w:r>
        <w:proofErr w:type="spellEnd"/>
        <w:r w:rsidRPr="00530A07">
          <w:rPr>
            <w:rFonts w:asciiTheme="majorBidi" w:hAnsiTheme="majorBidi" w:cstheme="majorBidi"/>
          </w:rPr>
          <w:t xml:space="preserve"> </w:t>
        </w:r>
        <w:r w:rsidRPr="00530A07">
          <w:rPr>
            <w:rFonts w:asciiTheme="majorBidi" w:hAnsiTheme="majorBidi" w:cstheme="majorBidi"/>
            <w:b/>
            <w:bCs/>
          </w:rPr>
          <w:t xml:space="preserve">S.A.S, </w:t>
        </w:r>
        <w:r w:rsidRPr="00530A07">
          <w:rPr>
            <w:rFonts w:asciiTheme="majorBidi" w:hAnsiTheme="majorBidi" w:cstheme="majorBidi"/>
          </w:rPr>
          <w:t xml:space="preserve">a French company having its offices at </w:t>
        </w:r>
        <w:r w:rsidRPr="00530A07">
          <w:rPr>
            <w:rFonts w:asciiTheme="majorBidi" w:hAnsiTheme="majorBidi" w:cstheme="majorBidi"/>
            <w:color w:val="000000"/>
          </w:rPr>
          <w:t xml:space="preserve">89 Boulevard national, 92250 La </w:t>
        </w:r>
        <w:proofErr w:type="spellStart"/>
        <w:r w:rsidRPr="00530A07">
          <w:rPr>
            <w:rFonts w:asciiTheme="majorBidi" w:hAnsiTheme="majorBidi" w:cstheme="majorBidi"/>
            <w:color w:val="000000"/>
          </w:rPr>
          <w:t>Garenne</w:t>
        </w:r>
        <w:proofErr w:type="spellEnd"/>
        <w:r w:rsidRPr="00530A07">
          <w:rPr>
            <w:rFonts w:asciiTheme="majorBidi" w:hAnsiTheme="majorBidi" w:cstheme="majorBidi"/>
            <w:color w:val="000000"/>
          </w:rPr>
          <w:t>-Colombes, Paris, France</w:t>
        </w:r>
        <w:r w:rsidRPr="00530A07">
          <w:rPr>
            <w:rFonts w:asciiTheme="majorBidi" w:hAnsiTheme="majorBidi" w:cstheme="majorBidi"/>
          </w:rPr>
          <w:t xml:space="preserve"> (“</w:t>
        </w:r>
      </w:ins>
      <w:ins w:id="15" w:author="JQvHcY3EDfqD4M3r" w:date="2021-07-28T13:10:00Z">
        <w:r>
          <w:rPr>
            <w:rFonts w:asciiTheme="majorBidi" w:hAnsiTheme="majorBidi" w:cstheme="majorBidi"/>
            <w:b/>
            <w:bCs/>
          </w:rPr>
          <w:t>Company</w:t>
        </w:r>
      </w:ins>
      <w:ins w:id="16" w:author="JQvHcY3EDfqD4M3r" w:date="2021-07-28T13:09:00Z">
        <w:r w:rsidRPr="00530A07">
          <w:rPr>
            <w:rFonts w:asciiTheme="majorBidi" w:hAnsiTheme="majorBidi" w:cstheme="majorBidi"/>
          </w:rPr>
          <w:t>”), and between [</w:t>
        </w:r>
        <w:r w:rsidRPr="00FD1A39">
          <w:rPr>
            <w:rFonts w:asciiTheme="majorBidi" w:hAnsiTheme="majorBidi" w:cstheme="majorBidi"/>
            <w:i/>
            <w:iCs/>
            <w:highlight w:val="yellow"/>
          </w:rPr>
          <w:t>full legal name of company</w:t>
        </w:r>
        <w:r w:rsidRPr="00530A07">
          <w:rPr>
            <w:rFonts w:asciiTheme="majorBidi" w:hAnsiTheme="majorBidi" w:cstheme="majorBidi"/>
          </w:rPr>
          <w:t>], [</w:t>
        </w:r>
        <w:r w:rsidRPr="00FD1A39">
          <w:rPr>
            <w:rFonts w:asciiTheme="majorBidi" w:hAnsiTheme="majorBidi" w:cstheme="majorBidi"/>
            <w:i/>
            <w:iCs/>
            <w:highlight w:val="yellow"/>
          </w:rPr>
          <w:t>Full address</w:t>
        </w:r>
        <w:r w:rsidRPr="00530A07">
          <w:rPr>
            <w:rFonts w:asciiTheme="majorBidi" w:hAnsiTheme="majorBidi" w:cstheme="majorBidi"/>
          </w:rPr>
          <w:t>], [</w:t>
        </w:r>
        <w:r w:rsidRPr="00FD1A39">
          <w:rPr>
            <w:rFonts w:asciiTheme="majorBidi" w:hAnsiTheme="majorBidi" w:cstheme="majorBidi"/>
            <w:i/>
            <w:iCs/>
            <w:highlight w:val="yellow"/>
          </w:rPr>
          <w:t>city, country</w:t>
        </w:r>
        <w:r w:rsidRPr="00530A07">
          <w:rPr>
            <w:rFonts w:asciiTheme="majorBidi" w:hAnsiTheme="majorBidi" w:cstheme="majorBidi"/>
          </w:rPr>
          <w:t>], [</w:t>
        </w:r>
        <w:r w:rsidRPr="00FD1A39">
          <w:rPr>
            <w:rFonts w:asciiTheme="majorBidi" w:hAnsiTheme="majorBidi" w:cstheme="majorBidi"/>
            <w:i/>
            <w:iCs/>
            <w:highlight w:val="yellow"/>
          </w:rPr>
          <w:t>registration number</w:t>
        </w:r>
        <w:r w:rsidRPr="00530A07">
          <w:rPr>
            <w:rFonts w:asciiTheme="majorBidi" w:hAnsiTheme="majorBidi" w:cstheme="majorBidi"/>
          </w:rPr>
          <w:t>] (“</w:t>
        </w:r>
      </w:ins>
      <w:ins w:id="17" w:author="JQvHcY3EDfqD4M3r" w:date="2021-07-28T13:10:00Z">
        <w:r>
          <w:rPr>
            <w:rFonts w:asciiTheme="majorBidi" w:hAnsiTheme="majorBidi" w:cstheme="majorBidi"/>
            <w:b/>
            <w:bCs/>
          </w:rPr>
          <w:t>Partner</w:t>
        </w:r>
      </w:ins>
      <w:ins w:id="18" w:author="JQvHcY3EDfqD4M3r" w:date="2021-07-28T13:09:00Z">
        <w:r w:rsidRPr="00530A07">
          <w:rPr>
            <w:rFonts w:asciiTheme="majorBidi" w:hAnsiTheme="majorBidi" w:cstheme="majorBidi"/>
          </w:rPr>
          <w:t>”), each a "</w:t>
        </w:r>
        <w:r w:rsidRPr="00530A07">
          <w:rPr>
            <w:rFonts w:asciiTheme="majorBidi" w:hAnsiTheme="majorBidi" w:cstheme="majorBidi"/>
            <w:b/>
            <w:bCs/>
          </w:rPr>
          <w:t>party</w:t>
        </w:r>
        <w:r w:rsidRPr="00530A07">
          <w:rPr>
            <w:rFonts w:asciiTheme="majorBidi" w:hAnsiTheme="majorBidi" w:cstheme="majorBidi"/>
          </w:rPr>
          <w:t>" and collectively, the "</w:t>
        </w:r>
        <w:r w:rsidRPr="00530A07">
          <w:rPr>
            <w:rFonts w:asciiTheme="majorBidi" w:hAnsiTheme="majorBidi" w:cstheme="majorBidi"/>
            <w:b/>
            <w:bCs/>
          </w:rPr>
          <w:t>parties</w:t>
        </w:r>
        <w:r w:rsidRPr="00530A07">
          <w:rPr>
            <w:rFonts w:asciiTheme="majorBidi" w:hAnsiTheme="majorBidi" w:cstheme="majorBidi"/>
          </w:rPr>
          <w:t>". This D</w:t>
        </w:r>
      </w:ins>
      <w:ins w:id="19" w:author="JQvHcY3EDfqD4M3r" w:date="2021-07-28T13:13:00Z">
        <w:r>
          <w:rPr>
            <w:rFonts w:asciiTheme="majorBidi" w:hAnsiTheme="majorBidi" w:cstheme="majorBidi"/>
          </w:rPr>
          <w:t>P</w:t>
        </w:r>
      </w:ins>
      <w:ins w:id="20" w:author="JQvHcY3EDfqD4M3r" w:date="2021-07-28T13:09:00Z">
        <w:r w:rsidRPr="00530A07">
          <w:rPr>
            <w:rFonts w:asciiTheme="majorBidi" w:hAnsiTheme="majorBidi" w:cstheme="majorBidi"/>
          </w:rPr>
          <w:t>A forms an integral part of the binding agreement signed by the parties (“</w:t>
        </w:r>
        <w:r w:rsidRPr="00530A07">
          <w:rPr>
            <w:rFonts w:asciiTheme="majorBidi" w:hAnsiTheme="majorBidi" w:cstheme="majorBidi"/>
            <w:b/>
            <w:bCs/>
          </w:rPr>
          <w:t>Agreement</w:t>
        </w:r>
        <w:r w:rsidRPr="00530A07">
          <w:rPr>
            <w:rFonts w:asciiTheme="majorBidi" w:hAnsiTheme="majorBidi" w:cstheme="majorBidi"/>
          </w:rPr>
          <w:t>”), however prevail any conflict with such Agreement. Capitalized terms not otherwise defined herein shall have the meaning given to them in the Agreement.</w:t>
        </w:r>
      </w:ins>
    </w:p>
    <w:bookmarkEnd w:id="9"/>
    <w:p w14:paraId="1E992F3E" w14:textId="77777777" w:rsidR="00D170BC" w:rsidRDefault="00D170BC" w:rsidP="009D29B1">
      <w:pPr>
        <w:contextualSpacing/>
        <w:jc w:val="both"/>
        <w:rPr>
          <w:ins w:id="21" w:author="JQvHcY3EDfqD4M3r" w:date="2021-07-28T13:08:00Z"/>
          <w:rFonts w:cstheme="minorHAnsi"/>
        </w:rPr>
      </w:pPr>
    </w:p>
    <w:p w14:paraId="58B5BC9A" w14:textId="40E2B3C0" w:rsidR="00BF0CBC" w:rsidRDefault="00BF0CBC" w:rsidP="009D29B1">
      <w:pPr>
        <w:contextualSpacing/>
        <w:jc w:val="both"/>
        <w:rPr>
          <w:ins w:id="22" w:author="JQvHcY3EDfqD4M3r" w:date="2021-07-28T13:11:00Z"/>
          <w:rFonts w:cstheme="minorHAnsi"/>
        </w:rPr>
      </w:pPr>
      <w:ins w:id="23" w:author="JQvHcY3EDfqD4M3r" w:date="2021-07-28T13:11:00Z">
        <w:r>
          <w:rPr>
            <w:rFonts w:cs="Calibri"/>
            <w:b/>
            <w:bCs/>
          </w:rPr>
          <w:t>If the Partner</w:t>
        </w:r>
        <w:r>
          <w:rPr>
            <w:rFonts w:cs="Calibri"/>
            <w:b/>
            <w:bCs/>
          </w:rPr>
          <w:t xml:space="preserve"> is based outside the European Union (EU), accesses or allows the access to data from non-EU countries, or otherwise transfer data to non-EU countries, the parties will attach to this Agreement Standard Contractual Clauses (SCC) in compliance with the latest decision of the European Commission (EC), from June 2021</w:t>
        </w:r>
        <w:r>
          <w:rPr>
            <w:rFonts w:cs="Calibri"/>
            <w:b/>
            <w:bCs/>
          </w:rPr>
          <w:t>.</w:t>
        </w:r>
      </w:ins>
    </w:p>
    <w:p w14:paraId="0C36B5CD" w14:textId="71E0D0C3" w:rsidR="006D4A5C" w:rsidDel="00BF0CBC" w:rsidRDefault="008C1F15" w:rsidP="009D29B1">
      <w:pPr>
        <w:contextualSpacing/>
        <w:jc w:val="both"/>
        <w:rPr>
          <w:del w:id="24" w:author="JQvHcY3EDfqD4M3r" w:date="2021-07-28T13:10:00Z"/>
          <w:rFonts w:cstheme="minorHAnsi"/>
        </w:rPr>
      </w:pPr>
      <w:del w:id="25" w:author="JQvHcY3EDfqD4M3r" w:date="2021-07-28T13:10:00Z">
        <w:r w:rsidRPr="0039685A" w:rsidDel="00BF0CBC">
          <w:rPr>
            <w:rFonts w:cstheme="minorHAnsi"/>
          </w:rPr>
          <w:delText>This Data Processing Agreement (“</w:delText>
        </w:r>
        <w:r w:rsidRPr="0039685A" w:rsidDel="00BF0CBC">
          <w:rPr>
            <w:rFonts w:cstheme="minorHAnsi"/>
            <w:b/>
            <w:bCs/>
          </w:rPr>
          <w:delText>DPA</w:delText>
        </w:r>
        <w:r w:rsidRPr="0039685A" w:rsidDel="00BF0CBC">
          <w:rPr>
            <w:rFonts w:cstheme="minorHAnsi"/>
          </w:rPr>
          <w:delText xml:space="preserve">") </w:delText>
        </w:r>
        <w:r w:rsidR="006D4A5C" w:rsidDel="00BF0CBC">
          <w:rPr>
            <w:rFonts w:cstheme="minorHAnsi"/>
          </w:rPr>
          <w:delText xml:space="preserve">is hereby entered by and between </w:delText>
        </w:r>
        <w:r w:rsidR="00CE69D1" w:rsidDel="00BF0CBC">
          <w:rPr>
            <w:rFonts w:cs="Calibri"/>
            <w:b/>
            <w:bCs/>
          </w:rPr>
          <w:delText>Avanquest</w:delText>
        </w:r>
        <w:r w:rsidR="009D29B1" w:rsidDel="00BF0CBC">
          <w:rPr>
            <w:rFonts w:cs="Calibri"/>
          </w:rPr>
          <w:delText xml:space="preserve"> </w:delText>
        </w:r>
        <w:r w:rsidR="00BC2A57" w:rsidRPr="00BC2A57" w:rsidDel="00BF0CBC">
          <w:rPr>
            <w:rFonts w:cstheme="minorHAnsi"/>
          </w:rPr>
          <w:delText>on behalf of itself and its Affiliates</w:delText>
        </w:r>
        <w:r w:rsidR="00BC2A57" w:rsidDel="00BF0CBC">
          <w:rPr>
            <w:rFonts w:cstheme="minorHAnsi"/>
          </w:rPr>
          <w:delText xml:space="preserve"> (“</w:delText>
        </w:r>
        <w:r w:rsidR="00BC2A57" w:rsidRPr="006D4A5C" w:rsidDel="00BF0CBC">
          <w:rPr>
            <w:rFonts w:cstheme="minorHAnsi"/>
            <w:b/>
            <w:bCs/>
          </w:rPr>
          <w:delText>Company</w:delText>
        </w:r>
        <w:r w:rsidR="00BC2A57" w:rsidDel="00BF0CBC">
          <w:rPr>
            <w:rFonts w:cstheme="minorHAnsi"/>
          </w:rPr>
          <w:delText xml:space="preserve">”) </w:delText>
        </w:r>
        <w:r w:rsidR="00BC2A57" w:rsidRPr="00BC2A57" w:rsidDel="00BF0CBC">
          <w:rPr>
            <w:rFonts w:cstheme="minorHAnsi"/>
          </w:rPr>
          <w:delText xml:space="preserve">and </w:delText>
        </w:r>
        <w:r w:rsidR="00BC2A57" w:rsidDel="00BF0CBC">
          <w:rPr>
            <w:rFonts w:cstheme="minorHAnsi"/>
          </w:rPr>
          <w:delText>the undersigned</w:delText>
        </w:r>
        <w:r w:rsidR="00BC2A57" w:rsidRPr="00BC2A57" w:rsidDel="00BF0CBC">
          <w:rPr>
            <w:rFonts w:cstheme="minorHAnsi"/>
          </w:rPr>
          <w:delText xml:space="preserve"> </w:delText>
        </w:r>
        <w:r w:rsidR="009D29B1" w:rsidDel="00BF0CBC">
          <w:rPr>
            <w:rFonts w:cstheme="minorHAnsi"/>
          </w:rPr>
          <w:delText xml:space="preserve">wholesaler </w:delText>
        </w:r>
        <w:r w:rsidR="00BC2A57" w:rsidRPr="00BC2A57" w:rsidDel="00BF0CBC">
          <w:rPr>
            <w:rFonts w:cstheme="minorHAnsi"/>
          </w:rPr>
          <w:delText>on behalf of itself and its Affiliates (“</w:delText>
        </w:r>
        <w:r w:rsidR="00BC2A57" w:rsidRPr="00BC2A57" w:rsidDel="00BF0CBC">
          <w:rPr>
            <w:rFonts w:cstheme="minorHAnsi"/>
            <w:b/>
            <w:bCs/>
          </w:rPr>
          <w:delText>Vendor</w:delText>
        </w:r>
        <w:r w:rsidR="00BC2A57" w:rsidDel="00BF0CBC">
          <w:rPr>
            <w:rFonts w:cstheme="minorHAnsi"/>
          </w:rPr>
          <w:delText xml:space="preserve">”) </w:delText>
        </w:r>
        <w:r w:rsidR="006D4A5C" w:rsidDel="00BF0CBC">
          <w:rPr>
            <w:rFonts w:cstheme="minorHAnsi"/>
          </w:rPr>
          <w:delText xml:space="preserve">which </w:delText>
        </w:r>
        <w:r w:rsidR="0039685A" w:rsidDel="00BF0CBC">
          <w:rPr>
            <w:rFonts w:cstheme="minorHAnsi"/>
          </w:rPr>
          <w:delText xml:space="preserve">forms an integral part of the binding </w:delText>
        </w:r>
        <w:r w:rsidR="009D29B1" w:rsidDel="00BF0CBC">
          <w:rPr>
            <w:rFonts w:cstheme="minorHAnsi"/>
          </w:rPr>
          <w:delText xml:space="preserve">reseller </w:delText>
        </w:r>
        <w:r w:rsidR="00BC2A57" w:rsidDel="00BF0CBC">
          <w:rPr>
            <w:rFonts w:cstheme="minorHAnsi"/>
          </w:rPr>
          <w:delText>a</w:delText>
        </w:r>
        <w:r w:rsidR="008D3537" w:rsidDel="00BF0CBC">
          <w:rPr>
            <w:rFonts w:cstheme="minorHAnsi"/>
          </w:rPr>
          <w:delText>greement</w:delText>
        </w:r>
        <w:r w:rsidR="0039685A" w:rsidDel="00BF0CBC">
          <w:rPr>
            <w:rFonts w:cstheme="minorHAnsi"/>
          </w:rPr>
          <w:delText xml:space="preserve"> </w:delText>
        </w:r>
        <w:r w:rsidR="00BC2A57" w:rsidDel="00BF0CBC">
          <w:rPr>
            <w:rFonts w:cstheme="minorHAnsi"/>
          </w:rPr>
          <w:delText xml:space="preserve">entered, signed </w:delText>
        </w:r>
        <w:r w:rsidR="009D29B1" w:rsidDel="00BF0CBC">
          <w:rPr>
            <w:rFonts w:cstheme="minorHAnsi"/>
          </w:rPr>
          <w:delText xml:space="preserve">and executed </w:delText>
        </w:r>
        <w:r w:rsidR="00BC2A57" w:rsidDel="00BF0CBC">
          <w:rPr>
            <w:rFonts w:cstheme="minorHAnsi"/>
          </w:rPr>
          <w:delText xml:space="preserve">by Vendor </w:delText>
        </w:r>
        <w:r w:rsidR="008D3537" w:rsidDel="00BF0CBC">
          <w:rPr>
            <w:rFonts w:cstheme="minorHAnsi"/>
          </w:rPr>
          <w:delText>(</w:delText>
        </w:r>
        <w:r w:rsidR="006D4A5C" w:rsidDel="00BF0CBC">
          <w:rPr>
            <w:rFonts w:cstheme="minorHAnsi"/>
          </w:rPr>
          <w:delText>“</w:delText>
        </w:r>
        <w:r w:rsidR="006D4A5C" w:rsidRPr="0039685A" w:rsidDel="00BF0CBC">
          <w:rPr>
            <w:rFonts w:cstheme="minorHAnsi"/>
            <w:b/>
            <w:bCs/>
          </w:rPr>
          <w:delText>Agreement</w:delText>
        </w:r>
        <w:r w:rsidR="006D4A5C" w:rsidDel="00BF0CBC">
          <w:rPr>
            <w:rFonts w:cstheme="minorHAnsi"/>
          </w:rPr>
          <w:delText>”). E</w:delText>
        </w:r>
        <w:r w:rsidR="0039685A" w:rsidRPr="0039685A" w:rsidDel="00BF0CBC">
          <w:rPr>
            <w:rFonts w:cstheme="minorHAnsi"/>
          </w:rPr>
          <w:delText>ach a "</w:delText>
        </w:r>
        <w:r w:rsidR="0039685A" w:rsidRPr="0039685A" w:rsidDel="00BF0CBC">
          <w:rPr>
            <w:rFonts w:cstheme="minorHAnsi"/>
            <w:b/>
            <w:bCs/>
          </w:rPr>
          <w:delText>party</w:delText>
        </w:r>
        <w:r w:rsidR="0039685A" w:rsidRPr="0039685A" w:rsidDel="00BF0CBC">
          <w:rPr>
            <w:rFonts w:cstheme="minorHAnsi"/>
          </w:rPr>
          <w:delText>" and collectively, the "</w:delText>
        </w:r>
        <w:r w:rsidR="0039685A" w:rsidRPr="0039685A" w:rsidDel="00BF0CBC">
          <w:rPr>
            <w:rFonts w:cstheme="minorHAnsi"/>
            <w:b/>
            <w:bCs/>
          </w:rPr>
          <w:delText>parties</w:delText>
        </w:r>
        <w:r w:rsidR="0039685A" w:rsidRPr="0039685A" w:rsidDel="00BF0CBC">
          <w:rPr>
            <w:rFonts w:cstheme="minorHAnsi"/>
          </w:rPr>
          <w:delText xml:space="preserve">".  </w:delText>
        </w:r>
      </w:del>
    </w:p>
    <w:p w14:paraId="3C38D2FC" w14:textId="77777777" w:rsidR="009D29B1" w:rsidRDefault="009D29B1" w:rsidP="009D29B1">
      <w:pPr>
        <w:contextualSpacing/>
        <w:jc w:val="both"/>
        <w:rPr>
          <w:rFonts w:cstheme="minorHAnsi"/>
        </w:rPr>
      </w:pPr>
    </w:p>
    <w:p w14:paraId="48E1830E" w14:textId="2CFE14FF" w:rsidR="00BF0CBC" w:rsidRPr="00987E97" w:rsidRDefault="00BF0CBC" w:rsidP="00BF0CBC">
      <w:pPr>
        <w:spacing w:line="240" w:lineRule="auto"/>
        <w:jc w:val="both"/>
        <w:rPr>
          <w:ins w:id="26" w:author="JQvHcY3EDfqD4M3r" w:date="2021-07-28T13:11:00Z"/>
          <w:rFonts w:cstheme="minorHAnsi"/>
        </w:rPr>
      </w:pPr>
      <w:ins w:id="27" w:author="JQvHcY3EDfqD4M3r" w:date="2021-07-28T13:11:00Z">
        <w:r w:rsidRPr="00987E97">
          <w:rPr>
            <w:rFonts w:cstheme="minorHAnsi"/>
          </w:rPr>
          <w:t xml:space="preserve">WHEREAS, </w:t>
        </w:r>
        <w:r w:rsidRPr="00987E97">
          <w:rPr>
            <w:rFonts w:cstheme="minorHAnsi"/>
          </w:rPr>
          <w:tab/>
        </w:r>
        <w:r>
          <w:rPr>
            <w:rFonts w:cstheme="minorHAnsi"/>
          </w:rPr>
          <w:t>t</w:t>
        </w:r>
        <w:r w:rsidRPr="00987E97">
          <w:rPr>
            <w:rFonts w:cstheme="minorHAnsi"/>
          </w:rPr>
          <w:t>he Company acts as a Data Controller, and</w:t>
        </w:r>
        <w:r>
          <w:rPr>
            <w:rFonts w:cstheme="minorHAnsi"/>
          </w:rPr>
          <w:t xml:space="preserve"> the Partner a</w:t>
        </w:r>
      </w:ins>
      <w:ins w:id="28" w:author="JQvHcY3EDfqD4M3r" w:date="2021-07-28T13:12:00Z">
        <w:r>
          <w:rPr>
            <w:rFonts w:cstheme="minorHAnsi"/>
          </w:rPr>
          <w:t>cts as a Data Controller to the same set (or portion) of Personal Data; and</w:t>
        </w:r>
      </w:ins>
    </w:p>
    <w:p w14:paraId="1A03A9C6" w14:textId="49C2A983" w:rsidR="00BF0CBC" w:rsidRDefault="00BF0CBC" w:rsidP="00BF0CBC">
      <w:pPr>
        <w:spacing w:after="0" w:line="240" w:lineRule="auto"/>
        <w:jc w:val="both"/>
        <w:rPr>
          <w:ins w:id="29" w:author="JQvHcY3EDfqD4M3r" w:date="2021-07-28T13:13:00Z"/>
          <w:rFonts w:cstheme="minorHAnsi"/>
        </w:rPr>
      </w:pPr>
      <w:proofErr w:type="gramStart"/>
      <w:ins w:id="30" w:author="JQvHcY3EDfqD4M3r" w:date="2021-07-28T13:11:00Z">
        <w:r w:rsidRPr="00987E97">
          <w:rPr>
            <w:rFonts w:cstheme="minorHAnsi"/>
          </w:rPr>
          <w:t>WHEREAS,</w:t>
        </w:r>
        <w:proofErr w:type="gramEnd"/>
        <w:r w:rsidRPr="00987E97">
          <w:rPr>
            <w:rFonts w:cstheme="minorHAnsi"/>
          </w:rPr>
          <w:tab/>
        </w:r>
        <w:r>
          <w:rPr>
            <w:rFonts w:cstheme="minorHAnsi"/>
          </w:rPr>
          <w:t>t</w:t>
        </w:r>
        <w:r w:rsidRPr="00987E97">
          <w:rPr>
            <w:rFonts w:cstheme="minorHAnsi"/>
          </w:rPr>
          <w:t xml:space="preserve">he Company </w:t>
        </w:r>
      </w:ins>
      <w:ins w:id="31" w:author="JQvHcY3EDfqD4M3r" w:date="2021-07-28T13:12:00Z">
        <w:r>
          <w:rPr>
            <w:rFonts w:cstheme="minorHAnsi"/>
          </w:rPr>
          <w:t xml:space="preserve">and Partner </w:t>
        </w:r>
      </w:ins>
      <w:ins w:id="32" w:author="JQvHcY3EDfqD4M3r" w:date="2021-07-28T13:11:00Z">
        <w:r w:rsidRPr="00987E97">
          <w:rPr>
            <w:rFonts w:cstheme="minorHAnsi"/>
          </w:rPr>
          <w:t xml:space="preserve">wish to </w:t>
        </w:r>
      </w:ins>
      <w:ins w:id="33" w:author="JQvHcY3EDfqD4M3r" w:date="2021-07-28T13:12:00Z">
        <w:r>
          <w:rPr>
            <w:rFonts w:cstheme="minorHAnsi"/>
          </w:rPr>
          <w:t xml:space="preserve">engage in a business agreement </w:t>
        </w:r>
      </w:ins>
      <w:ins w:id="34" w:author="JQvHcY3EDfqD4M3r" w:date="2021-07-28T13:13:00Z">
        <w:r>
          <w:rPr>
            <w:rFonts w:cstheme="minorHAnsi"/>
          </w:rPr>
          <w:t>that involves the processing of Personal Data by both Parties</w:t>
        </w:r>
      </w:ins>
      <w:ins w:id="35" w:author="JQvHcY3EDfqD4M3r" w:date="2021-07-28T13:11:00Z">
        <w:r w:rsidRPr="00987E97">
          <w:rPr>
            <w:rFonts w:cstheme="minorHAnsi"/>
          </w:rPr>
          <w:t>, and</w:t>
        </w:r>
      </w:ins>
    </w:p>
    <w:p w14:paraId="4BEDE539" w14:textId="77777777" w:rsidR="00BF0CBC" w:rsidRPr="00987E97" w:rsidRDefault="00BF0CBC" w:rsidP="00BF0CBC">
      <w:pPr>
        <w:spacing w:after="0" w:line="240" w:lineRule="auto"/>
        <w:jc w:val="both"/>
        <w:rPr>
          <w:ins w:id="36" w:author="JQvHcY3EDfqD4M3r" w:date="2021-07-28T13:11:00Z"/>
          <w:rFonts w:cstheme="minorHAnsi"/>
        </w:rPr>
        <w:pPrChange w:id="37" w:author="JQvHcY3EDfqD4M3r" w:date="2021-07-28T13:13:00Z">
          <w:pPr>
            <w:spacing w:line="240" w:lineRule="auto"/>
            <w:ind w:left="720" w:firstLine="720"/>
            <w:jc w:val="both"/>
          </w:pPr>
        </w:pPrChange>
      </w:pPr>
    </w:p>
    <w:p w14:paraId="1994D5A4" w14:textId="107D76D0" w:rsidR="00BF0CBC" w:rsidRPr="00987E97" w:rsidRDefault="00BF0CBC" w:rsidP="00BF0CBC">
      <w:pPr>
        <w:spacing w:after="0" w:line="240" w:lineRule="auto"/>
        <w:jc w:val="both"/>
        <w:rPr>
          <w:ins w:id="38" w:author="JQvHcY3EDfqD4M3r" w:date="2021-07-28T13:11:00Z"/>
          <w:rFonts w:cstheme="minorHAnsi"/>
        </w:rPr>
        <w:pPrChange w:id="39" w:author="JQvHcY3EDfqD4M3r" w:date="2021-07-28T13:14:00Z">
          <w:pPr>
            <w:spacing w:after="0" w:line="240" w:lineRule="auto"/>
            <w:ind w:left="1440" w:hanging="1440"/>
            <w:jc w:val="both"/>
          </w:pPr>
        </w:pPrChange>
      </w:pPr>
      <w:proofErr w:type="gramStart"/>
      <w:ins w:id="40" w:author="JQvHcY3EDfqD4M3r" w:date="2021-07-28T13:11:00Z">
        <w:r w:rsidRPr="00987E97">
          <w:rPr>
            <w:rFonts w:cstheme="minorHAnsi"/>
          </w:rPr>
          <w:t>WHEREAS,</w:t>
        </w:r>
        <w:proofErr w:type="gramEnd"/>
        <w:r w:rsidRPr="00987E97">
          <w:rPr>
            <w:rFonts w:cstheme="minorHAnsi"/>
          </w:rPr>
          <w:t xml:space="preserve"> </w:t>
        </w:r>
        <w:r w:rsidRPr="00987E97">
          <w:rPr>
            <w:rFonts w:cstheme="minorHAnsi"/>
          </w:rPr>
          <w:tab/>
        </w:r>
        <w:r>
          <w:rPr>
            <w:rFonts w:cstheme="minorHAnsi"/>
          </w:rPr>
          <w:t>t</w:t>
        </w:r>
        <w:r w:rsidRPr="00987E97">
          <w:rPr>
            <w:rFonts w:cstheme="minorHAnsi"/>
          </w:rPr>
          <w:t xml:space="preserve">he parties seek to implement a data </w:t>
        </w:r>
      </w:ins>
      <w:ins w:id="41" w:author="JQvHcY3EDfqD4M3r" w:date="2021-07-28T13:13:00Z">
        <w:r>
          <w:rPr>
            <w:rFonts w:cstheme="minorHAnsi"/>
          </w:rPr>
          <w:t>protection</w:t>
        </w:r>
      </w:ins>
      <w:ins w:id="42" w:author="JQvHcY3EDfqD4M3r" w:date="2021-07-28T13:11:00Z">
        <w:r w:rsidRPr="00987E97">
          <w:rPr>
            <w:rFonts w:cstheme="minorHAnsi"/>
          </w:rPr>
          <w:t xml:space="preserve"> agreement that complies with the</w:t>
        </w:r>
      </w:ins>
      <w:ins w:id="43" w:author="JQvHcY3EDfqD4M3r" w:date="2021-07-28T13:14:00Z">
        <w:r>
          <w:rPr>
            <w:rFonts w:cstheme="minorHAnsi"/>
          </w:rPr>
          <w:t xml:space="preserve"> </w:t>
        </w:r>
      </w:ins>
      <w:ins w:id="44" w:author="JQvHcY3EDfqD4M3r" w:date="2021-07-28T13:11:00Z">
        <w:r w:rsidRPr="00987E97">
          <w:rPr>
            <w:rFonts w:cstheme="minorHAnsi"/>
          </w:rPr>
          <w:t>requirements of the legal framework in relation to data processing</w:t>
        </w:r>
      </w:ins>
      <w:ins w:id="45" w:author="JQvHcY3EDfqD4M3r" w:date="2021-07-28T13:14:00Z">
        <w:r>
          <w:rPr>
            <w:rFonts w:cstheme="minorHAnsi"/>
          </w:rPr>
          <w:t xml:space="preserve"> in the parties’ applicable jurisdictions, including the EU Data Protection Law (as defined herein)</w:t>
        </w:r>
      </w:ins>
    </w:p>
    <w:p w14:paraId="7DD4BDB4" w14:textId="77777777" w:rsidR="00BF0CBC" w:rsidRPr="00987E97" w:rsidRDefault="00BF0CBC" w:rsidP="00BF0CBC">
      <w:pPr>
        <w:spacing w:after="0" w:line="240" w:lineRule="auto"/>
        <w:jc w:val="both"/>
        <w:rPr>
          <w:ins w:id="46" w:author="JQvHcY3EDfqD4M3r" w:date="2021-07-28T13:11:00Z"/>
          <w:rFonts w:cstheme="minorHAnsi"/>
          <w:color w:val="000000"/>
        </w:rPr>
      </w:pPr>
    </w:p>
    <w:p w14:paraId="657EAD61" w14:textId="77777777" w:rsidR="00BF0CBC" w:rsidRPr="008F62BE" w:rsidRDefault="00BF0CBC" w:rsidP="00BF0CBC">
      <w:pPr>
        <w:contextualSpacing/>
        <w:jc w:val="both"/>
        <w:rPr>
          <w:ins w:id="47" w:author="JQvHcY3EDfqD4M3r" w:date="2021-07-28T13:11:00Z"/>
          <w:rFonts w:cstheme="minorHAnsi"/>
        </w:rPr>
      </w:pPr>
      <w:ins w:id="48" w:author="JQvHcY3EDfqD4M3r" w:date="2021-07-28T13:11:00Z">
        <w:r>
          <w:rPr>
            <w:rFonts w:cstheme="minorHAnsi"/>
          </w:rPr>
          <w:t>Now, t</w:t>
        </w:r>
        <w:r w:rsidRPr="00987E97">
          <w:rPr>
            <w:rFonts w:cstheme="minorHAnsi"/>
          </w:rPr>
          <w:t xml:space="preserve">herefore, the parties hereby agree as follows: </w:t>
        </w:r>
      </w:ins>
    </w:p>
    <w:p w14:paraId="7D5556A1" w14:textId="77777777" w:rsidR="00BF0CBC" w:rsidRDefault="00BF0CBC" w:rsidP="009D29B1">
      <w:pPr>
        <w:spacing w:after="0" w:line="240" w:lineRule="auto"/>
        <w:jc w:val="both"/>
        <w:rPr>
          <w:ins w:id="49" w:author="JQvHcY3EDfqD4M3r" w:date="2021-07-28T13:11:00Z"/>
          <w:rFonts w:cs="Calibri"/>
          <w:color w:val="000000"/>
        </w:rPr>
      </w:pPr>
    </w:p>
    <w:p w14:paraId="0ACBD61B" w14:textId="77777777" w:rsidR="00BF0CBC" w:rsidRDefault="00BF0CBC" w:rsidP="009D29B1">
      <w:pPr>
        <w:spacing w:after="0" w:line="240" w:lineRule="auto"/>
        <w:jc w:val="both"/>
        <w:rPr>
          <w:ins w:id="50" w:author="JQvHcY3EDfqD4M3r" w:date="2021-07-28T13:11:00Z"/>
          <w:rFonts w:cs="Calibri"/>
          <w:color w:val="000000"/>
        </w:rPr>
      </w:pPr>
    </w:p>
    <w:p w14:paraId="68290182" w14:textId="7485B226" w:rsidR="009D29B1" w:rsidRPr="005A47FC" w:rsidDel="00BF0CBC" w:rsidRDefault="009D29B1" w:rsidP="009D29B1">
      <w:pPr>
        <w:spacing w:after="0" w:line="240" w:lineRule="auto"/>
        <w:jc w:val="both"/>
        <w:rPr>
          <w:del w:id="51" w:author="JQvHcY3EDfqD4M3r" w:date="2021-07-28T13:14:00Z"/>
          <w:rFonts w:cs="Calibri"/>
        </w:rPr>
      </w:pPr>
      <w:del w:id="52" w:author="JQvHcY3EDfqD4M3r" w:date="2021-07-28T13:14:00Z">
        <w:r w:rsidRPr="005A47FC" w:rsidDel="00BF0CBC">
          <w:rPr>
            <w:rFonts w:cs="Calibri"/>
            <w:color w:val="000000"/>
          </w:rPr>
          <w:delText xml:space="preserve">This DPA shall effective as </w:delText>
        </w:r>
        <w:r w:rsidRPr="005A47FC" w:rsidDel="00BF0CBC">
          <w:rPr>
            <w:rFonts w:cs="Calibri"/>
          </w:rPr>
          <w:delText>May 25, 2018 (“</w:delText>
        </w:r>
        <w:r w:rsidRPr="005A47FC" w:rsidDel="00BF0CBC">
          <w:rPr>
            <w:rFonts w:cs="Calibri"/>
            <w:b/>
            <w:bCs/>
          </w:rPr>
          <w:delText>Effective Date</w:delText>
        </w:r>
        <w:r w:rsidRPr="005A47FC" w:rsidDel="00BF0CBC">
          <w:rPr>
            <w:rFonts w:cs="Calibri"/>
          </w:rPr>
          <w:delText xml:space="preserve">”) and to the extent that EU Data Protection Law applies to the Processing of Personal Data under the Agreement, including if: </w:delText>
        </w:r>
      </w:del>
    </w:p>
    <w:p w14:paraId="082BBF42" w14:textId="39E89E0E" w:rsidR="009D29B1" w:rsidRPr="005A47FC" w:rsidDel="00BF0CBC" w:rsidRDefault="009D29B1" w:rsidP="009D29B1">
      <w:pPr>
        <w:pStyle w:val="ListParagraph"/>
        <w:numPr>
          <w:ilvl w:val="0"/>
          <w:numId w:val="12"/>
        </w:numPr>
        <w:jc w:val="both"/>
        <w:rPr>
          <w:del w:id="53" w:author="JQvHcY3EDfqD4M3r" w:date="2021-07-28T13:14:00Z"/>
          <w:rFonts w:cs="Calibri"/>
        </w:rPr>
      </w:pPr>
      <w:del w:id="54" w:author="JQvHcY3EDfqD4M3r" w:date="2021-07-28T13:14:00Z">
        <w:r w:rsidRPr="005A47FC" w:rsidDel="00BF0CBC">
          <w:rPr>
            <w:rFonts w:cs="Calibri"/>
          </w:rPr>
          <w:delText>the Processing is in the context of the activities of an establishment of either party in the European Economic Area (“</w:delText>
        </w:r>
        <w:r w:rsidRPr="005A47FC" w:rsidDel="00BF0CBC">
          <w:rPr>
            <w:rFonts w:cs="Calibri"/>
            <w:b/>
            <w:bCs/>
          </w:rPr>
          <w:delText>EEA</w:delText>
        </w:r>
        <w:r w:rsidRPr="005A47FC" w:rsidDel="00BF0CBC">
          <w:rPr>
            <w:rFonts w:cs="Calibri"/>
          </w:rPr>
          <w:delText xml:space="preserve">”); or </w:delText>
        </w:r>
      </w:del>
    </w:p>
    <w:p w14:paraId="1154F117" w14:textId="3F91D9B9" w:rsidR="009D29B1" w:rsidRPr="005A47FC" w:rsidDel="00BF0CBC" w:rsidRDefault="009D29B1" w:rsidP="009D29B1">
      <w:pPr>
        <w:pStyle w:val="ListParagraph"/>
        <w:numPr>
          <w:ilvl w:val="0"/>
          <w:numId w:val="12"/>
        </w:numPr>
        <w:jc w:val="both"/>
        <w:rPr>
          <w:del w:id="55" w:author="JQvHcY3EDfqD4M3r" w:date="2021-07-28T13:14:00Z"/>
          <w:rFonts w:cs="Calibri"/>
        </w:rPr>
      </w:pPr>
      <w:del w:id="56" w:author="JQvHcY3EDfqD4M3r" w:date="2021-07-28T13:14:00Z">
        <w:r w:rsidRPr="005A47FC" w:rsidDel="00BF0CBC">
          <w:rPr>
            <w:rFonts w:cs="Calibri"/>
          </w:rPr>
          <w:delText xml:space="preserve">the Personal Data relates to Data Subjects who are in the EEA and the Processing relates to the offering to them of goods or services or the monitoring of their behavior in the EEA by or on behalf of a party. </w:delText>
        </w:r>
      </w:del>
    </w:p>
    <w:p w14:paraId="02B1B5FB" w14:textId="15375F13" w:rsidR="009D29B1" w:rsidRPr="005A47FC" w:rsidDel="00BF0CBC" w:rsidRDefault="009D29B1" w:rsidP="009D29B1">
      <w:pPr>
        <w:jc w:val="both"/>
        <w:rPr>
          <w:del w:id="57" w:author="JQvHcY3EDfqD4M3r" w:date="2021-07-28T13:14:00Z"/>
          <w:rFonts w:cs="Calibri"/>
        </w:rPr>
      </w:pPr>
      <w:del w:id="58" w:author="JQvHcY3EDfqD4M3r" w:date="2021-07-28T13:14:00Z">
        <w:r w:rsidRPr="005A47FC" w:rsidDel="00BF0CBC">
          <w:rPr>
            <w:rFonts w:cs="Calibri"/>
          </w:rPr>
          <w:delText xml:space="preserve">Notwithstanding the above, this DPA and the obligations hereunder do </w:delText>
        </w:r>
        <w:r w:rsidRPr="005A47FC" w:rsidDel="00BF0CBC">
          <w:rPr>
            <w:rFonts w:cs="Calibri"/>
            <w:b/>
            <w:bCs/>
          </w:rPr>
          <w:delText>not</w:delText>
        </w:r>
        <w:r w:rsidRPr="005A47FC" w:rsidDel="00BF0CBC">
          <w:rPr>
            <w:rFonts w:cs="Calibri"/>
          </w:rPr>
          <w:delText xml:space="preserve"> apply to aggregated reporting or statistics information a party may collect from end users or provide to the other party.</w:delText>
        </w:r>
      </w:del>
    </w:p>
    <w:p w14:paraId="769F219E" w14:textId="4D4FF4D3" w:rsidR="009D29B1" w:rsidRPr="005A47FC" w:rsidDel="00BF0CBC" w:rsidRDefault="009D29B1" w:rsidP="009D29B1">
      <w:pPr>
        <w:spacing w:after="0" w:line="240" w:lineRule="auto"/>
        <w:jc w:val="both"/>
        <w:rPr>
          <w:del w:id="59" w:author="JQvHcY3EDfqD4M3r" w:date="2021-07-28T13:14:00Z"/>
          <w:rFonts w:cs="Calibri"/>
          <w:color w:val="000000"/>
        </w:rPr>
      </w:pPr>
      <w:del w:id="60" w:author="JQvHcY3EDfqD4M3r" w:date="2021-07-28T13:14:00Z">
        <w:r w:rsidRPr="005A47FC" w:rsidDel="00BF0CBC">
          <w:rPr>
            <w:rFonts w:cs="Calibri"/>
            <w:color w:val="000000"/>
          </w:rPr>
          <w:delText xml:space="preserve">This DPA sets forth the parties’ responsibilities and obligations regarding the Processing of Personal Data during the course of the parties’. </w:delText>
        </w:r>
      </w:del>
    </w:p>
    <w:p w14:paraId="51D99686" w14:textId="77777777" w:rsidR="009D29B1" w:rsidRPr="00CF3F21" w:rsidRDefault="009D29B1" w:rsidP="009D29B1">
      <w:pPr>
        <w:spacing w:after="0" w:line="240" w:lineRule="auto"/>
        <w:jc w:val="both"/>
        <w:rPr>
          <w:rFonts w:cs="Calibri"/>
          <w:color w:val="000000"/>
          <w:highlight w:val="yellow"/>
        </w:rPr>
      </w:pPr>
    </w:p>
    <w:p w14:paraId="23706148" w14:textId="77777777" w:rsidR="009D29B1" w:rsidRDefault="009D29B1" w:rsidP="009D29B1">
      <w:pPr>
        <w:contextualSpacing/>
        <w:jc w:val="both"/>
        <w:rPr>
          <w:rFonts w:cs="Calibri"/>
        </w:rPr>
      </w:pPr>
      <w:r w:rsidRPr="005A47FC">
        <w:rPr>
          <w:rFonts w:cs="Calibri"/>
        </w:rPr>
        <w:t>Capitalized terms not otherwise defined herein shall have the meaning given to them in the Agreement.</w:t>
      </w:r>
    </w:p>
    <w:p w14:paraId="2950CF64" w14:textId="77777777" w:rsidR="009D29B1" w:rsidRPr="00CF3F21" w:rsidRDefault="009D29B1" w:rsidP="009D29B1">
      <w:pPr>
        <w:contextualSpacing/>
        <w:jc w:val="both"/>
        <w:rPr>
          <w:rFonts w:cs="Calibri"/>
        </w:rPr>
      </w:pPr>
    </w:p>
    <w:p w14:paraId="73EC5B3C" w14:textId="77777777" w:rsidR="006D4A5C" w:rsidRPr="006D4A5C" w:rsidRDefault="008C1F15" w:rsidP="006D4A5C">
      <w:pPr>
        <w:pStyle w:val="ListParagraph"/>
        <w:numPr>
          <w:ilvl w:val="0"/>
          <w:numId w:val="1"/>
        </w:numPr>
        <w:jc w:val="both"/>
        <w:rPr>
          <w:rFonts w:cstheme="minorHAnsi"/>
        </w:rPr>
      </w:pPr>
      <w:r w:rsidRPr="006D4A5C">
        <w:rPr>
          <w:rFonts w:cstheme="minorHAnsi"/>
          <w:b/>
          <w:bCs/>
        </w:rPr>
        <w:t>DEFINITIONS</w:t>
      </w:r>
    </w:p>
    <w:p w14:paraId="537EECA6" w14:textId="77777777" w:rsidR="00BC2A57" w:rsidRPr="00BC2A57" w:rsidRDefault="00BC2A57" w:rsidP="00BC2A57">
      <w:pPr>
        <w:pStyle w:val="ListParagraph"/>
        <w:numPr>
          <w:ilvl w:val="1"/>
          <w:numId w:val="1"/>
        </w:numPr>
        <w:spacing w:after="120" w:line="240" w:lineRule="auto"/>
        <w:contextualSpacing w:val="0"/>
        <w:jc w:val="both"/>
        <w:rPr>
          <w:rFonts w:cstheme="minorHAnsi"/>
        </w:rPr>
      </w:pPr>
      <w:r w:rsidRPr="00BC2A57">
        <w:rPr>
          <w:rFonts w:cstheme="minorHAnsi"/>
        </w:rPr>
        <w:t>“</w:t>
      </w:r>
      <w:r w:rsidRPr="00BC2A57">
        <w:rPr>
          <w:rFonts w:cstheme="minorHAnsi"/>
          <w:b/>
        </w:rPr>
        <w:t>Affiliate</w:t>
      </w:r>
      <w:r w:rsidRPr="00BC2A57">
        <w:rPr>
          <w:rFonts w:cstheme="minorHAnsi"/>
        </w:rPr>
        <w:t>” means any entity that directly or indirectly controls, is controlled by, or is under common control with the subject entity. “Control” for purposes of this definition means direct or indirect ownership or control of at least 50%;</w:t>
      </w:r>
    </w:p>
    <w:p w14:paraId="4D751265" w14:textId="660EBD30" w:rsidR="006D4A5C" w:rsidRDefault="008C1F15" w:rsidP="00BC2A57">
      <w:pPr>
        <w:pStyle w:val="ListParagraph"/>
        <w:numPr>
          <w:ilvl w:val="1"/>
          <w:numId w:val="1"/>
        </w:numPr>
        <w:jc w:val="both"/>
        <w:rPr>
          <w:rFonts w:cstheme="minorHAnsi"/>
        </w:rPr>
      </w:pPr>
      <w:r w:rsidRPr="006D4A5C">
        <w:rPr>
          <w:rFonts w:cstheme="minorHAnsi"/>
        </w:rPr>
        <w:t>“</w:t>
      </w:r>
      <w:r w:rsidRPr="006D4A5C">
        <w:rPr>
          <w:rFonts w:cstheme="minorHAnsi"/>
          <w:b/>
          <w:bCs/>
        </w:rPr>
        <w:t>Data Protection Law</w:t>
      </w:r>
      <w:r w:rsidRPr="006D4A5C">
        <w:rPr>
          <w:rFonts w:cstheme="minorHAnsi"/>
        </w:rPr>
        <w:t xml:space="preserve">" means any and all applicable privacy and data protection laws and regulations (including, where applicable, EU Data Protection Law) as may be amended or superseded from time to time. </w:t>
      </w:r>
    </w:p>
    <w:p w14:paraId="5E7CB5A0" w14:textId="3DCD4324" w:rsidR="009F6112" w:rsidRDefault="009F6112" w:rsidP="00BC2A57">
      <w:pPr>
        <w:pStyle w:val="ListParagraph"/>
        <w:numPr>
          <w:ilvl w:val="1"/>
          <w:numId w:val="1"/>
        </w:numPr>
        <w:jc w:val="both"/>
        <w:rPr>
          <w:rFonts w:cstheme="minorHAnsi"/>
        </w:rPr>
      </w:pPr>
      <w:r>
        <w:rPr>
          <w:rFonts w:cstheme="minorHAnsi"/>
        </w:rPr>
        <w:t>"</w:t>
      </w:r>
      <w:r w:rsidRPr="009D29B1">
        <w:rPr>
          <w:rFonts w:cstheme="minorHAnsi"/>
          <w:b/>
          <w:bCs/>
        </w:rPr>
        <w:t>Data Exporter</w:t>
      </w:r>
      <w:r>
        <w:rPr>
          <w:rFonts w:cstheme="minorHAnsi"/>
        </w:rPr>
        <w:t>" – either the Company</w:t>
      </w:r>
      <w:ins w:id="61" w:author="JQvHcY3EDfqD4M3r" w:date="2021-07-28T13:15:00Z">
        <w:r w:rsidR="00BF0CBC">
          <w:rPr>
            <w:rFonts w:cstheme="minorHAnsi"/>
          </w:rPr>
          <w:t xml:space="preserve"> or Partner, </w:t>
        </w:r>
      </w:ins>
      <w:del w:id="62" w:author="JQvHcY3EDfqD4M3r" w:date="2021-07-28T13:15:00Z">
        <w:r w:rsidDel="00BF0CBC">
          <w:rPr>
            <w:rFonts w:cstheme="minorHAnsi"/>
          </w:rPr>
          <w:delText xml:space="preserve"> of the Vendor, </w:delText>
        </w:r>
      </w:del>
      <w:r>
        <w:rPr>
          <w:rFonts w:cstheme="minorHAnsi"/>
        </w:rPr>
        <w:t>when each provides Personal data to the other party in accordance with this DPA.</w:t>
      </w:r>
    </w:p>
    <w:p w14:paraId="160FFD30" w14:textId="10385426" w:rsidR="009F6112" w:rsidRDefault="009F6112" w:rsidP="009F6112">
      <w:pPr>
        <w:pStyle w:val="ListParagraph"/>
        <w:numPr>
          <w:ilvl w:val="1"/>
          <w:numId w:val="1"/>
        </w:numPr>
        <w:jc w:val="both"/>
        <w:rPr>
          <w:rFonts w:cstheme="minorHAnsi"/>
        </w:rPr>
      </w:pPr>
      <w:r>
        <w:rPr>
          <w:rFonts w:cstheme="minorHAnsi"/>
        </w:rPr>
        <w:t>"</w:t>
      </w:r>
      <w:r w:rsidRPr="009D29B1">
        <w:rPr>
          <w:rFonts w:cstheme="minorHAnsi"/>
          <w:b/>
          <w:bCs/>
        </w:rPr>
        <w:t>Data Importer</w:t>
      </w:r>
      <w:r>
        <w:rPr>
          <w:rFonts w:cstheme="minorHAnsi"/>
        </w:rPr>
        <w:t xml:space="preserve">" - either the Company </w:t>
      </w:r>
      <w:del w:id="63" w:author="JQvHcY3EDfqD4M3r" w:date="2021-07-28T13:15:00Z">
        <w:r w:rsidDel="00BF0CBC">
          <w:rPr>
            <w:rFonts w:cstheme="minorHAnsi"/>
          </w:rPr>
          <w:delText>of the Vendor</w:delText>
        </w:r>
      </w:del>
      <w:ins w:id="64" w:author="JQvHcY3EDfqD4M3r" w:date="2021-07-28T13:15:00Z">
        <w:r w:rsidR="00BF0CBC">
          <w:rPr>
            <w:rFonts w:cstheme="minorHAnsi"/>
          </w:rPr>
          <w:t xml:space="preserve">or </w:t>
        </w:r>
        <w:proofErr w:type="gramStart"/>
        <w:r w:rsidR="00BF0CBC">
          <w:rPr>
            <w:rFonts w:cstheme="minorHAnsi"/>
          </w:rPr>
          <w:t>Partner</w:t>
        </w:r>
      </w:ins>
      <w:r>
        <w:rPr>
          <w:rFonts w:cstheme="minorHAnsi"/>
        </w:rPr>
        <w:t>, when</w:t>
      </w:r>
      <w:proofErr w:type="gramEnd"/>
      <w:r>
        <w:rPr>
          <w:rFonts w:cstheme="minorHAnsi"/>
        </w:rPr>
        <w:t xml:space="preserve"> each receives Personal data from the other party in accordance with this DPA.</w:t>
      </w:r>
    </w:p>
    <w:p w14:paraId="1F4F8170" w14:textId="77777777" w:rsidR="006D4A5C"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Controller</w:t>
      </w:r>
      <w:r w:rsidRPr="006D4A5C">
        <w:rPr>
          <w:rFonts w:cstheme="minorHAnsi"/>
        </w:rPr>
        <w:t>", "</w:t>
      </w:r>
      <w:r w:rsidRPr="006D4A5C">
        <w:rPr>
          <w:rFonts w:cstheme="minorHAnsi"/>
          <w:b/>
          <w:bCs/>
        </w:rPr>
        <w:t>Processor</w:t>
      </w:r>
      <w:r w:rsidRPr="006D4A5C">
        <w:rPr>
          <w:rFonts w:cstheme="minorHAnsi"/>
        </w:rPr>
        <w:t>", "</w:t>
      </w:r>
      <w:r w:rsidRPr="006D4A5C">
        <w:rPr>
          <w:rFonts w:cstheme="minorHAnsi"/>
          <w:b/>
          <w:bCs/>
        </w:rPr>
        <w:t>Data Subject</w:t>
      </w:r>
      <w:r w:rsidRPr="006D4A5C">
        <w:rPr>
          <w:rFonts w:cstheme="minorHAnsi"/>
        </w:rPr>
        <w:t>", "</w:t>
      </w:r>
      <w:r w:rsidRPr="006D4A5C">
        <w:rPr>
          <w:rFonts w:cstheme="minorHAnsi"/>
          <w:b/>
          <w:bCs/>
        </w:rPr>
        <w:t>Personal Data</w:t>
      </w:r>
      <w:r w:rsidRPr="006D4A5C">
        <w:rPr>
          <w:rFonts w:cstheme="minorHAnsi"/>
        </w:rPr>
        <w:t>", "</w:t>
      </w:r>
      <w:r w:rsidRPr="006D4A5C">
        <w:rPr>
          <w:rFonts w:cstheme="minorHAnsi"/>
          <w:b/>
          <w:bCs/>
        </w:rPr>
        <w:t>Processing</w:t>
      </w:r>
      <w:r w:rsidRPr="006D4A5C">
        <w:rPr>
          <w:rFonts w:cstheme="minorHAnsi"/>
        </w:rPr>
        <w:t>" (and "</w:t>
      </w:r>
      <w:r w:rsidRPr="006D4A5C">
        <w:rPr>
          <w:rFonts w:cstheme="minorHAnsi"/>
          <w:b/>
          <w:bCs/>
        </w:rPr>
        <w:t>Process</w:t>
      </w:r>
      <w:r w:rsidRPr="006D4A5C">
        <w:rPr>
          <w:rFonts w:cstheme="minorHAnsi"/>
        </w:rPr>
        <w:t>"), “</w:t>
      </w:r>
      <w:r w:rsidRPr="006D4A5C">
        <w:rPr>
          <w:rFonts w:cstheme="minorHAnsi"/>
          <w:b/>
          <w:bCs/>
        </w:rPr>
        <w:t>Personal Data Breach</w:t>
      </w:r>
      <w:r w:rsidRPr="006D4A5C">
        <w:rPr>
          <w:rFonts w:cstheme="minorHAnsi"/>
        </w:rPr>
        <w:t>” and "</w:t>
      </w:r>
      <w:r w:rsidRPr="006D4A5C">
        <w:rPr>
          <w:rFonts w:cstheme="minorHAnsi"/>
          <w:b/>
          <w:bCs/>
        </w:rPr>
        <w:t>Special Categories of Personal Data</w:t>
      </w:r>
      <w:r w:rsidRPr="006D4A5C">
        <w:rPr>
          <w:rFonts w:cstheme="minorHAnsi"/>
        </w:rPr>
        <w:t xml:space="preserve">" shall have the meanings given in EU Data Protection Law. </w:t>
      </w:r>
    </w:p>
    <w:p w14:paraId="482569DF" w14:textId="77777777" w:rsidR="006D4A5C"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EU Data Protection Law</w:t>
      </w:r>
      <w:r w:rsidRPr="006D4A5C">
        <w:rPr>
          <w:rFonts w:cstheme="minorHAnsi"/>
        </w:rPr>
        <w:t>" means the (i) EU General Data Protection Regulation (Regulation 2016/679) (“</w:t>
      </w:r>
      <w:r w:rsidRPr="006D4A5C">
        <w:rPr>
          <w:rFonts w:cstheme="minorHAnsi"/>
          <w:b/>
          <w:bCs/>
        </w:rPr>
        <w:t>GDPR</w:t>
      </w:r>
      <w:r w:rsidRPr="006D4A5C">
        <w:rPr>
          <w:rFonts w:cstheme="minorHAnsi"/>
        </w:rPr>
        <w:t>”); (ii) the EU e-Privacy Directive (Directive 2002/58/EC), as amended (</w:t>
      </w:r>
      <w:r w:rsidRPr="006D4A5C">
        <w:rPr>
          <w:rFonts w:cstheme="minorHAnsi"/>
          <w:b/>
          <w:bCs/>
        </w:rPr>
        <w:t>e-Privacy Law</w:t>
      </w:r>
      <w:r w:rsidRPr="006D4A5C">
        <w:rPr>
          <w:rFonts w:cstheme="minorHAnsi"/>
        </w:rPr>
        <w:t>); (iii) any national data protection laws made under, pursuant to, replacing or succeeding (i) and (ii); and (iv) any legislation replacing or updating any of the foregoing.</w:t>
      </w:r>
    </w:p>
    <w:p w14:paraId="75A7CE77" w14:textId="65F4E25F" w:rsidR="008C1F15"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Security Incident</w:t>
      </w:r>
      <w:r w:rsidRPr="006D4A5C">
        <w:rPr>
          <w:rFonts w:cstheme="minorHAnsi"/>
        </w:rPr>
        <w:t xml:space="preserve">" means any accidental or unlawful destruction, loss, alteration, unauthorized disclosure of, or access to, Personal Data of the other party. For the avoidance of doubt, any Personal Data Breach of the other Party’s Personal Data will comprise a Security Incident. </w:t>
      </w:r>
    </w:p>
    <w:p w14:paraId="0279FFC8" w14:textId="77777777" w:rsidR="00F1111C" w:rsidRDefault="008C1F15" w:rsidP="00F1111C">
      <w:pPr>
        <w:pStyle w:val="Default"/>
        <w:numPr>
          <w:ilvl w:val="0"/>
          <w:numId w:val="1"/>
        </w:numPr>
        <w:rPr>
          <w:rFonts w:asciiTheme="minorHAnsi" w:hAnsiTheme="minorHAnsi" w:cstheme="minorHAnsi"/>
          <w:sz w:val="22"/>
          <w:szCs w:val="22"/>
        </w:rPr>
      </w:pPr>
      <w:r w:rsidRPr="009F12F1">
        <w:rPr>
          <w:rFonts w:asciiTheme="minorHAnsi" w:hAnsiTheme="minorHAnsi" w:cstheme="minorHAnsi"/>
          <w:b/>
          <w:bCs/>
          <w:sz w:val="22"/>
          <w:szCs w:val="22"/>
        </w:rPr>
        <w:t xml:space="preserve">RELATIONSHIP OF THE PARTIES </w:t>
      </w:r>
    </w:p>
    <w:p w14:paraId="1D56470F" w14:textId="1C30E6B4" w:rsidR="008C1F15" w:rsidRDefault="008C1F15" w:rsidP="009D29B1">
      <w:pPr>
        <w:pStyle w:val="Default"/>
        <w:ind w:left="720"/>
        <w:jc w:val="both"/>
        <w:rPr>
          <w:rFonts w:asciiTheme="minorHAnsi" w:hAnsiTheme="minorHAnsi" w:cstheme="minorHAnsi"/>
          <w:sz w:val="22"/>
          <w:szCs w:val="22"/>
        </w:rPr>
      </w:pPr>
      <w:r w:rsidRPr="00F1111C">
        <w:rPr>
          <w:rFonts w:asciiTheme="minorHAnsi" w:hAnsiTheme="minorHAnsi" w:cstheme="minorHAnsi"/>
          <w:sz w:val="22"/>
          <w:szCs w:val="22"/>
        </w:rPr>
        <w:t xml:space="preserve">The parties acknowledge that they are each a separate and independent Controller of the Personal Data </w:t>
      </w:r>
      <w:r w:rsidR="00332FB3">
        <w:rPr>
          <w:rFonts w:asciiTheme="minorHAnsi" w:hAnsiTheme="minorHAnsi" w:cstheme="minorHAnsi"/>
          <w:sz w:val="22"/>
          <w:szCs w:val="22"/>
        </w:rPr>
        <w:t>P</w:t>
      </w:r>
      <w:r w:rsidR="00F1111C">
        <w:rPr>
          <w:rFonts w:asciiTheme="minorHAnsi" w:hAnsiTheme="minorHAnsi" w:cstheme="minorHAnsi"/>
          <w:sz w:val="22"/>
          <w:szCs w:val="22"/>
        </w:rPr>
        <w:t>rocessed</w:t>
      </w:r>
      <w:r w:rsidRPr="00F1111C">
        <w:rPr>
          <w:rFonts w:asciiTheme="minorHAnsi" w:hAnsiTheme="minorHAnsi" w:cstheme="minorHAnsi"/>
          <w:sz w:val="22"/>
          <w:szCs w:val="22"/>
        </w:rPr>
        <w:t xml:space="preserve"> under the Agreement for the</w:t>
      </w:r>
      <w:r w:rsidR="00F1111C">
        <w:rPr>
          <w:rFonts w:asciiTheme="minorHAnsi" w:hAnsiTheme="minorHAnsi" w:cstheme="minorHAnsi"/>
          <w:sz w:val="22"/>
          <w:szCs w:val="22"/>
        </w:rPr>
        <w:t xml:space="preserve"> purpose of providing the</w:t>
      </w:r>
      <w:r w:rsidRPr="00F1111C">
        <w:rPr>
          <w:rFonts w:asciiTheme="minorHAnsi" w:hAnsiTheme="minorHAnsi" w:cstheme="minorHAnsi"/>
          <w:sz w:val="22"/>
          <w:szCs w:val="22"/>
        </w:rPr>
        <w:t xml:space="preserve"> applicable </w:t>
      </w:r>
      <w:r w:rsidR="00F1111C">
        <w:rPr>
          <w:rFonts w:asciiTheme="minorHAnsi" w:hAnsiTheme="minorHAnsi" w:cstheme="minorHAnsi"/>
          <w:sz w:val="22"/>
          <w:szCs w:val="22"/>
        </w:rPr>
        <w:t>s</w:t>
      </w:r>
      <w:r w:rsidRPr="00F1111C">
        <w:rPr>
          <w:rFonts w:asciiTheme="minorHAnsi" w:hAnsiTheme="minorHAnsi" w:cstheme="minorHAnsi"/>
          <w:sz w:val="22"/>
          <w:szCs w:val="22"/>
        </w:rPr>
        <w:t>ervices.</w:t>
      </w:r>
      <w:r w:rsidR="00F1111C" w:rsidRPr="00F1111C">
        <w:t xml:space="preserve"> </w:t>
      </w:r>
      <w:r w:rsidR="00F1111C" w:rsidRPr="00F1111C">
        <w:rPr>
          <w:rFonts w:asciiTheme="minorHAnsi" w:hAnsiTheme="minorHAnsi" w:cstheme="minorHAnsi"/>
          <w:sz w:val="22"/>
          <w:szCs w:val="22"/>
        </w:rPr>
        <w:t xml:space="preserve">In no event will the parties </w:t>
      </w:r>
      <w:r w:rsidR="00332FB3">
        <w:rPr>
          <w:rFonts w:asciiTheme="minorHAnsi" w:hAnsiTheme="minorHAnsi" w:cstheme="minorHAnsi"/>
          <w:sz w:val="22"/>
          <w:szCs w:val="22"/>
        </w:rPr>
        <w:t>P</w:t>
      </w:r>
      <w:r w:rsidR="00F1111C" w:rsidRPr="00F1111C">
        <w:rPr>
          <w:rFonts w:asciiTheme="minorHAnsi" w:hAnsiTheme="minorHAnsi" w:cstheme="minorHAnsi"/>
          <w:sz w:val="22"/>
          <w:szCs w:val="22"/>
        </w:rPr>
        <w:t>rocess the Data as joint controllers.</w:t>
      </w:r>
      <w:r w:rsidR="00F1111C">
        <w:rPr>
          <w:rFonts w:asciiTheme="minorHAnsi" w:hAnsiTheme="minorHAnsi" w:cstheme="minorHAnsi"/>
          <w:sz w:val="22"/>
          <w:szCs w:val="22"/>
        </w:rPr>
        <w:t xml:space="preserve"> </w:t>
      </w:r>
      <w:r w:rsidRPr="003A1992">
        <w:rPr>
          <w:rFonts w:asciiTheme="minorHAnsi" w:hAnsiTheme="minorHAnsi" w:cstheme="minorHAnsi"/>
          <w:sz w:val="22"/>
          <w:szCs w:val="22"/>
        </w:rPr>
        <w:t xml:space="preserve">Each </w:t>
      </w:r>
      <w:r>
        <w:rPr>
          <w:rFonts w:asciiTheme="minorHAnsi" w:hAnsiTheme="minorHAnsi" w:cstheme="minorHAnsi"/>
          <w:sz w:val="22"/>
          <w:szCs w:val="22"/>
        </w:rPr>
        <w:t>p</w:t>
      </w:r>
      <w:r w:rsidRPr="003A1992">
        <w:rPr>
          <w:rFonts w:asciiTheme="minorHAnsi" w:hAnsiTheme="minorHAnsi" w:cstheme="minorHAnsi"/>
          <w:sz w:val="22"/>
          <w:szCs w:val="22"/>
        </w:rPr>
        <w:t xml:space="preserve">arty shall be individually and separately responsible for complying with the obligations that apply to it as a Controller under </w:t>
      </w:r>
      <w:r>
        <w:rPr>
          <w:rFonts w:asciiTheme="minorHAnsi" w:hAnsiTheme="minorHAnsi" w:cstheme="minorHAnsi"/>
          <w:sz w:val="22"/>
          <w:szCs w:val="22"/>
        </w:rPr>
        <w:t>a</w:t>
      </w:r>
      <w:r w:rsidRPr="003A1992">
        <w:rPr>
          <w:rFonts w:asciiTheme="minorHAnsi" w:hAnsiTheme="minorHAnsi" w:cstheme="minorHAnsi"/>
          <w:sz w:val="22"/>
          <w:szCs w:val="22"/>
        </w:rPr>
        <w:t xml:space="preserve">pplicable Data Protection Law. </w:t>
      </w:r>
    </w:p>
    <w:p w14:paraId="606346C8" w14:textId="77777777" w:rsidR="00332FB3" w:rsidRDefault="00332FB3" w:rsidP="00F1111C">
      <w:pPr>
        <w:pStyle w:val="Default"/>
        <w:jc w:val="both"/>
        <w:rPr>
          <w:rFonts w:asciiTheme="minorHAnsi" w:hAnsiTheme="minorHAnsi" w:cstheme="minorHAnsi"/>
          <w:sz w:val="22"/>
          <w:szCs w:val="22"/>
        </w:rPr>
      </w:pPr>
    </w:p>
    <w:p w14:paraId="5B9F46E6" w14:textId="77777777" w:rsidR="00CE2BC1" w:rsidRDefault="00F1111C" w:rsidP="00CE2BC1">
      <w:pPr>
        <w:pStyle w:val="Default"/>
        <w:numPr>
          <w:ilvl w:val="0"/>
          <w:numId w:val="1"/>
        </w:numPr>
        <w:rPr>
          <w:rFonts w:asciiTheme="minorHAnsi" w:hAnsiTheme="minorHAnsi" w:cstheme="minorHAnsi"/>
          <w:b/>
          <w:bCs/>
          <w:sz w:val="22"/>
          <w:szCs w:val="22"/>
        </w:rPr>
      </w:pPr>
      <w:r w:rsidRPr="00CE2BC1">
        <w:rPr>
          <w:rFonts w:asciiTheme="minorHAnsi" w:hAnsiTheme="minorHAnsi" w:cstheme="minorHAnsi"/>
          <w:b/>
          <w:bCs/>
          <w:sz w:val="22"/>
          <w:szCs w:val="22"/>
        </w:rPr>
        <w:t xml:space="preserve">PROCESSING OF PERSONAL DATA AND COMPLIANCE WITH DATA PROTECTION LAW </w:t>
      </w:r>
    </w:p>
    <w:p w14:paraId="086FDECB" w14:textId="5C974F92" w:rsidR="00CE2BC1" w:rsidRPr="00CE2BC1" w:rsidRDefault="00CE2BC1" w:rsidP="00FD7118">
      <w:pPr>
        <w:pStyle w:val="Default"/>
        <w:numPr>
          <w:ilvl w:val="1"/>
          <w:numId w:val="1"/>
        </w:numPr>
        <w:jc w:val="both"/>
        <w:rPr>
          <w:rFonts w:asciiTheme="minorHAnsi" w:hAnsiTheme="minorHAnsi" w:cstheme="minorHAnsi"/>
          <w:b/>
          <w:bCs/>
          <w:sz w:val="22"/>
          <w:szCs w:val="22"/>
        </w:rPr>
      </w:pPr>
      <w:r w:rsidRPr="00CE2BC1">
        <w:rPr>
          <w:rFonts w:cstheme="minorHAnsi"/>
          <w:sz w:val="22"/>
          <w:szCs w:val="22"/>
        </w:rPr>
        <w:t xml:space="preserve">Each party shall </w:t>
      </w:r>
      <w:r>
        <w:rPr>
          <w:rFonts w:cstheme="minorHAnsi"/>
          <w:sz w:val="22"/>
          <w:szCs w:val="22"/>
        </w:rPr>
        <w:t>Process</w:t>
      </w:r>
      <w:r w:rsidRPr="00CE2BC1">
        <w:rPr>
          <w:rFonts w:cstheme="minorHAnsi"/>
          <w:sz w:val="22"/>
          <w:szCs w:val="22"/>
        </w:rPr>
        <w:t xml:space="preserve"> Personal Data in compliance with applicable Data Protection Law, industry standards and its obligations herein. </w:t>
      </w:r>
    </w:p>
    <w:p w14:paraId="3879B45D" w14:textId="77777777" w:rsidR="00CE2BC1" w:rsidRDefault="00CE2BC1" w:rsidP="00CE2BC1">
      <w:pPr>
        <w:pStyle w:val="Default"/>
        <w:numPr>
          <w:ilvl w:val="1"/>
          <w:numId w:val="1"/>
        </w:numPr>
        <w:jc w:val="both"/>
        <w:rPr>
          <w:rFonts w:cstheme="minorHAnsi"/>
          <w:sz w:val="22"/>
          <w:szCs w:val="22"/>
        </w:rPr>
      </w:pPr>
      <w:r w:rsidRPr="00CE2BC1">
        <w:rPr>
          <w:rFonts w:cstheme="minorHAnsi"/>
          <w:sz w:val="22"/>
          <w:szCs w:val="22"/>
        </w:rPr>
        <w:t>Special Categories of data shall not be Processed or shared in connection with the performance of each party’s obligations under the Agreement.</w:t>
      </w:r>
    </w:p>
    <w:p w14:paraId="30092589" w14:textId="77777777" w:rsidR="00CE2BC1" w:rsidRDefault="00CE2BC1" w:rsidP="00CE2BC1">
      <w:pPr>
        <w:pStyle w:val="Default"/>
        <w:numPr>
          <w:ilvl w:val="1"/>
          <w:numId w:val="1"/>
        </w:numPr>
        <w:jc w:val="both"/>
        <w:rPr>
          <w:rFonts w:cstheme="minorHAnsi"/>
          <w:sz w:val="22"/>
          <w:szCs w:val="22"/>
        </w:rPr>
      </w:pPr>
      <w:r w:rsidRPr="00CE2BC1">
        <w:rPr>
          <w:rFonts w:cstheme="minorHAnsi"/>
          <w:sz w:val="22"/>
          <w:szCs w:val="22"/>
        </w:rPr>
        <w:t>Unless otherwise agreed to in writing by the parties, a party shall not share any Personal Data with the other party that contains Personal Data relating to children under 16 years old.</w:t>
      </w:r>
    </w:p>
    <w:p w14:paraId="7863D34E" w14:textId="0242BD9F" w:rsidR="00CE2DA6" w:rsidRPr="00FD7118" w:rsidRDefault="008C1F15" w:rsidP="00CE2DA6">
      <w:pPr>
        <w:pStyle w:val="Default"/>
        <w:numPr>
          <w:ilvl w:val="1"/>
          <w:numId w:val="1"/>
        </w:numPr>
        <w:jc w:val="both"/>
        <w:rPr>
          <w:rFonts w:cstheme="minorHAnsi"/>
          <w:sz w:val="22"/>
          <w:szCs w:val="22"/>
        </w:rPr>
      </w:pPr>
      <w:r w:rsidRPr="00FD7118">
        <w:rPr>
          <w:rFonts w:asciiTheme="minorHAnsi" w:hAnsiTheme="minorHAnsi" w:cstheme="minorHAnsi"/>
          <w:sz w:val="22"/>
          <w:szCs w:val="22"/>
        </w:rPr>
        <w:t>Each Party shall maintain a publicly-accessible privacy policy that is available via a prominent link that satisfies transparency disclosure requirements of Data Protection Law</w:t>
      </w:r>
      <w:r w:rsidR="00CE2BC1" w:rsidRPr="00FD7118">
        <w:rPr>
          <w:rFonts w:asciiTheme="minorHAnsi" w:hAnsiTheme="minorHAnsi" w:cstheme="minorHAnsi"/>
          <w:sz w:val="22"/>
          <w:szCs w:val="22"/>
        </w:rPr>
        <w:t xml:space="preserve">, specifically in compliance with </w:t>
      </w:r>
      <w:r w:rsidR="00CE2BC1" w:rsidRPr="00FD7118">
        <w:rPr>
          <w:rFonts w:asciiTheme="minorHAnsi" w:hAnsiTheme="minorHAnsi" w:cstheme="minorHAnsi"/>
          <w:b/>
          <w:bCs/>
          <w:sz w:val="22"/>
          <w:szCs w:val="22"/>
        </w:rPr>
        <w:t>Article 13</w:t>
      </w:r>
      <w:r w:rsidR="00CE2BC1" w:rsidRPr="00FD7118">
        <w:rPr>
          <w:rFonts w:asciiTheme="minorHAnsi" w:hAnsiTheme="minorHAnsi" w:cstheme="minorHAnsi"/>
          <w:sz w:val="22"/>
          <w:szCs w:val="22"/>
        </w:rPr>
        <w:t xml:space="preserve"> and </w:t>
      </w:r>
      <w:r w:rsidR="00CE2BC1" w:rsidRPr="00FD7118">
        <w:rPr>
          <w:rFonts w:asciiTheme="minorHAnsi" w:hAnsiTheme="minorHAnsi" w:cstheme="minorHAnsi"/>
          <w:b/>
          <w:bCs/>
          <w:sz w:val="22"/>
          <w:szCs w:val="22"/>
        </w:rPr>
        <w:t>Article 14</w:t>
      </w:r>
      <w:r w:rsidR="00CE2BC1" w:rsidRPr="00FD7118">
        <w:rPr>
          <w:rFonts w:asciiTheme="minorHAnsi" w:hAnsiTheme="minorHAnsi" w:cstheme="minorHAnsi"/>
          <w:sz w:val="22"/>
          <w:szCs w:val="22"/>
        </w:rPr>
        <w:t xml:space="preserve"> of the GDPR</w:t>
      </w:r>
      <w:r w:rsidRPr="00FD7118">
        <w:rPr>
          <w:rFonts w:asciiTheme="minorHAnsi" w:hAnsiTheme="minorHAnsi" w:cstheme="minorHAnsi"/>
          <w:sz w:val="22"/>
          <w:szCs w:val="22"/>
        </w:rPr>
        <w:t>.</w:t>
      </w:r>
      <w:r w:rsidR="00CE2BC1" w:rsidRPr="00FD7118">
        <w:rPr>
          <w:rFonts w:cstheme="minorHAnsi"/>
          <w:sz w:val="22"/>
          <w:szCs w:val="22"/>
        </w:rPr>
        <w:t xml:space="preserve"> </w:t>
      </w:r>
    </w:p>
    <w:p w14:paraId="28AE49D4" w14:textId="77777777" w:rsidR="00CE2DA6" w:rsidRPr="00CE2DA6" w:rsidRDefault="00CE2DA6" w:rsidP="00CE2DA6">
      <w:pPr>
        <w:pStyle w:val="Default"/>
        <w:ind w:left="1152"/>
        <w:jc w:val="both"/>
        <w:rPr>
          <w:rFonts w:cstheme="minorHAnsi"/>
          <w:sz w:val="22"/>
          <w:szCs w:val="22"/>
        </w:rPr>
      </w:pPr>
    </w:p>
    <w:p w14:paraId="41531279" w14:textId="77777777" w:rsidR="00A1595D" w:rsidRDefault="00CE2DA6" w:rsidP="00A1595D">
      <w:pPr>
        <w:pStyle w:val="Default"/>
        <w:numPr>
          <w:ilvl w:val="0"/>
          <w:numId w:val="1"/>
        </w:numPr>
        <w:jc w:val="both"/>
        <w:rPr>
          <w:rFonts w:cstheme="minorHAnsi"/>
          <w:b/>
          <w:bCs/>
          <w:sz w:val="22"/>
          <w:szCs w:val="22"/>
        </w:rPr>
      </w:pPr>
      <w:r w:rsidRPr="00CE2DA6">
        <w:rPr>
          <w:rFonts w:cstheme="minorHAnsi"/>
          <w:b/>
          <w:bCs/>
          <w:sz w:val="22"/>
          <w:szCs w:val="22"/>
        </w:rPr>
        <w:t>RIGHTS OF DATA SUBJECT AND PARTIES COOPERATION OBLIGATIONS</w:t>
      </w:r>
    </w:p>
    <w:p w14:paraId="2AF8783C" w14:textId="16ABAC00" w:rsidR="00CE2DA6" w:rsidRPr="009D29B1" w:rsidRDefault="009D29B1" w:rsidP="009D29B1">
      <w:pPr>
        <w:pStyle w:val="Default"/>
        <w:ind w:left="720"/>
        <w:jc w:val="both"/>
        <w:rPr>
          <w:rFonts w:cstheme="minorHAnsi"/>
          <w:b/>
          <w:bCs/>
          <w:sz w:val="22"/>
          <w:szCs w:val="22"/>
        </w:rPr>
      </w:pPr>
      <w:r w:rsidRPr="009D29B1">
        <w:rPr>
          <w:rFonts w:eastAsia="Times New Roman"/>
          <w:sz w:val="22"/>
          <w:szCs w:val="22"/>
        </w:rPr>
        <w:lastRenderedPageBreak/>
        <w:t xml:space="preserve">In the event consent is required under Data Protection Law, the </w:t>
      </w:r>
      <w:del w:id="65" w:author="JQvHcY3EDfqD4M3r" w:date="2021-07-28T13:17:00Z">
        <w:r w:rsidRPr="009D29B1" w:rsidDel="00BF0CBC">
          <w:rPr>
            <w:sz w:val="22"/>
            <w:szCs w:val="22"/>
          </w:rPr>
          <w:delText>Vendor</w:delText>
        </w:r>
      </w:del>
      <w:ins w:id="66" w:author="JQvHcY3EDfqD4M3r" w:date="2021-07-28T13:17:00Z">
        <w:r w:rsidR="00BF0CBC">
          <w:rPr>
            <w:sz w:val="22"/>
            <w:szCs w:val="22"/>
          </w:rPr>
          <w:t>Partner</w:t>
        </w:r>
      </w:ins>
      <w:r w:rsidRPr="009D29B1">
        <w:rPr>
          <w:sz w:val="22"/>
          <w:szCs w:val="22"/>
        </w:rPr>
        <w:t xml:space="preserve"> </w:t>
      </w:r>
      <w:r w:rsidRPr="009D29B1">
        <w:rPr>
          <w:rFonts w:eastAsia="Times New Roman"/>
          <w:sz w:val="22"/>
          <w:szCs w:val="22"/>
        </w:rPr>
        <w:t xml:space="preserve">shall: </w:t>
      </w:r>
      <w:r w:rsidRPr="009D29B1">
        <w:rPr>
          <w:rFonts w:eastAsia="Times New Roman"/>
          <w:b/>
          <w:bCs/>
          <w:sz w:val="22"/>
          <w:szCs w:val="22"/>
        </w:rPr>
        <w:t>(i)</w:t>
      </w:r>
      <w:r w:rsidRPr="009D29B1">
        <w:rPr>
          <w:rFonts w:eastAsia="Times New Roman"/>
          <w:sz w:val="22"/>
          <w:szCs w:val="22"/>
        </w:rPr>
        <w:t xml:space="preserve"> ensure that it obtains consent from Data Subjects and displays all necessary and applicable notices in accordance with the Data Protection Law as well as enable lawful transfer of the Personal Data to the Company; </w:t>
      </w:r>
      <w:bookmarkStart w:id="67" w:name="_Hlk510615225"/>
      <w:r w:rsidRPr="009D29B1">
        <w:rPr>
          <w:rFonts w:eastAsia="Times New Roman"/>
          <w:b/>
          <w:bCs/>
          <w:sz w:val="22"/>
          <w:szCs w:val="22"/>
        </w:rPr>
        <w:t>(ii)</w:t>
      </w:r>
      <w:r w:rsidRPr="009D29B1">
        <w:rPr>
          <w:rFonts w:eastAsia="Times New Roman"/>
          <w:sz w:val="22"/>
          <w:szCs w:val="22"/>
        </w:rPr>
        <w:t xml:space="preserve"> maintain</w:t>
      </w:r>
      <w:bookmarkEnd w:id="67"/>
      <w:r w:rsidRPr="009D29B1">
        <w:rPr>
          <w:rFonts w:eastAsia="Times New Roman"/>
          <w:sz w:val="22"/>
          <w:szCs w:val="22"/>
        </w:rPr>
        <w:t xml:space="preserve"> a record of all consents obtained from Data Subject, including the time and data on which consent was obtained, the information presented to Data Subject; and </w:t>
      </w:r>
      <w:r w:rsidRPr="009D29B1">
        <w:rPr>
          <w:rFonts w:eastAsia="Times New Roman"/>
          <w:b/>
          <w:bCs/>
          <w:sz w:val="22"/>
          <w:szCs w:val="22"/>
        </w:rPr>
        <w:t>(iii)</w:t>
      </w:r>
      <w:r w:rsidRPr="009D29B1">
        <w:rPr>
          <w:rFonts w:eastAsia="Times New Roman"/>
          <w:sz w:val="22"/>
          <w:szCs w:val="22"/>
        </w:rPr>
        <w:t xml:space="preserve"> record of the withdrawals of consent by Data Subject. The </w:t>
      </w:r>
      <w:del w:id="68" w:author="JQvHcY3EDfqD4M3r" w:date="2021-07-28T13:17:00Z">
        <w:r w:rsidRPr="009D29B1" w:rsidDel="00BF0CBC">
          <w:rPr>
            <w:sz w:val="22"/>
            <w:szCs w:val="22"/>
          </w:rPr>
          <w:delText>Vendor</w:delText>
        </w:r>
      </w:del>
      <w:ins w:id="69" w:author="JQvHcY3EDfqD4M3r" w:date="2021-07-28T13:17:00Z">
        <w:r w:rsidR="00BF0CBC">
          <w:rPr>
            <w:sz w:val="22"/>
            <w:szCs w:val="22"/>
          </w:rPr>
          <w:t>Partner</w:t>
        </w:r>
      </w:ins>
      <w:r w:rsidRPr="009D29B1">
        <w:rPr>
          <w:sz w:val="22"/>
          <w:szCs w:val="22"/>
        </w:rPr>
        <w:t xml:space="preserve"> </w:t>
      </w:r>
      <w:r w:rsidRPr="009D29B1">
        <w:rPr>
          <w:rFonts w:eastAsia="Times New Roman"/>
          <w:sz w:val="22"/>
          <w:szCs w:val="22"/>
        </w:rPr>
        <w:t xml:space="preserve">shall make these records available to the Company promptly upon request. </w:t>
      </w:r>
      <w:r w:rsidR="00CE2DA6" w:rsidRPr="009D29B1">
        <w:rPr>
          <w:rFonts w:asciiTheme="minorHAnsi" w:hAnsiTheme="minorHAnsi" w:cstheme="minorHAnsi"/>
          <w:sz w:val="22"/>
          <w:szCs w:val="22"/>
        </w:rPr>
        <w:t xml:space="preserve">It is agreed that where either party receives a request from a Data Subject in respect of Personal Data Processed by the other party, where relevant, the party receiving such request will direct the Data Subject to the other party, as applicable, in order to enable the other party to respond directly to the Data Subject’s request. Both parties shall provide each other with commercially reasonable cooperation and assistance in relation to handling of a Data Subject’s request, to the extent permitted under Data Protection Law. </w:t>
      </w:r>
      <w:r w:rsidR="00A1595D" w:rsidRPr="009D29B1">
        <w:rPr>
          <w:rFonts w:cstheme="minorHAnsi"/>
          <w:sz w:val="22"/>
          <w:szCs w:val="22"/>
        </w:rPr>
        <w:t>Notwithstanding the above, t</w:t>
      </w:r>
      <w:r w:rsidR="00CE2DA6" w:rsidRPr="009D29B1">
        <w:rPr>
          <w:rFonts w:asciiTheme="minorHAnsi" w:hAnsiTheme="minorHAnsi" w:cstheme="minorHAnsi"/>
          <w:sz w:val="22"/>
          <w:szCs w:val="22"/>
        </w:rPr>
        <w:t>he parties shall cooperate reasonably and in good faith in order to respond to any correspondence or request by the Commission or Supervisor</w:t>
      </w:r>
      <w:r w:rsidR="001F3C31" w:rsidRPr="009D29B1">
        <w:rPr>
          <w:rFonts w:asciiTheme="minorHAnsi" w:hAnsiTheme="minorHAnsi" w:cstheme="minorHAnsi"/>
          <w:sz w:val="22"/>
          <w:szCs w:val="22"/>
        </w:rPr>
        <w:t>y</w:t>
      </w:r>
      <w:r w:rsidR="00CE2DA6" w:rsidRPr="009D29B1">
        <w:rPr>
          <w:rFonts w:asciiTheme="minorHAnsi" w:hAnsiTheme="minorHAnsi" w:cstheme="minorHAnsi"/>
          <w:sz w:val="22"/>
          <w:szCs w:val="22"/>
        </w:rPr>
        <w:t xml:space="preserve"> Authorities in accordance with any requirements under Applicable Data Protection Law</w:t>
      </w:r>
      <w:r w:rsidR="003D0E38" w:rsidRPr="009D29B1">
        <w:rPr>
          <w:rFonts w:cstheme="minorHAnsi"/>
          <w:b/>
          <w:bCs/>
          <w:sz w:val="22"/>
          <w:szCs w:val="22"/>
        </w:rPr>
        <w:t>.</w:t>
      </w:r>
    </w:p>
    <w:p w14:paraId="652857D5" w14:textId="77777777" w:rsidR="00F1111C" w:rsidRDefault="00F1111C" w:rsidP="00F1111C">
      <w:pPr>
        <w:pStyle w:val="Default"/>
        <w:jc w:val="both"/>
        <w:rPr>
          <w:rFonts w:asciiTheme="minorHAnsi" w:hAnsiTheme="minorHAnsi" w:cstheme="minorHAnsi"/>
          <w:sz w:val="22"/>
          <w:szCs w:val="22"/>
        </w:rPr>
      </w:pPr>
    </w:p>
    <w:p w14:paraId="57BE83E2" w14:textId="77777777" w:rsidR="00CE2DA6" w:rsidRDefault="008C1F15" w:rsidP="00CE2DA6">
      <w:pPr>
        <w:pStyle w:val="Default"/>
        <w:numPr>
          <w:ilvl w:val="0"/>
          <w:numId w:val="1"/>
        </w:numPr>
        <w:jc w:val="both"/>
        <w:rPr>
          <w:rFonts w:cstheme="minorHAnsi"/>
          <w:b/>
          <w:bCs/>
          <w:sz w:val="22"/>
          <w:szCs w:val="22"/>
        </w:rPr>
      </w:pPr>
      <w:r w:rsidRPr="00CE2DA6">
        <w:rPr>
          <w:rFonts w:cstheme="minorHAnsi"/>
          <w:b/>
          <w:bCs/>
          <w:sz w:val="22"/>
          <w:szCs w:val="22"/>
        </w:rPr>
        <w:t xml:space="preserve">TECHNICAL AND ORGANIZATIONAL MEASURES </w:t>
      </w:r>
    </w:p>
    <w:p w14:paraId="42D65875" w14:textId="74F08FB1" w:rsidR="008C1F15" w:rsidRPr="009D29B1" w:rsidRDefault="00A1595D" w:rsidP="007A702C">
      <w:pPr>
        <w:pStyle w:val="Default"/>
        <w:ind w:left="720"/>
        <w:jc w:val="both"/>
        <w:rPr>
          <w:rFonts w:asciiTheme="minorHAnsi" w:hAnsiTheme="minorHAnsi" w:cstheme="minorHAnsi"/>
          <w:sz w:val="22"/>
          <w:szCs w:val="22"/>
        </w:rPr>
      </w:pPr>
      <w:r w:rsidRPr="009D29B1">
        <w:rPr>
          <w:rFonts w:asciiTheme="minorHAnsi" w:hAnsiTheme="minorHAnsi" w:cstheme="minorHAnsi"/>
          <w:sz w:val="22"/>
          <w:szCs w:val="22"/>
        </w:rPr>
        <w:t>The Company has implemented appropriate technical and organizational measures to protect the Personal Data</w:t>
      </w:r>
      <w:r w:rsidR="009D29B1" w:rsidRPr="009D29B1">
        <w:rPr>
          <w:rFonts w:asciiTheme="minorHAnsi" w:hAnsiTheme="minorHAnsi" w:cstheme="minorHAnsi"/>
          <w:sz w:val="22"/>
          <w:szCs w:val="22"/>
        </w:rPr>
        <w:t xml:space="preserve"> available at: </w:t>
      </w:r>
      <w:hyperlink r:id="rId5" w:history="1">
        <w:r w:rsidR="00CE69D1">
          <w:rPr>
            <w:rStyle w:val="Hyperlink"/>
            <w:sz w:val="22"/>
            <w:szCs w:val="22"/>
          </w:rPr>
          <w:t>http://www.a</w:t>
        </w:r>
        <w:r w:rsidR="00CE69D1">
          <w:rPr>
            <w:rStyle w:val="Hyperlink"/>
            <w:sz w:val="22"/>
            <w:szCs w:val="22"/>
          </w:rPr>
          <w:t>v</w:t>
        </w:r>
        <w:r w:rsidR="00CE69D1">
          <w:rPr>
            <w:rStyle w:val="Hyperlink"/>
            <w:sz w:val="22"/>
            <w:szCs w:val="22"/>
          </w:rPr>
          <w:t>anquest.com/security</w:t>
        </w:r>
      </w:hyperlink>
      <w:r w:rsidR="009D29B1" w:rsidRPr="009D29B1">
        <w:rPr>
          <w:sz w:val="22"/>
          <w:szCs w:val="22"/>
        </w:rPr>
        <w:t>.</w:t>
      </w:r>
      <w:r w:rsidR="009D29B1">
        <w:rPr>
          <w:rFonts w:asciiTheme="minorHAnsi" w:hAnsiTheme="minorHAnsi" w:cstheme="minorHAnsi"/>
          <w:sz w:val="22"/>
          <w:szCs w:val="22"/>
        </w:rPr>
        <w:t xml:space="preserve"> </w:t>
      </w:r>
      <w:r w:rsidRPr="009D29B1">
        <w:rPr>
          <w:rFonts w:asciiTheme="minorHAnsi" w:hAnsiTheme="minorHAnsi" w:cstheme="minorHAnsi"/>
          <w:sz w:val="22"/>
          <w:szCs w:val="22"/>
        </w:rPr>
        <w:t xml:space="preserve">The </w:t>
      </w:r>
      <w:del w:id="70" w:author="JQvHcY3EDfqD4M3r" w:date="2021-07-28T13:17:00Z">
        <w:r w:rsidR="00B3524F" w:rsidRPr="009D29B1" w:rsidDel="00BF0CBC">
          <w:rPr>
            <w:rFonts w:cstheme="minorHAnsi"/>
            <w:sz w:val="22"/>
            <w:szCs w:val="22"/>
          </w:rPr>
          <w:delText>Vendor</w:delText>
        </w:r>
      </w:del>
      <w:ins w:id="71" w:author="JQvHcY3EDfqD4M3r" w:date="2021-07-28T13:17:00Z">
        <w:r w:rsidR="00BF0CBC">
          <w:rPr>
            <w:rFonts w:cstheme="minorHAnsi"/>
            <w:sz w:val="22"/>
            <w:szCs w:val="22"/>
          </w:rPr>
          <w:t>Partner</w:t>
        </w:r>
      </w:ins>
      <w:r w:rsidR="00B3524F" w:rsidRPr="009D29B1">
        <w:rPr>
          <w:rFonts w:cstheme="minorHAnsi"/>
          <w:sz w:val="22"/>
          <w:szCs w:val="22"/>
        </w:rPr>
        <w:t xml:space="preserve"> </w:t>
      </w:r>
      <w:r w:rsidRPr="009D29B1">
        <w:rPr>
          <w:rFonts w:asciiTheme="minorHAnsi" w:hAnsiTheme="minorHAnsi" w:cstheme="minorHAnsi"/>
          <w:sz w:val="22"/>
          <w:szCs w:val="22"/>
        </w:rPr>
        <w:t>shall implement appropriate technical and organizational measures to protect the Personal Data which are at least as strict as</w:t>
      </w:r>
      <w:r w:rsidR="009D29B1">
        <w:rPr>
          <w:rFonts w:asciiTheme="minorHAnsi" w:hAnsiTheme="minorHAnsi" w:cstheme="minorHAnsi"/>
          <w:sz w:val="22"/>
          <w:szCs w:val="22"/>
        </w:rPr>
        <w:t xml:space="preserve"> the Company’s and as</w:t>
      </w:r>
      <w:r w:rsidRPr="009D29B1">
        <w:rPr>
          <w:rFonts w:asciiTheme="minorHAnsi" w:hAnsiTheme="minorHAnsi" w:cstheme="minorHAnsi"/>
          <w:sz w:val="22"/>
          <w:szCs w:val="22"/>
        </w:rPr>
        <w:t xml:space="preserve"> </w:t>
      </w:r>
      <w:r w:rsidR="007A702C" w:rsidRPr="009D29B1">
        <w:rPr>
          <w:rFonts w:asciiTheme="minorHAnsi" w:hAnsiTheme="minorHAnsi" w:cstheme="minorHAnsi"/>
          <w:sz w:val="22"/>
          <w:szCs w:val="22"/>
        </w:rPr>
        <w:t xml:space="preserve">required under this DPA and </w:t>
      </w:r>
      <w:r w:rsidR="007A702C" w:rsidRPr="009D29B1">
        <w:rPr>
          <w:rFonts w:cstheme="minorHAnsi"/>
          <w:sz w:val="22"/>
          <w:szCs w:val="22"/>
        </w:rPr>
        <w:t>EU Data Protection Law</w:t>
      </w:r>
      <w:r w:rsidRPr="009D29B1">
        <w:rPr>
          <w:rFonts w:asciiTheme="minorHAnsi" w:hAnsiTheme="minorHAnsi" w:cstheme="minorHAnsi"/>
          <w:sz w:val="22"/>
          <w:szCs w:val="22"/>
        </w:rPr>
        <w:t xml:space="preserve">. </w:t>
      </w:r>
      <w:proofErr w:type="gramStart"/>
      <w:r w:rsidR="008C1F15" w:rsidRPr="009D29B1">
        <w:rPr>
          <w:rFonts w:asciiTheme="minorHAnsi" w:hAnsiTheme="minorHAnsi" w:cstheme="minorHAnsi"/>
          <w:sz w:val="22"/>
          <w:szCs w:val="22"/>
        </w:rPr>
        <w:t>In the event that</w:t>
      </w:r>
      <w:proofErr w:type="gramEnd"/>
      <w:r w:rsidR="008C1F15" w:rsidRPr="009D29B1">
        <w:rPr>
          <w:rFonts w:asciiTheme="minorHAnsi" w:hAnsiTheme="minorHAnsi" w:cstheme="minorHAnsi"/>
          <w:sz w:val="22"/>
          <w:szCs w:val="22"/>
        </w:rPr>
        <w:t xml:space="preserve"> </w:t>
      </w:r>
      <w:del w:id="72" w:author="JQvHcY3EDfqD4M3r" w:date="2021-07-28T13:17:00Z">
        <w:r w:rsidR="00BC2A57" w:rsidRPr="009D29B1" w:rsidDel="00BF0CBC">
          <w:rPr>
            <w:rFonts w:cstheme="minorHAnsi"/>
            <w:sz w:val="22"/>
            <w:szCs w:val="22"/>
          </w:rPr>
          <w:delText>Vendor</w:delText>
        </w:r>
      </w:del>
      <w:ins w:id="73" w:author="JQvHcY3EDfqD4M3r" w:date="2021-07-28T13:17:00Z">
        <w:r w:rsidR="00BF0CBC">
          <w:rPr>
            <w:rFonts w:cstheme="minorHAnsi"/>
            <w:sz w:val="22"/>
            <w:szCs w:val="22"/>
          </w:rPr>
          <w:t>Partner</w:t>
        </w:r>
      </w:ins>
      <w:r w:rsidR="00BC2A57" w:rsidRPr="009D29B1">
        <w:rPr>
          <w:rFonts w:cstheme="minorHAnsi"/>
          <w:sz w:val="22"/>
          <w:szCs w:val="22"/>
        </w:rPr>
        <w:t xml:space="preserve"> </w:t>
      </w:r>
      <w:r w:rsidR="008C1F15" w:rsidRPr="009D29B1">
        <w:rPr>
          <w:rFonts w:asciiTheme="minorHAnsi" w:hAnsiTheme="minorHAnsi" w:cstheme="minorHAnsi"/>
          <w:sz w:val="22"/>
          <w:szCs w:val="22"/>
        </w:rPr>
        <w:t xml:space="preserve">or Company suffer a confirmed Security Incident, each party shall notify the other party without undue delay and the parties shall cooperate in good faith to agree and action such measures as may be necessary to mitigate or remedy the effects of the Security Incident. </w:t>
      </w:r>
    </w:p>
    <w:p w14:paraId="340C54CD" w14:textId="77777777" w:rsidR="00DC2C8B" w:rsidRPr="00CE2DA6" w:rsidRDefault="00DC2C8B" w:rsidP="00CE2DA6">
      <w:pPr>
        <w:pStyle w:val="Default"/>
        <w:ind w:left="720"/>
        <w:jc w:val="both"/>
        <w:rPr>
          <w:rFonts w:cstheme="minorHAnsi"/>
          <w:b/>
          <w:bCs/>
          <w:sz w:val="22"/>
          <w:szCs w:val="22"/>
        </w:rPr>
      </w:pPr>
    </w:p>
    <w:p w14:paraId="581DFD36" w14:textId="77777777" w:rsidR="00DC2C8B" w:rsidRPr="0056050D" w:rsidRDefault="00DC2C8B" w:rsidP="00A1595D">
      <w:pPr>
        <w:pStyle w:val="Default"/>
        <w:numPr>
          <w:ilvl w:val="0"/>
          <w:numId w:val="1"/>
        </w:numPr>
        <w:jc w:val="both"/>
        <w:rPr>
          <w:rFonts w:cstheme="minorHAnsi"/>
          <w:b/>
          <w:bCs/>
          <w:sz w:val="20"/>
          <w:szCs w:val="20"/>
          <w:u w:val="single"/>
        </w:rPr>
      </w:pPr>
      <w:r w:rsidRPr="00DC2C8B">
        <w:rPr>
          <w:rFonts w:cstheme="minorHAnsi"/>
          <w:b/>
          <w:bCs/>
          <w:sz w:val="22"/>
          <w:szCs w:val="22"/>
        </w:rPr>
        <w:t xml:space="preserve">THIRD PARTY PROCESSOR </w:t>
      </w:r>
    </w:p>
    <w:p w14:paraId="1187D810" w14:textId="77777777" w:rsidR="00DC2C8B" w:rsidRDefault="00DC2C8B" w:rsidP="00DC2C8B">
      <w:pPr>
        <w:pStyle w:val="Default"/>
        <w:ind w:left="720"/>
        <w:jc w:val="both"/>
        <w:rPr>
          <w:rFonts w:asciiTheme="minorHAnsi" w:hAnsiTheme="minorHAnsi" w:cstheme="minorHAnsi"/>
          <w:sz w:val="22"/>
          <w:szCs w:val="22"/>
        </w:rPr>
      </w:pPr>
      <w:r w:rsidRPr="00DC2C8B">
        <w:rPr>
          <w:rFonts w:asciiTheme="minorHAnsi" w:hAnsiTheme="minorHAnsi" w:cstheme="minorHAnsi"/>
          <w:sz w:val="22"/>
          <w:szCs w:val="22"/>
        </w:rPr>
        <w:t xml:space="preserve">Each Party acknowledges that in the provision of its engagement </w:t>
      </w:r>
      <w:r>
        <w:rPr>
          <w:rFonts w:asciiTheme="minorHAnsi" w:hAnsiTheme="minorHAnsi" w:cstheme="minorHAnsi"/>
          <w:sz w:val="22"/>
          <w:szCs w:val="22"/>
        </w:rPr>
        <w:t>herein</w:t>
      </w:r>
      <w:r w:rsidRPr="00DC2C8B">
        <w:rPr>
          <w:rFonts w:asciiTheme="minorHAnsi" w:hAnsiTheme="minorHAnsi" w:cstheme="minorHAnsi"/>
          <w:sz w:val="22"/>
          <w:szCs w:val="22"/>
        </w:rPr>
        <w:t xml:space="preserve">, it may transfer Personal Data to and otherwise interact with third party data </w:t>
      </w:r>
      <w:r>
        <w:rPr>
          <w:rFonts w:asciiTheme="minorHAnsi" w:hAnsiTheme="minorHAnsi" w:cstheme="minorHAnsi"/>
          <w:sz w:val="22"/>
          <w:szCs w:val="22"/>
        </w:rPr>
        <w:t>P</w:t>
      </w:r>
      <w:r w:rsidRPr="00DC2C8B">
        <w:rPr>
          <w:rFonts w:asciiTheme="minorHAnsi" w:hAnsiTheme="minorHAnsi" w:cstheme="minorHAnsi"/>
          <w:sz w:val="22"/>
          <w:szCs w:val="22"/>
        </w:rPr>
        <w:t xml:space="preserve">rocessors. Each </w:t>
      </w:r>
      <w:r>
        <w:rPr>
          <w:rFonts w:asciiTheme="minorHAnsi" w:hAnsiTheme="minorHAnsi" w:cstheme="minorHAnsi"/>
          <w:sz w:val="22"/>
          <w:szCs w:val="22"/>
        </w:rPr>
        <w:t>p</w:t>
      </w:r>
      <w:r w:rsidRPr="00DC2C8B">
        <w:rPr>
          <w:rFonts w:asciiTheme="minorHAnsi" w:hAnsiTheme="minorHAnsi" w:cstheme="minorHAnsi"/>
          <w:sz w:val="22"/>
          <w:szCs w:val="22"/>
        </w:rPr>
        <w:t xml:space="preserve">arty agrees that if and to the extent such transfers occur, the transferring party is responsible for entering into separate contractual arrangements with such third-party </w:t>
      </w:r>
      <w:r>
        <w:rPr>
          <w:rFonts w:asciiTheme="minorHAnsi" w:hAnsiTheme="minorHAnsi" w:cstheme="minorHAnsi"/>
          <w:sz w:val="22"/>
          <w:szCs w:val="22"/>
        </w:rPr>
        <w:t>P</w:t>
      </w:r>
      <w:r w:rsidRPr="00DC2C8B">
        <w:rPr>
          <w:rFonts w:asciiTheme="minorHAnsi" w:hAnsiTheme="minorHAnsi" w:cstheme="minorHAnsi"/>
          <w:sz w:val="22"/>
          <w:szCs w:val="22"/>
        </w:rPr>
        <w:t xml:space="preserve">rocessors binding them to comply with obligations in accordance with Data Protection Law and this DPA. </w:t>
      </w:r>
    </w:p>
    <w:p w14:paraId="23789051" w14:textId="77777777" w:rsidR="00DC2C8B" w:rsidRDefault="00DC2C8B" w:rsidP="00DC2C8B">
      <w:pPr>
        <w:pStyle w:val="Default"/>
        <w:ind w:left="720"/>
        <w:jc w:val="both"/>
        <w:rPr>
          <w:rFonts w:asciiTheme="minorHAnsi" w:hAnsiTheme="minorHAnsi" w:cstheme="minorHAnsi"/>
          <w:sz w:val="22"/>
          <w:szCs w:val="22"/>
        </w:rPr>
      </w:pPr>
    </w:p>
    <w:p w14:paraId="6345373C" w14:textId="77777777" w:rsidR="00DC2C8B" w:rsidRPr="00DC2C8B" w:rsidRDefault="00DC2C8B" w:rsidP="00DC2C8B">
      <w:pPr>
        <w:pStyle w:val="Default"/>
        <w:numPr>
          <w:ilvl w:val="0"/>
          <w:numId w:val="1"/>
        </w:numPr>
        <w:jc w:val="both"/>
        <w:rPr>
          <w:rFonts w:asciiTheme="minorHAnsi" w:hAnsiTheme="minorHAnsi" w:cstheme="minorHAnsi"/>
          <w:b/>
          <w:bCs/>
          <w:sz w:val="22"/>
          <w:szCs w:val="22"/>
        </w:rPr>
      </w:pPr>
      <w:r w:rsidRPr="00DC2C8B">
        <w:rPr>
          <w:rFonts w:asciiTheme="minorHAnsi" w:hAnsiTheme="minorHAnsi" w:cstheme="minorHAnsi"/>
          <w:b/>
          <w:bCs/>
          <w:sz w:val="22"/>
          <w:szCs w:val="22"/>
        </w:rPr>
        <w:t>AUDIT</w:t>
      </w:r>
    </w:p>
    <w:p w14:paraId="7164E165" w14:textId="7096C9D7" w:rsidR="00DC2C8B" w:rsidRPr="00DC2C8B" w:rsidRDefault="00DC2C8B" w:rsidP="00BC2A57">
      <w:pPr>
        <w:pStyle w:val="Default"/>
        <w:ind w:left="720"/>
        <w:jc w:val="both"/>
        <w:rPr>
          <w:rFonts w:asciiTheme="minorHAnsi" w:hAnsiTheme="minorHAnsi" w:cstheme="minorHAnsi"/>
          <w:sz w:val="22"/>
          <w:szCs w:val="22"/>
        </w:rPr>
      </w:pPr>
      <w:r w:rsidRPr="00DC2C8B">
        <w:rPr>
          <w:rFonts w:asciiTheme="minorHAnsi" w:hAnsiTheme="minorHAnsi" w:cstheme="minorHAnsi"/>
          <w:sz w:val="22"/>
          <w:szCs w:val="22"/>
        </w:rPr>
        <w:t xml:space="preserve">Upon reasonable request of the Company, the </w:t>
      </w:r>
      <w:del w:id="74" w:author="JQvHcY3EDfqD4M3r" w:date="2021-07-28T13:17:00Z">
        <w:r w:rsidR="00BC2A57" w:rsidDel="00BF0CBC">
          <w:rPr>
            <w:rFonts w:cstheme="minorHAnsi"/>
            <w:sz w:val="22"/>
            <w:szCs w:val="22"/>
          </w:rPr>
          <w:delText>Vendor</w:delText>
        </w:r>
      </w:del>
      <w:ins w:id="75" w:author="JQvHcY3EDfqD4M3r" w:date="2021-07-28T13:17:00Z">
        <w:r w:rsidR="00BF0CBC">
          <w:rPr>
            <w:rFonts w:cstheme="minorHAnsi"/>
            <w:sz w:val="22"/>
            <w:szCs w:val="22"/>
          </w:rPr>
          <w:t>Partner</w:t>
        </w:r>
      </w:ins>
      <w:r w:rsidR="00BC2A57" w:rsidRPr="00CE2BC1">
        <w:rPr>
          <w:rFonts w:cstheme="minorHAnsi"/>
          <w:sz w:val="22"/>
          <w:szCs w:val="22"/>
        </w:rPr>
        <w:t xml:space="preserve"> </w:t>
      </w:r>
      <w:r w:rsidRPr="00DC2C8B">
        <w:rPr>
          <w:rFonts w:asciiTheme="minorHAnsi" w:hAnsiTheme="minorHAnsi" w:cstheme="minorHAnsi"/>
          <w:sz w:val="22"/>
          <w:szCs w:val="22"/>
        </w:rPr>
        <w:t xml:space="preserve">will submit its data processing facilities, data files and documentation </w:t>
      </w:r>
      <w:r w:rsidR="00A1595D">
        <w:rPr>
          <w:rFonts w:asciiTheme="minorHAnsi" w:hAnsiTheme="minorHAnsi" w:cstheme="minorHAnsi"/>
          <w:sz w:val="22"/>
          <w:szCs w:val="22"/>
        </w:rPr>
        <w:t xml:space="preserve">as reasonably needed by the Company for the purpose of </w:t>
      </w:r>
      <w:r w:rsidRPr="00DC2C8B">
        <w:rPr>
          <w:rFonts w:asciiTheme="minorHAnsi" w:hAnsiTheme="minorHAnsi" w:cstheme="minorHAnsi"/>
          <w:sz w:val="22"/>
          <w:szCs w:val="22"/>
        </w:rPr>
        <w:t xml:space="preserve">auditing or </w:t>
      </w:r>
      <w:r w:rsidR="00A1595D">
        <w:rPr>
          <w:rFonts w:asciiTheme="minorHAnsi" w:hAnsiTheme="minorHAnsi" w:cstheme="minorHAnsi"/>
          <w:sz w:val="22"/>
          <w:szCs w:val="22"/>
        </w:rPr>
        <w:t xml:space="preserve">inspecting the </w:t>
      </w:r>
      <w:del w:id="76" w:author="JQvHcY3EDfqD4M3r" w:date="2021-07-28T13:17:00Z">
        <w:r w:rsidR="00BC2A57" w:rsidDel="00BF0CBC">
          <w:rPr>
            <w:rFonts w:cstheme="minorHAnsi"/>
            <w:sz w:val="22"/>
            <w:szCs w:val="22"/>
          </w:rPr>
          <w:delText>Vendor</w:delText>
        </w:r>
      </w:del>
      <w:ins w:id="77" w:author="JQvHcY3EDfqD4M3r" w:date="2021-07-28T13:17:00Z">
        <w:r w:rsidR="00BF0CBC">
          <w:rPr>
            <w:rFonts w:cstheme="minorHAnsi"/>
            <w:sz w:val="22"/>
            <w:szCs w:val="22"/>
          </w:rPr>
          <w:t>Partner</w:t>
        </w:r>
      </w:ins>
      <w:r w:rsidR="00BC2A57" w:rsidRPr="00CE2BC1">
        <w:rPr>
          <w:rFonts w:cstheme="minorHAnsi"/>
          <w:sz w:val="22"/>
          <w:szCs w:val="22"/>
        </w:rPr>
        <w:t xml:space="preserve"> </w:t>
      </w:r>
      <w:r w:rsidR="00A1595D">
        <w:rPr>
          <w:rFonts w:asciiTheme="minorHAnsi" w:hAnsiTheme="minorHAnsi" w:cstheme="minorHAnsi"/>
          <w:sz w:val="22"/>
          <w:szCs w:val="22"/>
        </w:rPr>
        <w:t xml:space="preserve">to ensure compliance </w:t>
      </w:r>
      <w:r w:rsidRPr="00DC2C8B">
        <w:rPr>
          <w:rFonts w:asciiTheme="minorHAnsi" w:hAnsiTheme="minorHAnsi" w:cstheme="minorHAnsi"/>
          <w:sz w:val="22"/>
          <w:szCs w:val="22"/>
        </w:rPr>
        <w:t>with the warranties and undertakings under this DPA</w:t>
      </w:r>
      <w:r w:rsidR="00A1595D">
        <w:rPr>
          <w:rFonts w:asciiTheme="minorHAnsi" w:hAnsiTheme="minorHAnsi" w:cstheme="minorHAnsi"/>
          <w:sz w:val="22"/>
          <w:szCs w:val="22"/>
        </w:rPr>
        <w:t xml:space="preserve"> (“</w:t>
      </w:r>
      <w:r w:rsidR="00A1595D" w:rsidRPr="00A1595D">
        <w:rPr>
          <w:rFonts w:asciiTheme="minorHAnsi" w:hAnsiTheme="minorHAnsi" w:cstheme="minorHAnsi"/>
          <w:b/>
          <w:bCs/>
          <w:sz w:val="22"/>
          <w:szCs w:val="22"/>
        </w:rPr>
        <w:t>Audit</w:t>
      </w:r>
      <w:r w:rsidR="00A1595D">
        <w:rPr>
          <w:rFonts w:asciiTheme="minorHAnsi" w:hAnsiTheme="minorHAnsi" w:cstheme="minorHAnsi"/>
          <w:sz w:val="22"/>
          <w:szCs w:val="22"/>
        </w:rPr>
        <w:t xml:space="preserve">”). The Audit will be conducted </w:t>
      </w:r>
      <w:r w:rsidR="001D0F39" w:rsidRPr="001D0F39">
        <w:rPr>
          <w:rFonts w:asciiTheme="minorHAnsi" w:hAnsiTheme="minorHAnsi" w:cstheme="minorHAnsi"/>
          <w:b/>
          <w:bCs/>
          <w:sz w:val="22"/>
          <w:szCs w:val="22"/>
        </w:rPr>
        <w:t>(i)</w:t>
      </w:r>
      <w:r w:rsidR="001D0F39">
        <w:rPr>
          <w:rFonts w:asciiTheme="minorHAnsi" w:hAnsiTheme="minorHAnsi" w:cstheme="minorHAnsi"/>
          <w:sz w:val="22"/>
          <w:szCs w:val="22"/>
        </w:rPr>
        <w:t xml:space="preserve"> by the Company </w:t>
      </w:r>
      <w:r w:rsidR="00A1595D" w:rsidRPr="00DC2C8B">
        <w:rPr>
          <w:rFonts w:asciiTheme="minorHAnsi" w:hAnsiTheme="minorHAnsi" w:cstheme="minorHAnsi"/>
          <w:sz w:val="22"/>
          <w:szCs w:val="22"/>
        </w:rPr>
        <w:t>or any independent or impartial inspection agents or auditors</w:t>
      </w:r>
      <w:r w:rsidR="00A1595D">
        <w:rPr>
          <w:rFonts w:asciiTheme="minorHAnsi" w:hAnsiTheme="minorHAnsi" w:cstheme="minorHAnsi"/>
          <w:sz w:val="22"/>
          <w:szCs w:val="22"/>
        </w:rPr>
        <w:t xml:space="preserve"> agreed between the parties</w:t>
      </w:r>
      <w:r w:rsidR="001D0F39">
        <w:rPr>
          <w:rFonts w:asciiTheme="minorHAnsi" w:hAnsiTheme="minorHAnsi" w:cstheme="minorHAnsi"/>
          <w:sz w:val="22"/>
          <w:szCs w:val="22"/>
        </w:rPr>
        <w:t xml:space="preserve">; and </w:t>
      </w:r>
      <w:r w:rsidR="001D0F39" w:rsidRPr="001D0F39">
        <w:rPr>
          <w:rFonts w:asciiTheme="minorHAnsi" w:hAnsiTheme="minorHAnsi" w:cstheme="minorHAnsi"/>
          <w:b/>
          <w:bCs/>
          <w:sz w:val="22"/>
          <w:szCs w:val="22"/>
        </w:rPr>
        <w:t>(ii)</w:t>
      </w:r>
      <w:r w:rsidR="001D0F39">
        <w:rPr>
          <w:rFonts w:asciiTheme="minorHAnsi" w:hAnsiTheme="minorHAnsi" w:cstheme="minorHAnsi"/>
          <w:sz w:val="22"/>
          <w:szCs w:val="22"/>
        </w:rPr>
        <w:t xml:space="preserve"> by providing </w:t>
      </w:r>
      <w:r w:rsidRPr="00DC2C8B">
        <w:rPr>
          <w:rFonts w:asciiTheme="minorHAnsi" w:hAnsiTheme="minorHAnsi" w:cstheme="minorHAnsi"/>
          <w:sz w:val="22"/>
          <w:szCs w:val="22"/>
        </w:rPr>
        <w:t xml:space="preserve">reasonable notice and during regular business hours. The request will be subject to the extent permitted under applicable law. </w:t>
      </w:r>
    </w:p>
    <w:p w14:paraId="4627CF69" w14:textId="77777777" w:rsidR="00CE2DA6" w:rsidRDefault="00CE2DA6" w:rsidP="008C1F15">
      <w:pPr>
        <w:pStyle w:val="Default"/>
        <w:rPr>
          <w:rFonts w:asciiTheme="minorHAnsi" w:hAnsiTheme="minorHAnsi" w:cstheme="minorHAnsi"/>
          <w:b/>
          <w:bCs/>
          <w:sz w:val="22"/>
          <w:szCs w:val="22"/>
        </w:rPr>
      </w:pPr>
    </w:p>
    <w:p w14:paraId="47D0B8F3" w14:textId="77777777" w:rsidR="00A41D8C" w:rsidRDefault="00A41D8C" w:rsidP="00DC2C8B">
      <w:pPr>
        <w:pStyle w:val="Default"/>
        <w:numPr>
          <w:ilvl w:val="0"/>
          <w:numId w:val="1"/>
        </w:numPr>
        <w:jc w:val="both"/>
        <w:rPr>
          <w:rFonts w:asciiTheme="minorHAnsi" w:hAnsiTheme="minorHAnsi" w:cstheme="minorHAnsi"/>
          <w:b/>
          <w:bCs/>
          <w:sz w:val="22"/>
          <w:szCs w:val="22"/>
        </w:rPr>
      </w:pPr>
      <w:r>
        <w:rPr>
          <w:rFonts w:asciiTheme="minorHAnsi" w:hAnsiTheme="minorHAnsi" w:cstheme="minorHAnsi"/>
          <w:b/>
          <w:bCs/>
          <w:sz w:val="22"/>
          <w:szCs w:val="22"/>
        </w:rPr>
        <w:t>LIABILITY</w:t>
      </w:r>
    </w:p>
    <w:p w14:paraId="11A39E38" w14:textId="098970A7" w:rsidR="00A41D8C" w:rsidRDefault="00A41D8C" w:rsidP="008B7680">
      <w:pPr>
        <w:pStyle w:val="Default"/>
        <w:ind w:left="720"/>
        <w:jc w:val="both"/>
        <w:rPr>
          <w:rFonts w:cstheme="minorHAnsi"/>
        </w:rPr>
      </w:pPr>
      <w:r w:rsidRPr="008B7680">
        <w:rPr>
          <w:rFonts w:asciiTheme="minorHAnsi" w:hAnsiTheme="minorHAnsi" w:cstheme="minorHAnsi"/>
          <w:sz w:val="22"/>
          <w:szCs w:val="22"/>
        </w:rPr>
        <w:t>Each party, acting as a data controller in its own right, is solely and exclusively liable for all actions, omissions and processing activities</w:t>
      </w:r>
      <w:r>
        <w:rPr>
          <w:rFonts w:asciiTheme="minorHAnsi" w:hAnsiTheme="minorHAnsi" w:cstheme="minorHAnsi"/>
          <w:sz w:val="22"/>
          <w:szCs w:val="22"/>
        </w:rPr>
        <w:t xml:space="preserve"> that it and/or</w:t>
      </w:r>
      <w:r w:rsidRPr="008B7680">
        <w:rPr>
          <w:rFonts w:asciiTheme="minorHAnsi" w:hAnsiTheme="minorHAnsi" w:cstheme="minorHAnsi"/>
          <w:sz w:val="22"/>
          <w:szCs w:val="22"/>
        </w:rPr>
        <w:t xml:space="preserve"> </w:t>
      </w:r>
      <w:r w:rsidRPr="0071566D">
        <w:rPr>
          <w:rFonts w:asciiTheme="minorHAnsi" w:hAnsiTheme="minorHAnsi" w:cstheme="minorHAnsi"/>
          <w:sz w:val="22"/>
          <w:szCs w:val="22"/>
        </w:rPr>
        <w:t xml:space="preserve">its directors, officers, employees, representatives and agents </w:t>
      </w:r>
      <w:r w:rsidRPr="00A41D8C">
        <w:rPr>
          <w:rFonts w:asciiTheme="minorHAnsi" w:hAnsiTheme="minorHAnsi" w:cstheme="minorHAnsi"/>
          <w:sz w:val="22"/>
          <w:szCs w:val="22"/>
        </w:rPr>
        <w:t xml:space="preserve">takes in respect of </w:t>
      </w:r>
      <w:r>
        <w:rPr>
          <w:rFonts w:asciiTheme="minorHAnsi" w:hAnsiTheme="minorHAnsi" w:cstheme="minorHAnsi"/>
          <w:sz w:val="22"/>
          <w:szCs w:val="22"/>
        </w:rPr>
        <w:t>P</w:t>
      </w:r>
      <w:r w:rsidRPr="008B7680">
        <w:rPr>
          <w:rFonts w:asciiTheme="minorHAnsi" w:hAnsiTheme="minorHAnsi" w:cstheme="minorHAnsi"/>
          <w:sz w:val="22"/>
          <w:szCs w:val="22"/>
        </w:rPr>
        <w:t xml:space="preserve">ersonal </w:t>
      </w:r>
      <w:r>
        <w:rPr>
          <w:rFonts w:asciiTheme="minorHAnsi" w:hAnsiTheme="minorHAnsi" w:cstheme="minorHAnsi"/>
          <w:sz w:val="22"/>
          <w:szCs w:val="22"/>
        </w:rPr>
        <w:t>D</w:t>
      </w:r>
      <w:r w:rsidRPr="008B7680">
        <w:rPr>
          <w:rFonts w:asciiTheme="minorHAnsi" w:hAnsiTheme="minorHAnsi" w:cstheme="minorHAnsi"/>
          <w:sz w:val="22"/>
          <w:szCs w:val="22"/>
        </w:rPr>
        <w:t>ata.</w:t>
      </w:r>
    </w:p>
    <w:p w14:paraId="78B3663F" w14:textId="77777777" w:rsidR="00A41D8C" w:rsidRPr="008B7680" w:rsidRDefault="00A41D8C" w:rsidP="008B7680">
      <w:pPr>
        <w:pStyle w:val="Default"/>
        <w:ind w:left="720"/>
        <w:jc w:val="both"/>
        <w:rPr>
          <w:rFonts w:cstheme="minorHAnsi"/>
          <w:sz w:val="22"/>
          <w:szCs w:val="22"/>
        </w:rPr>
      </w:pPr>
    </w:p>
    <w:p w14:paraId="286F62DD" w14:textId="4CF97A39" w:rsidR="009F6112" w:rsidRDefault="00A41D8C" w:rsidP="008B7680">
      <w:pPr>
        <w:pStyle w:val="Default"/>
        <w:numPr>
          <w:ilvl w:val="0"/>
          <w:numId w:val="1"/>
        </w:numPr>
        <w:jc w:val="both"/>
        <w:rPr>
          <w:rFonts w:asciiTheme="minorHAnsi" w:hAnsiTheme="minorHAnsi" w:cstheme="minorHAnsi"/>
          <w:b/>
          <w:bCs/>
          <w:sz w:val="22"/>
          <w:szCs w:val="22"/>
        </w:rPr>
      </w:pPr>
      <w:r>
        <w:rPr>
          <w:rFonts w:asciiTheme="minorHAnsi" w:hAnsiTheme="minorHAnsi" w:cstheme="minorHAnsi"/>
          <w:b/>
          <w:bCs/>
          <w:sz w:val="22"/>
          <w:szCs w:val="22"/>
        </w:rPr>
        <w:t xml:space="preserve"> </w:t>
      </w:r>
      <w:r w:rsidR="009F6112" w:rsidRPr="00A41D8C">
        <w:rPr>
          <w:rFonts w:asciiTheme="minorHAnsi" w:hAnsiTheme="minorHAnsi" w:cstheme="minorHAnsi"/>
          <w:b/>
          <w:bCs/>
          <w:sz w:val="22"/>
          <w:szCs w:val="22"/>
        </w:rPr>
        <w:t>IDEMNIFICATION</w:t>
      </w:r>
    </w:p>
    <w:p w14:paraId="530A6959" w14:textId="7AD63ED2" w:rsidR="00603420" w:rsidRDefault="00603420" w:rsidP="008B7680">
      <w:pPr>
        <w:pStyle w:val="Default"/>
        <w:ind w:left="720"/>
        <w:jc w:val="both"/>
        <w:rPr>
          <w:rFonts w:asciiTheme="minorHAnsi" w:hAnsiTheme="minorHAnsi" w:cstheme="minorHAnsi"/>
          <w:sz w:val="22"/>
          <w:szCs w:val="22"/>
        </w:rPr>
      </w:pPr>
      <w:r w:rsidRPr="008B7680">
        <w:rPr>
          <w:rFonts w:asciiTheme="minorHAnsi" w:hAnsiTheme="minorHAnsi" w:cstheme="minorHAnsi"/>
          <w:sz w:val="22"/>
          <w:szCs w:val="22"/>
        </w:rPr>
        <w:lastRenderedPageBreak/>
        <w:t xml:space="preserve">Each party (an ‘Indemnifying Party’) shall indemnify and save harmless the other party and its directors, officers, employees, representatives and agents (the ‘Indemnified Party’), against all demands, claims, actions, liabilities, losses, costs, damages or expenses whatsoever (including reasonable attorneys’ fees) asserted against, imposed upon or incurred by the Indemnified Party, to the extent and portion they result from or arise out of the Indemnifying Party’s actions or omissions in violation of applicable </w:t>
      </w:r>
      <w:r w:rsidR="00DE7750" w:rsidRPr="00DE7750">
        <w:rPr>
          <w:rFonts w:asciiTheme="minorHAnsi" w:hAnsiTheme="minorHAnsi" w:cstheme="minorHAnsi"/>
          <w:sz w:val="22"/>
          <w:szCs w:val="22"/>
        </w:rPr>
        <w:t xml:space="preserve">Data Protection Law </w:t>
      </w:r>
      <w:r w:rsidRPr="008B7680">
        <w:rPr>
          <w:rFonts w:asciiTheme="minorHAnsi" w:hAnsiTheme="minorHAnsi" w:cstheme="minorHAnsi"/>
          <w:sz w:val="22"/>
          <w:szCs w:val="22"/>
        </w:rPr>
        <w:t xml:space="preserve">or this </w:t>
      </w:r>
      <w:r w:rsidR="00DE7750">
        <w:rPr>
          <w:rFonts w:asciiTheme="minorHAnsi" w:hAnsiTheme="minorHAnsi" w:cstheme="minorHAnsi"/>
          <w:sz w:val="22"/>
          <w:szCs w:val="22"/>
        </w:rPr>
        <w:t>DPA</w:t>
      </w:r>
      <w:r w:rsidRPr="008B7680">
        <w:rPr>
          <w:rFonts w:asciiTheme="minorHAnsi" w:hAnsiTheme="minorHAnsi" w:cstheme="minorHAnsi"/>
          <w:sz w:val="22"/>
          <w:szCs w:val="22"/>
        </w:rPr>
        <w:t>.</w:t>
      </w:r>
    </w:p>
    <w:p w14:paraId="0834EF23" w14:textId="77777777" w:rsidR="00DE7750" w:rsidRPr="008B7680" w:rsidRDefault="00DE7750" w:rsidP="008B7680">
      <w:pPr>
        <w:pStyle w:val="Default"/>
        <w:ind w:left="720"/>
        <w:jc w:val="both"/>
        <w:rPr>
          <w:rFonts w:asciiTheme="minorHAnsi" w:hAnsiTheme="minorHAnsi" w:cstheme="minorHAnsi"/>
          <w:sz w:val="22"/>
          <w:szCs w:val="22"/>
        </w:rPr>
      </w:pPr>
    </w:p>
    <w:p w14:paraId="004CC265" w14:textId="61D5D61C" w:rsidR="00CE2DA6" w:rsidRPr="00737683" w:rsidRDefault="009F6112" w:rsidP="008B7680">
      <w:pPr>
        <w:pStyle w:val="Default"/>
        <w:numPr>
          <w:ilvl w:val="0"/>
          <w:numId w:val="1"/>
        </w:numPr>
        <w:jc w:val="both"/>
        <w:rPr>
          <w:rFonts w:asciiTheme="minorHAnsi" w:hAnsiTheme="minorHAnsi" w:cstheme="minorHAnsi"/>
          <w:b/>
          <w:bCs/>
          <w:sz w:val="22"/>
          <w:szCs w:val="22"/>
        </w:rPr>
      </w:pPr>
      <w:r>
        <w:rPr>
          <w:rFonts w:asciiTheme="minorHAnsi" w:hAnsiTheme="minorHAnsi" w:cstheme="minorHAnsi"/>
          <w:b/>
          <w:bCs/>
          <w:sz w:val="22"/>
          <w:szCs w:val="22"/>
        </w:rPr>
        <w:t>INSURANCE</w:t>
      </w:r>
    </w:p>
    <w:p w14:paraId="1BCA489A" w14:textId="3DEDA312" w:rsidR="001D0F39" w:rsidRDefault="00CE2DA6" w:rsidP="00BC2A57">
      <w:pPr>
        <w:pStyle w:val="Default"/>
        <w:ind w:left="720"/>
        <w:jc w:val="both"/>
        <w:rPr>
          <w:sz w:val="22"/>
          <w:szCs w:val="22"/>
        </w:rPr>
      </w:pPr>
      <w:r w:rsidRPr="00737683">
        <w:rPr>
          <w:sz w:val="22"/>
          <w:szCs w:val="22"/>
        </w:rPr>
        <w:t xml:space="preserve">Each </w:t>
      </w:r>
      <w:r>
        <w:rPr>
          <w:sz w:val="22"/>
          <w:szCs w:val="22"/>
        </w:rPr>
        <w:t>p</w:t>
      </w:r>
      <w:r w:rsidRPr="00737683">
        <w:rPr>
          <w:sz w:val="22"/>
          <w:szCs w:val="22"/>
        </w:rPr>
        <w:t xml:space="preserve">arty shall take out and maintain insurance policies to the value sufficient to meet their respective liabilities under this </w:t>
      </w:r>
      <w:r>
        <w:rPr>
          <w:sz w:val="22"/>
          <w:szCs w:val="22"/>
        </w:rPr>
        <w:t xml:space="preserve">DPA and </w:t>
      </w:r>
      <w:r w:rsidRPr="00737683">
        <w:rPr>
          <w:sz w:val="22"/>
          <w:szCs w:val="22"/>
        </w:rPr>
        <w:t xml:space="preserve">Agreement. Upon a </w:t>
      </w:r>
      <w:r>
        <w:rPr>
          <w:sz w:val="22"/>
          <w:szCs w:val="22"/>
        </w:rPr>
        <w:t>p</w:t>
      </w:r>
      <w:r w:rsidRPr="00737683">
        <w:rPr>
          <w:sz w:val="22"/>
          <w:szCs w:val="22"/>
        </w:rPr>
        <w:t xml:space="preserve">arty's request, the other </w:t>
      </w:r>
      <w:r>
        <w:rPr>
          <w:sz w:val="22"/>
          <w:szCs w:val="22"/>
        </w:rPr>
        <w:t>p</w:t>
      </w:r>
      <w:r w:rsidRPr="00737683">
        <w:rPr>
          <w:sz w:val="22"/>
          <w:szCs w:val="22"/>
        </w:rPr>
        <w:t xml:space="preserve">arty will provide evidence that such insurance is in place. </w:t>
      </w:r>
    </w:p>
    <w:p w14:paraId="58544653" w14:textId="77777777" w:rsidR="00B3524F" w:rsidRDefault="00B3524F" w:rsidP="009D29B1">
      <w:pPr>
        <w:pStyle w:val="Default"/>
        <w:jc w:val="both"/>
        <w:rPr>
          <w:rFonts w:asciiTheme="minorHAnsi" w:hAnsiTheme="minorHAnsi" w:cstheme="minorHAnsi"/>
          <w:b/>
          <w:bCs/>
          <w:sz w:val="22"/>
          <w:szCs w:val="22"/>
        </w:rPr>
      </w:pPr>
    </w:p>
    <w:p w14:paraId="2A2A8511" w14:textId="77777777" w:rsidR="001D0F39" w:rsidRPr="001D0F39" w:rsidRDefault="001D0F39" w:rsidP="008B7680">
      <w:pPr>
        <w:pStyle w:val="Default"/>
        <w:numPr>
          <w:ilvl w:val="0"/>
          <w:numId w:val="1"/>
        </w:numPr>
        <w:jc w:val="both"/>
        <w:rPr>
          <w:rFonts w:asciiTheme="minorHAnsi" w:hAnsiTheme="minorHAnsi" w:cstheme="minorHAnsi"/>
          <w:b/>
          <w:bCs/>
          <w:sz w:val="22"/>
          <w:szCs w:val="22"/>
        </w:rPr>
      </w:pPr>
      <w:r w:rsidRPr="001D0F39">
        <w:rPr>
          <w:rFonts w:asciiTheme="minorHAnsi" w:hAnsiTheme="minorHAnsi" w:cstheme="minorHAnsi"/>
          <w:b/>
          <w:bCs/>
          <w:sz w:val="22"/>
          <w:szCs w:val="22"/>
        </w:rPr>
        <w:t xml:space="preserve">CONFLICT </w:t>
      </w:r>
    </w:p>
    <w:p w14:paraId="3C3FA721" w14:textId="2C5841C5" w:rsidR="001D0F39" w:rsidRPr="009D29B1" w:rsidRDefault="001D0F39" w:rsidP="00BC2A57">
      <w:pPr>
        <w:pStyle w:val="Default"/>
        <w:ind w:left="720"/>
        <w:jc w:val="both"/>
        <w:rPr>
          <w:sz w:val="22"/>
          <w:szCs w:val="22"/>
        </w:rPr>
      </w:pPr>
      <w:r w:rsidRPr="009D29B1">
        <w:rPr>
          <w:sz w:val="22"/>
          <w:szCs w:val="22"/>
        </w:rPr>
        <w:t>In the event of a conflict between the terms and conditions of this DPA and the terms and conditions of the Company Privacy Policy</w:t>
      </w:r>
      <w:r w:rsidR="009D29B1" w:rsidRPr="009D29B1">
        <w:rPr>
          <w:sz w:val="22"/>
          <w:szCs w:val="22"/>
        </w:rPr>
        <w:t xml:space="preserve"> </w:t>
      </w:r>
      <w:hyperlink r:id="rId6" w:history="1">
        <w:r w:rsidR="009D29B1" w:rsidRPr="009D29B1">
          <w:rPr>
            <w:rStyle w:val="Hyperlink"/>
            <w:sz w:val="22"/>
            <w:szCs w:val="22"/>
          </w:rPr>
          <w:t>www.</w:t>
        </w:r>
        <w:r w:rsidR="00CE69D1">
          <w:rPr>
            <w:rStyle w:val="Hyperlink"/>
            <w:sz w:val="22"/>
            <w:szCs w:val="22"/>
          </w:rPr>
          <w:t>avanquest</w:t>
        </w:r>
        <w:r w:rsidR="009D29B1" w:rsidRPr="009D29B1">
          <w:rPr>
            <w:rStyle w:val="Hyperlink"/>
            <w:sz w:val="22"/>
            <w:szCs w:val="22"/>
          </w:rPr>
          <w:t>.com/privacy</w:t>
        </w:r>
      </w:hyperlink>
      <w:r w:rsidR="009D29B1" w:rsidRPr="009D29B1">
        <w:rPr>
          <w:sz w:val="22"/>
          <w:szCs w:val="22"/>
        </w:rPr>
        <w:t xml:space="preserve">.  </w:t>
      </w:r>
      <w:r w:rsidRPr="009D29B1">
        <w:rPr>
          <w:sz w:val="22"/>
          <w:szCs w:val="22"/>
        </w:rPr>
        <w:t xml:space="preserve">, the Company Privacy Policy shall prevail. In the event of a conflict between the terms and conditions of this DPA and the Agreement, this DPA shall prevail. Except as set forth herein all of the terms and conditions of the Agreement shall remain in full force and effect. </w:t>
      </w:r>
    </w:p>
    <w:p w14:paraId="70FB818A" w14:textId="77777777" w:rsidR="001D0F39" w:rsidRDefault="001D0F39" w:rsidP="001D0F39">
      <w:pPr>
        <w:pStyle w:val="ListParagraph"/>
        <w:spacing w:after="120" w:line="240" w:lineRule="auto"/>
        <w:ind w:left="0"/>
        <w:jc w:val="both"/>
        <w:rPr>
          <w:rFonts w:cstheme="minorHAnsi"/>
        </w:rPr>
      </w:pPr>
    </w:p>
    <w:p w14:paraId="7BA58231" w14:textId="6B7FEF5E" w:rsidR="001D0F39" w:rsidRDefault="001D0F39" w:rsidP="00B3524F">
      <w:pPr>
        <w:autoSpaceDE w:val="0"/>
        <w:autoSpaceDN w:val="0"/>
        <w:adjustRightInd w:val="0"/>
        <w:jc w:val="both"/>
        <w:rPr>
          <w:rFonts w:cstheme="minorHAnsi"/>
          <w:color w:val="000000"/>
        </w:rPr>
      </w:pPr>
      <w:r w:rsidRPr="00F42DDA">
        <w:rPr>
          <w:rFonts w:cstheme="minorHAnsi"/>
          <w:b/>
          <w:bCs/>
          <w:color w:val="000000"/>
        </w:rPr>
        <w:t>IN WITNESS WHEREOF</w:t>
      </w:r>
      <w:r w:rsidRPr="00F42DDA">
        <w:rPr>
          <w:rFonts w:cstheme="minorHAnsi"/>
          <w:color w:val="000000"/>
        </w:rPr>
        <w:t xml:space="preserve">, </w:t>
      </w:r>
      <w:r w:rsidRPr="00BB5CB3">
        <w:rPr>
          <w:rFonts w:cstheme="minorHAnsi"/>
          <w:color w:val="000000"/>
        </w:rPr>
        <w:t xml:space="preserve">this </w:t>
      </w:r>
      <w:r>
        <w:rPr>
          <w:rFonts w:cstheme="minorHAnsi"/>
          <w:color w:val="000000"/>
        </w:rPr>
        <w:t>DPA</w:t>
      </w:r>
      <w:r w:rsidRPr="00BB5CB3">
        <w:rPr>
          <w:rFonts w:cstheme="minorHAnsi"/>
          <w:color w:val="000000"/>
        </w:rPr>
        <w:t xml:space="preserve"> is entered into and becomes a binding part of the Agreement as of </w:t>
      </w:r>
      <w:r>
        <w:rPr>
          <w:rFonts w:cstheme="minorHAnsi"/>
          <w:color w:val="000000"/>
        </w:rPr>
        <w:t xml:space="preserve">both parties’ signature below and in no event, no later than May 25, 2018. </w:t>
      </w:r>
    </w:p>
    <w:p w14:paraId="178083C5" w14:textId="77777777" w:rsidR="001D0F39" w:rsidRPr="00D41485" w:rsidRDefault="001D0F39" w:rsidP="001D0F39">
      <w:pPr>
        <w:autoSpaceDE w:val="0"/>
        <w:autoSpaceDN w:val="0"/>
        <w:adjustRightInd w:val="0"/>
        <w:jc w:val="both"/>
        <w:rPr>
          <w:rFonts w:cstheme="minorHAnsi"/>
          <w:color w:val="000000"/>
        </w:rPr>
      </w:pPr>
    </w:p>
    <w:p w14:paraId="384BDAAF" w14:textId="5DA513CA" w:rsidR="001D0F39" w:rsidRPr="00B95D0B" w:rsidRDefault="00B3524F" w:rsidP="009B266C">
      <w:pPr>
        <w:autoSpaceDE w:val="0"/>
        <w:autoSpaceDN w:val="0"/>
        <w:adjustRightInd w:val="0"/>
        <w:ind w:right="-1238"/>
        <w:contextualSpacing/>
        <w:jc w:val="both"/>
        <w:rPr>
          <w:rFonts w:cstheme="minorHAnsi"/>
          <w:b/>
          <w:bCs/>
          <w:highlight w:val="darkGray"/>
        </w:rPr>
      </w:pPr>
      <w:del w:id="78" w:author="JQvHcY3EDfqD4M3r" w:date="2021-07-28T13:17:00Z">
        <w:r w:rsidRPr="00B3524F" w:rsidDel="00BF0CBC">
          <w:rPr>
            <w:rFonts w:cstheme="minorHAnsi"/>
            <w:b/>
            <w:bCs/>
            <w:color w:val="000000"/>
          </w:rPr>
          <w:delText>Vendor</w:delText>
        </w:r>
      </w:del>
      <w:ins w:id="79" w:author="JQvHcY3EDfqD4M3r" w:date="2021-07-28T13:17:00Z">
        <w:r w:rsidR="00BF0CBC">
          <w:rPr>
            <w:rFonts w:cstheme="minorHAnsi"/>
            <w:b/>
            <w:bCs/>
            <w:color w:val="000000"/>
          </w:rPr>
          <w:t>Partner</w:t>
        </w:r>
      </w:ins>
      <w:r w:rsidR="001D0F39" w:rsidRPr="00F42DDA">
        <w:rPr>
          <w:rFonts w:cstheme="minorHAnsi"/>
          <w:b/>
          <w:bCs/>
          <w:color w:val="000000"/>
        </w:rPr>
        <w:t xml:space="preserve">: </w:t>
      </w:r>
      <w:r w:rsidR="001D0F39" w:rsidRPr="00D41485">
        <w:rPr>
          <w:rFonts w:cstheme="minorHAnsi"/>
          <w:b/>
          <w:bCs/>
          <w:color w:val="000000"/>
          <w:highlight w:val="darkGray"/>
        </w:rPr>
        <w:t>[add name]</w:t>
      </w:r>
      <w:r w:rsidR="001D0F39">
        <w:rPr>
          <w:rFonts w:cstheme="minorHAnsi"/>
          <w:b/>
          <w:bCs/>
          <w:color w:val="000000"/>
        </w:rPr>
        <w:tab/>
      </w:r>
      <w:r w:rsidR="001D0F39">
        <w:rPr>
          <w:rFonts w:cstheme="minorHAnsi"/>
          <w:b/>
          <w:bCs/>
          <w:color w:val="000000"/>
        </w:rPr>
        <w:tab/>
      </w:r>
      <w:r w:rsidR="001D0F39">
        <w:rPr>
          <w:rFonts w:cstheme="minorHAnsi"/>
          <w:b/>
          <w:bCs/>
          <w:color w:val="000000"/>
        </w:rPr>
        <w:tab/>
      </w:r>
      <w:r w:rsidR="001D0F39" w:rsidRPr="00F42DDA">
        <w:rPr>
          <w:rFonts w:cstheme="minorHAnsi"/>
          <w:b/>
          <w:bCs/>
          <w:color w:val="000000"/>
        </w:rPr>
        <w:tab/>
      </w:r>
      <w:r w:rsidR="001D0F39">
        <w:rPr>
          <w:rFonts w:cstheme="minorHAnsi"/>
          <w:b/>
          <w:bCs/>
          <w:color w:val="000000"/>
        </w:rPr>
        <w:tab/>
      </w:r>
      <w:proofErr w:type="spellStart"/>
      <w:r w:rsidR="00CE69D1">
        <w:rPr>
          <w:rFonts w:cstheme="minorHAnsi"/>
          <w:b/>
          <w:bCs/>
        </w:rPr>
        <w:t>Avanquest</w:t>
      </w:r>
      <w:proofErr w:type="spellEnd"/>
      <w:r w:rsidR="009B266C">
        <w:rPr>
          <w:rFonts w:cstheme="minorHAnsi"/>
          <w:b/>
          <w:bCs/>
        </w:rPr>
        <w:t xml:space="preserve"> </w:t>
      </w:r>
    </w:p>
    <w:p w14:paraId="5111354E"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 xml:space="preserve">Signature ______________________________ </w:t>
      </w:r>
      <w:r w:rsidRPr="00F42DDA">
        <w:rPr>
          <w:rFonts w:cstheme="minorHAnsi"/>
          <w:color w:val="000000"/>
        </w:rPr>
        <w:tab/>
      </w:r>
      <w:r w:rsidRPr="00F42DDA">
        <w:rPr>
          <w:rFonts w:cstheme="minorHAnsi"/>
          <w:color w:val="000000"/>
        </w:rPr>
        <w:tab/>
        <w:t xml:space="preserve">Signature ______________________________ </w:t>
      </w:r>
    </w:p>
    <w:p w14:paraId="1C36C0FD"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 xml:space="preserve">Name _________________________________ </w:t>
      </w:r>
      <w:r w:rsidRPr="00F42DDA">
        <w:rPr>
          <w:rFonts w:cstheme="minorHAnsi"/>
          <w:color w:val="000000"/>
        </w:rPr>
        <w:tab/>
      </w:r>
      <w:r w:rsidRPr="00F42DDA">
        <w:rPr>
          <w:rFonts w:cstheme="minorHAnsi"/>
          <w:color w:val="000000"/>
        </w:rPr>
        <w:tab/>
        <w:t xml:space="preserve">Name_________________________________ </w:t>
      </w:r>
    </w:p>
    <w:p w14:paraId="7B96609B"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 xml:space="preserve">Title __________________________________ </w:t>
      </w:r>
      <w:r w:rsidRPr="00F42DDA">
        <w:rPr>
          <w:rFonts w:cstheme="minorHAnsi"/>
          <w:color w:val="000000"/>
        </w:rPr>
        <w:tab/>
      </w:r>
      <w:r w:rsidRPr="00F42DDA">
        <w:rPr>
          <w:rFonts w:cstheme="minorHAnsi"/>
          <w:color w:val="000000"/>
        </w:rPr>
        <w:tab/>
        <w:t xml:space="preserve">Title __________________________________ </w:t>
      </w:r>
    </w:p>
    <w:p w14:paraId="53050B13"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Date __________________________________</w:t>
      </w:r>
      <w:r w:rsidRPr="00F42DDA">
        <w:rPr>
          <w:rFonts w:cstheme="minorHAnsi"/>
          <w:color w:val="000000"/>
        </w:rPr>
        <w:tab/>
      </w:r>
      <w:r w:rsidRPr="00F42DDA">
        <w:rPr>
          <w:rFonts w:cstheme="minorHAnsi"/>
          <w:color w:val="000000"/>
        </w:rPr>
        <w:tab/>
        <w:t>Date_________________________________</w:t>
      </w:r>
    </w:p>
    <w:p w14:paraId="0386BFFB" w14:textId="77777777" w:rsidR="00DC2C8B" w:rsidRDefault="00DC2C8B" w:rsidP="00DC2C8B">
      <w:pPr>
        <w:pStyle w:val="Default"/>
        <w:rPr>
          <w:rFonts w:asciiTheme="minorHAnsi" w:hAnsiTheme="minorHAnsi" w:cstheme="minorHAnsi"/>
          <w:b/>
          <w:bCs/>
          <w:sz w:val="22"/>
          <w:szCs w:val="22"/>
        </w:rPr>
      </w:pPr>
    </w:p>
    <w:p w14:paraId="5944A6F0" w14:textId="77777777" w:rsidR="00041387" w:rsidRDefault="00041387" w:rsidP="00DC2C8B">
      <w:pPr>
        <w:pStyle w:val="Default"/>
        <w:jc w:val="center"/>
        <w:rPr>
          <w:b/>
          <w:bCs/>
          <w:sz w:val="22"/>
          <w:szCs w:val="22"/>
        </w:rPr>
      </w:pPr>
    </w:p>
    <w:p w14:paraId="3A5824F6" w14:textId="77777777" w:rsidR="00BF0CBC" w:rsidRDefault="00BF0CBC" w:rsidP="00DC2C8B">
      <w:pPr>
        <w:pStyle w:val="Default"/>
        <w:jc w:val="center"/>
        <w:rPr>
          <w:ins w:id="80" w:author="JQvHcY3EDfqD4M3r" w:date="2021-07-28T13:18:00Z"/>
          <w:b/>
          <w:bCs/>
          <w:sz w:val="22"/>
          <w:szCs w:val="22"/>
        </w:rPr>
      </w:pPr>
    </w:p>
    <w:p w14:paraId="17988A26" w14:textId="77777777" w:rsidR="00BF0CBC" w:rsidRDefault="00BF0CBC" w:rsidP="00DC2C8B">
      <w:pPr>
        <w:pStyle w:val="Default"/>
        <w:jc w:val="center"/>
        <w:rPr>
          <w:ins w:id="81" w:author="JQvHcY3EDfqD4M3r" w:date="2021-07-28T13:18:00Z"/>
          <w:b/>
          <w:bCs/>
          <w:sz w:val="22"/>
          <w:szCs w:val="22"/>
        </w:rPr>
      </w:pPr>
    </w:p>
    <w:p w14:paraId="48B22C93" w14:textId="77777777" w:rsidR="00BF0CBC" w:rsidRDefault="00BF0CBC" w:rsidP="00DC2C8B">
      <w:pPr>
        <w:pStyle w:val="Default"/>
        <w:jc w:val="center"/>
        <w:rPr>
          <w:ins w:id="82" w:author="JQvHcY3EDfqD4M3r" w:date="2021-07-28T13:18:00Z"/>
          <w:b/>
          <w:bCs/>
          <w:sz w:val="22"/>
          <w:szCs w:val="22"/>
        </w:rPr>
      </w:pPr>
    </w:p>
    <w:p w14:paraId="1793B92C" w14:textId="77777777" w:rsidR="00BF0CBC" w:rsidRDefault="00BF0CBC" w:rsidP="00DC2C8B">
      <w:pPr>
        <w:pStyle w:val="Default"/>
        <w:jc w:val="center"/>
        <w:rPr>
          <w:ins w:id="83" w:author="JQvHcY3EDfqD4M3r" w:date="2021-07-28T13:18:00Z"/>
          <w:b/>
          <w:bCs/>
          <w:sz w:val="22"/>
          <w:szCs w:val="22"/>
        </w:rPr>
      </w:pPr>
    </w:p>
    <w:p w14:paraId="67D40089" w14:textId="77777777" w:rsidR="00BF0CBC" w:rsidRDefault="00BF0CBC" w:rsidP="00DC2C8B">
      <w:pPr>
        <w:pStyle w:val="Default"/>
        <w:jc w:val="center"/>
        <w:rPr>
          <w:ins w:id="84" w:author="JQvHcY3EDfqD4M3r" w:date="2021-07-28T13:18:00Z"/>
          <w:b/>
          <w:bCs/>
          <w:sz w:val="22"/>
          <w:szCs w:val="22"/>
        </w:rPr>
      </w:pPr>
    </w:p>
    <w:p w14:paraId="79CCEDE7" w14:textId="77777777" w:rsidR="00BF0CBC" w:rsidRDefault="00BF0CBC" w:rsidP="00DC2C8B">
      <w:pPr>
        <w:pStyle w:val="Default"/>
        <w:jc w:val="center"/>
        <w:rPr>
          <w:ins w:id="85" w:author="JQvHcY3EDfqD4M3r" w:date="2021-07-28T13:18:00Z"/>
          <w:b/>
          <w:bCs/>
          <w:sz w:val="22"/>
          <w:szCs w:val="22"/>
        </w:rPr>
      </w:pPr>
    </w:p>
    <w:p w14:paraId="4A948A52" w14:textId="77777777" w:rsidR="00BF0CBC" w:rsidRDefault="00BF0CBC" w:rsidP="00DC2C8B">
      <w:pPr>
        <w:pStyle w:val="Default"/>
        <w:jc w:val="center"/>
        <w:rPr>
          <w:ins w:id="86" w:author="JQvHcY3EDfqD4M3r" w:date="2021-07-28T13:18:00Z"/>
          <w:b/>
          <w:bCs/>
          <w:sz w:val="22"/>
          <w:szCs w:val="22"/>
        </w:rPr>
      </w:pPr>
    </w:p>
    <w:p w14:paraId="5F148AFA" w14:textId="77777777" w:rsidR="00BF0CBC" w:rsidRDefault="00BF0CBC" w:rsidP="00DC2C8B">
      <w:pPr>
        <w:pStyle w:val="Default"/>
        <w:jc w:val="center"/>
        <w:rPr>
          <w:ins w:id="87" w:author="JQvHcY3EDfqD4M3r" w:date="2021-07-28T13:18:00Z"/>
          <w:b/>
          <w:bCs/>
          <w:sz w:val="22"/>
          <w:szCs w:val="22"/>
        </w:rPr>
      </w:pPr>
    </w:p>
    <w:p w14:paraId="3ABCF5AA" w14:textId="77777777" w:rsidR="00BF0CBC" w:rsidRDefault="00BF0CBC" w:rsidP="00DC2C8B">
      <w:pPr>
        <w:pStyle w:val="Default"/>
        <w:jc w:val="center"/>
        <w:rPr>
          <w:ins w:id="88" w:author="JQvHcY3EDfqD4M3r" w:date="2021-07-28T13:18:00Z"/>
          <w:b/>
          <w:bCs/>
          <w:sz w:val="22"/>
          <w:szCs w:val="22"/>
        </w:rPr>
      </w:pPr>
    </w:p>
    <w:p w14:paraId="0F8E8690" w14:textId="77777777" w:rsidR="00BF0CBC" w:rsidRDefault="00BF0CBC" w:rsidP="00DC2C8B">
      <w:pPr>
        <w:pStyle w:val="Default"/>
        <w:jc w:val="center"/>
        <w:rPr>
          <w:ins w:id="89" w:author="JQvHcY3EDfqD4M3r" w:date="2021-07-28T13:18:00Z"/>
          <w:b/>
          <w:bCs/>
          <w:sz w:val="22"/>
          <w:szCs w:val="22"/>
        </w:rPr>
      </w:pPr>
    </w:p>
    <w:p w14:paraId="78CFC31A" w14:textId="77777777" w:rsidR="00BF0CBC" w:rsidRDefault="00BF0CBC" w:rsidP="00DC2C8B">
      <w:pPr>
        <w:pStyle w:val="Default"/>
        <w:jc w:val="center"/>
        <w:rPr>
          <w:ins w:id="90" w:author="JQvHcY3EDfqD4M3r" w:date="2021-07-28T13:18:00Z"/>
          <w:b/>
          <w:bCs/>
          <w:sz w:val="22"/>
          <w:szCs w:val="22"/>
        </w:rPr>
      </w:pPr>
    </w:p>
    <w:p w14:paraId="2AFC9978" w14:textId="77777777" w:rsidR="00BF0CBC" w:rsidRDefault="00BF0CBC" w:rsidP="00DC2C8B">
      <w:pPr>
        <w:pStyle w:val="Default"/>
        <w:jc w:val="center"/>
        <w:rPr>
          <w:ins w:id="91" w:author="JQvHcY3EDfqD4M3r" w:date="2021-07-28T13:18:00Z"/>
          <w:b/>
          <w:bCs/>
          <w:sz w:val="22"/>
          <w:szCs w:val="22"/>
        </w:rPr>
      </w:pPr>
    </w:p>
    <w:p w14:paraId="6CE499BE" w14:textId="77777777" w:rsidR="00BF0CBC" w:rsidRDefault="00BF0CBC" w:rsidP="00DC2C8B">
      <w:pPr>
        <w:pStyle w:val="Default"/>
        <w:jc w:val="center"/>
        <w:rPr>
          <w:ins w:id="92" w:author="JQvHcY3EDfqD4M3r" w:date="2021-07-28T13:18:00Z"/>
          <w:b/>
          <w:bCs/>
          <w:sz w:val="22"/>
          <w:szCs w:val="22"/>
        </w:rPr>
      </w:pPr>
    </w:p>
    <w:p w14:paraId="0D25F1E4" w14:textId="77777777" w:rsidR="00BF0CBC" w:rsidRDefault="00BF0CBC" w:rsidP="00DC2C8B">
      <w:pPr>
        <w:pStyle w:val="Default"/>
        <w:jc w:val="center"/>
        <w:rPr>
          <w:ins w:id="93" w:author="JQvHcY3EDfqD4M3r" w:date="2021-07-28T13:18:00Z"/>
          <w:b/>
          <w:bCs/>
          <w:sz w:val="22"/>
          <w:szCs w:val="22"/>
        </w:rPr>
      </w:pPr>
    </w:p>
    <w:p w14:paraId="167C6D7C" w14:textId="77777777" w:rsidR="00BF0CBC" w:rsidRDefault="00BF0CBC" w:rsidP="00DC2C8B">
      <w:pPr>
        <w:pStyle w:val="Default"/>
        <w:jc w:val="center"/>
        <w:rPr>
          <w:ins w:id="94" w:author="JQvHcY3EDfqD4M3r" w:date="2021-07-28T13:18:00Z"/>
          <w:b/>
          <w:bCs/>
          <w:sz w:val="22"/>
          <w:szCs w:val="22"/>
        </w:rPr>
      </w:pPr>
    </w:p>
    <w:p w14:paraId="700292BD" w14:textId="77777777" w:rsidR="00BF0CBC" w:rsidRDefault="00BF0CBC" w:rsidP="00DC2C8B">
      <w:pPr>
        <w:pStyle w:val="Default"/>
        <w:jc w:val="center"/>
        <w:rPr>
          <w:ins w:id="95" w:author="JQvHcY3EDfqD4M3r" w:date="2021-07-28T13:18:00Z"/>
          <w:b/>
          <w:bCs/>
          <w:sz w:val="22"/>
          <w:szCs w:val="22"/>
        </w:rPr>
      </w:pPr>
    </w:p>
    <w:p w14:paraId="36D3F848" w14:textId="3E80D89B" w:rsidR="00DC2C8B" w:rsidRPr="00DC2C8B" w:rsidRDefault="00DC2C8B" w:rsidP="00DC2C8B">
      <w:pPr>
        <w:pStyle w:val="Default"/>
        <w:jc w:val="center"/>
        <w:rPr>
          <w:b/>
          <w:bCs/>
          <w:sz w:val="22"/>
          <w:szCs w:val="22"/>
        </w:rPr>
      </w:pPr>
      <w:r w:rsidRPr="00DC2C8B">
        <w:rPr>
          <w:b/>
          <w:bCs/>
          <w:sz w:val="22"/>
          <w:szCs w:val="22"/>
        </w:rPr>
        <w:lastRenderedPageBreak/>
        <w:t>ANNEX A</w:t>
      </w:r>
    </w:p>
    <w:p w14:paraId="7CE8AAD5" w14:textId="77777777" w:rsidR="000C4003" w:rsidRDefault="00DC2C8B" w:rsidP="00DC2C8B">
      <w:pPr>
        <w:pStyle w:val="Default"/>
        <w:jc w:val="center"/>
        <w:rPr>
          <w:b/>
          <w:bCs/>
          <w:sz w:val="22"/>
          <w:szCs w:val="22"/>
        </w:rPr>
      </w:pPr>
      <w:r w:rsidRPr="00DC2C8B">
        <w:rPr>
          <w:b/>
          <w:bCs/>
          <w:sz w:val="22"/>
          <w:szCs w:val="22"/>
        </w:rPr>
        <w:t xml:space="preserve">DESCRIPTION OF THE TRANSFER </w:t>
      </w:r>
    </w:p>
    <w:p w14:paraId="04EEB4EE" w14:textId="77777777" w:rsidR="00DC2C8B" w:rsidRPr="00DC2C8B" w:rsidRDefault="00DC2C8B" w:rsidP="00DC2C8B">
      <w:pPr>
        <w:pStyle w:val="Default"/>
        <w:jc w:val="center"/>
        <w:rPr>
          <w:b/>
          <w:bCs/>
          <w:sz w:val="22"/>
          <w:szCs w:val="22"/>
        </w:rPr>
      </w:pPr>
      <w:r w:rsidRPr="00DC2C8B">
        <w:rPr>
          <w:b/>
          <w:bCs/>
          <w:sz w:val="22"/>
          <w:szCs w:val="22"/>
        </w:rPr>
        <w:t>(CONTROLLER TO CONTROLLER)</w:t>
      </w:r>
    </w:p>
    <w:p w14:paraId="549FB233" w14:textId="77777777" w:rsidR="00DC2C8B" w:rsidRDefault="00DC2C8B" w:rsidP="00DC2C8B">
      <w:pPr>
        <w:pStyle w:val="Default"/>
        <w:rPr>
          <w:b/>
          <w:bCs/>
          <w:sz w:val="20"/>
          <w:szCs w:val="20"/>
        </w:rPr>
      </w:pPr>
    </w:p>
    <w:p w14:paraId="0D844105"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Data subjects </w:t>
      </w:r>
    </w:p>
    <w:p w14:paraId="6EADAA8F" w14:textId="429CE5FA" w:rsidR="00DE31CF" w:rsidRDefault="00DE31CF" w:rsidP="00542B9E">
      <w:pPr>
        <w:pStyle w:val="Default"/>
        <w:jc w:val="both"/>
        <w:rPr>
          <w:ins w:id="96" w:author="JQvHcY3EDfqD4M3r" w:date="2021-07-28T13:19:00Z"/>
          <w:rFonts w:asciiTheme="minorHAnsi" w:hAnsiTheme="minorHAnsi" w:cstheme="minorHAnsi"/>
          <w:sz w:val="22"/>
          <w:szCs w:val="22"/>
        </w:rPr>
      </w:pPr>
      <w:ins w:id="97" w:author="JQvHcY3EDfqD4M3r" w:date="2021-07-28T13:19:00Z">
        <w:r>
          <w:rPr>
            <w:rFonts w:asciiTheme="minorHAnsi" w:hAnsiTheme="minorHAnsi" w:cstheme="minorHAnsi"/>
            <w:sz w:val="22"/>
            <w:szCs w:val="22"/>
          </w:rPr>
          <w:t>[</w:t>
        </w:r>
        <w:r w:rsidRPr="00DE31CF">
          <w:rPr>
            <w:rFonts w:asciiTheme="minorHAnsi" w:hAnsiTheme="minorHAnsi" w:cstheme="minorHAnsi"/>
            <w:sz w:val="22"/>
            <w:szCs w:val="22"/>
            <w:highlight w:val="yellow"/>
            <w:rPrChange w:id="98" w:author="JQvHcY3EDfqD4M3r" w:date="2021-07-28T13:19:00Z">
              <w:rPr>
                <w:rFonts w:asciiTheme="minorHAnsi" w:hAnsiTheme="minorHAnsi" w:cstheme="minorHAnsi"/>
                <w:sz w:val="22"/>
                <w:szCs w:val="22"/>
              </w:rPr>
            </w:rPrChange>
          </w:rPr>
          <w:t>Please adjust according to the specific engagement type</w:t>
        </w:r>
        <w:r>
          <w:rPr>
            <w:rFonts w:asciiTheme="minorHAnsi" w:hAnsiTheme="minorHAnsi" w:cstheme="minorHAnsi"/>
            <w:sz w:val="22"/>
            <w:szCs w:val="22"/>
          </w:rPr>
          <w:t>]</w:t>
        </w:r>
      </w:ins>
    </w:p>
    <w:p w14:paraId="73B0297E" w14:textId="77777777" w:rsidR="00DE31CF" w:rsidRDefault="00DE31CF" w:rsidP="00542B9E">
      <w:pPr>
        <w:pStyle w:val="Default"/>
        <w:jc w:val="both"/>
        <w:rPr>
          <w:ins w:id="99" w:author="JQvHcY3EDfqD4M3r" w:date="2021-07-28T13:20:00Z"/>
          <w:rFonts w:asciiTheme="minorHAnsi" w:hAnsiTheme="minorHAnsi" w:cstheme="minorHAnsi"/>
          <w:sz w:val="22"/>
          <w:szCs w:val="22"/>
        </w:rPr>
      </w:pPr>
    </w:p>
    <w:p w14:paraId="6AC5CA3D" w14:textId="77777777" w:rsidR="00DE31CF" w:rsidRDefault="00DC2C8B" w:rsidP="00542B9E">
      <w:pPr>
        <w:pStyle w:val="Default"/>
        <w:jc w:val="both"/>
        <w:rPr>
          <w:ins w:id="100" w:author="JQvHcY3EDfqD4M3r" w:date="2021-07-28T13:20:00Z"/>
          <w:rFonts w:asciiTheme="minorHAnsi" w:hAnsiTheme="minorHAnsi" w:cstheme="minorHAnsi"/>
          <w:sz w:val="22"/>
          <w:szCs w:val="22"/>
        </w:rPr>
      </w:pPr>
      <w:r w:rsidRPr="00DC2C8B">
        <w:rPr>
          <w:rFonts w:asciiTheme="minorHAnsi" w:hAnsiTheme="minorHAnsi" w:cstheme="minorHAnsi"/>
          <w:sz w:val="22"/>
          <w:szCs w:val="22"/>
        </w:rPr>
        <w:t xml:space="preserve">The Personal Data transferred concerns the </w:t>
      </w:r>
      <w:ins w:id="101" w:author="JQvHcY3EDfqD4M3r" w:date="2021-07-28T13:20:00Z">
        <w:r w:rsidR="00DE31CF">
          <w:rPr>
            <w:rFonts w:asciiTheme="minorHAnsi" w:hAnsiTheme="minorHAnsi" w:cstheme="minorHAnsi"/>
            <w:sz w:val="22"/>
            <w:szCs w:val="22"/>
          </w:rPr>
          <w:t xml:space="preserve">following one or more categories of </w:t>
        </w:r>
      </w:ins>
      <w:r w:rsidRPr="00DC2C8B">
        <w:rPr>
          <w:rFonts w:asciiTheme="minorHAnsi" w:hAnsiTheme="minorHAnsi" w:cstheme="minorHAnsi"/>
          <w:sz w:val="22"/>
          <w:szCs w:val="22"/>
        </w:rPr>
        <w:t>Data Subjects in the EEA</w:t>
      </w:r>
      <w:ins w:id="102" w:author="JQvHcY3EDfqD4M3r" w:date="2021-07-28T13:20:00Z">
        <w:r w:rsidR="00DE31CF">
          <w:rPr>
            <w:rFonts w:asciiTheme="minorHAnsi" w:hAnsiTheme="minorHAnsi" w:cstheme="minorHAnsi"/>
            <w:sz w:val="22"/>
            <w:szCs w:val="22"/>
          </w:rPr>
          <w:t>:</w:t>
        </w:r>
      </w:ins>
    </w:p>
    <w:p w14:paraId="6F2B6361" w14:textId="77777777" w:rsidR="00DE31CF" w:rsidRDefault="00DE31CF" w:rsidP="00DE31CF">
      <w:pPr>
        <w:pStyle w:val="Default"/>
        <w:numPr>
          <w:ilvl w:val="0"/>
          <w:numId w:val="13"/>
        </w:numPr>
        <w:jc w:val="both"/>
        <w:rPr>
          <w:ins w:id="103" w:author="JQvHcY3EDfqD4M3r" w:date="2021-07-28T13:20:00Z"/>
          <w:rFonts w:asciiTheme="minorHAnsi" w:hAnsiTheme="minorHAnsi" w:cstheme="minorHAnsi"/>
          <w:sz w:val="22"/>
          <w:szCs w:val="22"/>
        </w:rPr>
      </w:pPr>
      <w:ins w:id="104" w:author="JQvHcY3EDfqD4M3r" w:date="2021-07-28T13:20:00Z">
        <w:r>
          <w:rPr>
            <w:rFonts w:asciiTheme="minorHAnsi" w:hAnsiTheme="minorHAnsi" w:cstheme="minorHAnsi"/>
            <w:sz w:val="22"/>
            <w:szCs w:val="22"/>
          </w:rPr>
          <w:t xml:space="preserve">Consumers of </w:t>
        </w:r>
      </w:ins>
      <w:del w:id="105" w:author="JQvHcY3EDfqD4M3r" w:date="2021-07-28T13:20:00Z">
        <w:r w:rsidR="00DC2C8B" w:rsidRPr="00DC2C8B" w:rsidDel="00DE31CF">
          <w:rPr>
            <w:rFonts w:asciiTheme="minorHAnsi" w:hAnsiTheme="minorHAnsi" w:cstheme="minorHAnsi"/>
            <w:sz w:val="22"/>
            <w:szCs w:val="22"/>
          </w:rPr>
          <w:delText xml:space="preserve"> that </w:delText>
        </w:r>
        <w:r w:rsidR="00132A56" w:rsidDel="00DE31CF">
          <w:rPr>
            <w:rFonts w:asciiTheme="minorHAnsi" w:hAnsiTheme="minorHAnsi" w:cstheme="minorHAnsi"/>
            <w:sz w:val="22"/>
            <w:szCs w:val="22"/>
          </w:rPr>
          <w:delText xml:space="preserve">use the </w:delText>
        </w:r>
        <w:r w:rsidR="00542B9E" w:rsidDel="00DE31CF">
          <w:rPr>
            <w:rFonts w:asciiTheme="minorHAnsi" w:hAnsiTheme="minorHAnsi" w:cstheme="minorHAnsi"/>
            <w:sz w:val="22"/>
            <w:szCs w:val="22"/>
          </w:rPr>
          <w:delText xml:space="preserve">purchase </w:delText>
        </w:r>
      </w:del>
      <w:del w:id="106" w:author="JQvHcY3EDfqD4M3r" w:date="2021-07-28T13:18:00Z">
        <w:r w:rsidR="00542B9E" w:rsidDel="00BF0CBC">
          <w:rPr>
            <w:rFonts w:asciiTheme="minorHAnsi" w:hAnsiTheme="minorHAnsi" w:cstheme="minorHAnsi"/>
            <w:sz w:val="22"/>
            <w:szCs w:val="22"/>
          </w:rPr>
          <w:delText>Vendor</w:delText>
        </w:r>
      </w:del>
      <w:ins w:id="107" w:author="JQvHcY3EDfqD4M3r" w:date="2021-07-28T13:18:00Z">
        <w:r w:rsidR="00BF0CBC">
          <w:rPr>
            <w:rFonts w:asciiTheme="minorHAnsi" w:hAnsiTheme="minorHAnsi" w:cstheme="minorHAnsi"/>
            <w:sz w:val="22"/>
            <w:szCs w:val="22"/>
          </w:rPr>
          <w:t>Partner</w:t>
        </w:r>
      </w:ins>
      <w:ins w:id="108" w:author="JQvHcY3EDfqD4M3r" w:date="2021-07-28T13:20:00Z">
        <w:r>
          <w:rPr>
            <w:rFonts w:asciiTheme="minorHAnsi" w:hAnsiTheme="minorHAnsi" w:cstheme="minorHAnsi"/>
            <w:sz w:val="22"/>
            <w:szCs w:val="22"/>
          </w:rPr>
          <w:t>’</w:t>
        </w:r>
      </w:ins>
      <w:r w:rsidR="00542B9E">
        <w:rPr>
          <w:rFonts w:asciiTheme="minorHAnsi" w:hAnsiTheme="minorHAnsi" w:cstheme="minorHAnsi"/>
          <w:sz w:val="22"/>
          <w:szCs w:val="22"/>
        </w:rPr>
        <w:t xml:space="preserve">s goods and services through the Company </w:t>
      </w:r>
      <w:proofErr w:type="gramStart"/>
      <w:r w:rsidR="00542B9E">
        <w:rPr>
          <w:rFonts w:asciiTheme="minorHAnsi" w:hAnsiTheme="minorHAnsi" w:cstheme="minorHAnsi"/>
          <w:sz w:val="22"/>
          <w:szCs w:val="22"/>
        </w:rPr>
        <w:t>services</w:t>
      </w:r>
      <w:ins w:id="109" w:author="JQvHcY3EDfqD4M3r" w:date="2021-07-28T13:20:00Z">
        <w:r>
          <w:rPr>
            <w:rFonts w:asciiTheme="minorHAnsi" w:hAnsiTheme="minorHAnsi" w:cstheme="minorHAnsi"/>
            <w:sz w:val="22"/>
            <w:szCs w:val="22"/>
          </w:rPr>
          <w:t>;</w:t>
        </w:r>
        <w:proofErr w:type="gramEnd"/>
        <w:r>
          <w:rPr>
            <w:rFonts w:asciiTheme="minorHAnsi" w:hAnsiTheme="minorHAnsi" w:cstheme="minorHAnsi"/>
            <w:sz w:val="22"/>
            <w:szCs w:val="22"/>
          </w:rPr>
          <w:t xml:space="preserve"> </w:t>
        </w:r>
      </w:ins>
    </w:p>
    <w:p w14:paraId="17A3688C" w14:textId="26122CDA" w:rsidR="00DE31CF" w:rsidRDefault="00F22387" w:rsidP="00DE31CF">
      <w:pPr>
        <w:pStyle w:val="Default"/>
        <w:numPr>
          <w:ilvl w:val="0"/>
          <w:numId w:val="13"/>
        </w:numPr>
        <w:jc w:val="both"/>
        <w:rPr>
          <w:ins w:id="110" w:author="JQvHcY3EDfqD4M3r" w:date="2021-07-28T13:21:00Z"/>
          <w:rFonts w:asciiTheme="minorHAnsi" w:hAnsiTheme="minorHAnsi" w:cstheme="minorHAnsi"/>
          <w:sz w:val="22"/>
          <w:szCs w:val="22"/>
        </w:rPr>
      </w:pPr>
      <w:ins w:id="111" w:author="JQvHcY3EDfqD4M3r" w:date="2021-07-28T13:24:00Z">
        <w:r>
          <w:rPr>
            <w:rFonts w:asciiTheme="minorHAnsi" w:hAnsiTheme="minorHAnsi" w:cstheme="minorHAnsi"/>
            <w:sz w:val="22"/>
            <w:szCs w:val="22"/>
          </w:rPr>
          <w:t>Consumers</w:t>
        </w:r>
      </w:ins>
      <w:ins w:id="112" w:author="JQvHcY3EDfqD4M3r" w:date="2021-07-28T13:20:00Z">
        <w:r w:rsidR="00DE31CF">
          <w:rPr>
            <w:rFonts w:asciiTheme="minorHAnsi" w:hAnsiTheme="minorHAnsi" w:cstheme="minorHAnsi"/>
            <w:sz w:val="22"/>
            <w:szCs w:val="22"/>
          </w:rPr>
          <w:t xml:space="preserve"> of Company, that installed the software or other </w:t>
        </w:r>
      </w:ins>
      <w:ins w:id="113" w:author="JQvHcY3EDfqD4M3r" w:date="2021-07-28T13:24:00Z">
        <w:r>
          <w:rPr>
            <w:rFonts w:asciiTheme="minorHAnsi" w:hAnsiTheme="minorHAnsi" w:cstheme="minorHAnsi"/>
            <w:sz w:val="22"/>
            <w:szCs w:val="22"/>
          </w:rPr>
          <w:t>goods,</w:t>
        </w:r>
      </w:ins>
      <w:ins w:id="114" w:author="JQvHcY3EDfqD4M3r" w:date="2021-07-28T13:21:00Z">
        <w:r w:rsidR="00DE31CF">
          <w:rPr>
            <w:rFonts w:asciiTheme="minorHAnsi" w:hAnsiTheme="minorHAnsi" w:cstheme="minorHAnsi"/>
            <w:sz w:val="22"/>
            <w:szCs w:val="22"/>
          </w:rPr>
          <w:t xml:space="preserve"> or services sold by </w:t>
        </w:r>
        <w:proofErr w:type="gramStart"/>
        <w:r w:rsidR="00DE31CF">
          <w:rPr>
            <w:rFonts w:asciiTheme="minorHAnsi" w:hAnsiTheme="minorHAnsi" w:cstheme="minorHAnsi"/>
            <w:sz w:val="22"/>
            <w:szCs w:val="22"/>
          </w:rPr>
          <w:t>Company;</w:t>
        </w:r>
        <w:proofErr w:type="gramEnd"/>
      </w:ins>
    </w:p>
    <w:p w14:paraId="72EE8791" w14:textId="77777777" w:rsidR="00DE31CF" w:rsidRPr="00DE31CF" w:rsidRDefault="00DE31CF" w:rsidP="00DE31CF">
      <w:pPr>
        <w:pStyle w:val="Default"/>
        <w:numPr>
          <w:ilvl w:val="0"/>
          <w:numId w:val="13"/>
        </w:numPr>
        <w:jc w:val="both"/>
        <w:rPr>
          <w:ins w:id="115" w:author="JQvHcY3EDfqD4M3r" w:date="2021-07-28T13:21:00Z"/>
          <w:rFonts w:asciiTheme="minorHAnsi" w:hAnsiTheme="minorHAnsi" w:cstheme="minorHAnsi"/>
          <w:sz w:val="22"/>
          <w:szCs w:val="22"/>
          <w:rPrChange w:id="116" w:author="JQvHcY3EDfqD4M3r" w:date="2021-07-28T13:21:00Z">
            <w:rPr>
              <w:ins w:id="117" w:author="JQvHcY3EDfqD4M3r" w:date="2021-07-28T13:21:00Z"/>
              <w:rFonts w:asciiTheme="majorBidi" w:eastAsia="Times New Roman" w:hAnsiTheme="majorBidi" w:cstheme="majorBidi"/>
            </w:rPr>
          </w:rPrChange>
        </w:rPr>
        <w:pPrChange w:id="118" w:author="JQvHcY3EDfqD4M3r" w:date="2021-07-28T13:21:00Z">
          <w:pPr>
            <w:numPr>
              <w:numId w:val="14"/>
            </w:numPr>
            <w:tabs>
              <w:tab w:val="num" w:pos="720"/>
            </w:tabs>
            <w:spacing w:before="100" w:beforeAutospacing="1" w:after="100" w:afterAutospacing="1" w:line="240" w:lineRule="auto"/>
            <w:ind w:left="720" w:hanging="360"/>
          </w:pPr>
        </w:pPrChange>
      </w:pPr>
      <w:ins w:id="119" w:author="JQvHcY3EDfqD4M3r" w:date="2021-07-28T13:21:00Z">
        <w:r w:rsidRPr="00DE31CF">
          <w:rPr>
            <w:rFonts w:asciiTheme="minorHAnsi" w:hAnsiTheme="minorHAnsi" w:cstheme="minorHAnsi"/>
            <w:sz w:val="22"/>
            <w:szCs w:val="22"/>
            <w:rPrChange w:id="120" w:author="JQvHcY3EDfqD4M3r" w:date="2021-07-28T13:21:00Z">
              <w:rPr>
                <w:rFonts w:asciiTheme="majorBidi" w:eastAsia="Times New Roman" w:hAnsiTheme="majorBidi" w:cstheme="majorBidi"/>
              </w:rPr>
            </w:rPrChange>
          </w:rPr>
          <w:t>Customers and clients (including their staff)</w:t>
        </w:r>
      </w:ins>
    </w:p>
    <w:p w14:paraId="43D3B52B" w14:textId="77777777" w:rsidR="00DE31CF" w:rsidRPr="00DE31CF" w:rsidRDefault="00DE31CF" w:rsidP="00DE31CF">
      <w:pPr>
        <w:pStyle w:val="Default"/>
        <w:numPr>
          <w:ilvl w:val="0"/>
          <w:numId w:val="13"/>
        </w:numPr>
        <w:jc w:val="both"/>
        <w:rPr>
          <w:ins w:id="121" w:author="JQvHcY3EDfqD4M3r" w:date="2021-07-28T13:21:00Z"/>
          <w:rFonts w:asciiTheme="minorHAnsi" w:hAnsiTheme="minorHAnsi" w:cstheme="minorHAnsi"/>
          <w:sz w:val="22"/>
          <w:szCs w:val="22"/>
          <w:rPrChange w:id="122" w:author="JQvHcY3EDfqD4M3r" w:date="2021-07-28T13:21:00Z">
            <w:rPr>
              <w:ins w:id="123" w:author="JQvHcY3EDfqD4M3r" w:date="2021-07-28T13:21:00Z"/>
              <w:rFonts w:asciiTheme="majorBidi" w:eastAsia="Times New Roman" w:hAnsiTheme="majorBidi" w:cstheme="majorBidi"/>
            </w:rPr>
          </w:rPrChange>
        </w:rPr>
        <w:pPrChange w:id="124" w:author="JQvHcY3EDfqD4M3r" w:date="2021-07-28T13:21:00Z">
          <w:pPr>
            <w:numPr>
              <w:numId w:val="15"/>
            </w:numPr>
            <w:tabs>
              <w:tab w:val="num" w:pos="720"/>
            </w:tabs>
            <w:spacing w:before="100" w:beforeAutospacing="1" w:after="100" w:afterAutospacing="1" w:line="240" w:lineRule="auto"/>
            <w:ind w:left="720" w:hanging="360"/>
          </w:pPr>
        </w:pPrChange>
      </w:pPr>
      <w:ins w:id="125" w:author="JQvHcY3EDfqD4M3r" w:date="2021-07-28T13:21:00Z">
        <w:r w:rsidRPr="00DE31CF">
          <w:rPr>
            <w:rFonts w:asciiTheme="minorHAnsi" w:hAnsiTheme="minorHAnsi" w:cstheme="minorHAnsi"/>
            <w:sz w:val="22"/>
            <w:szCs w:val="22"/>
            <w:rPrChange w:id="126" w:author="JQvHcY3EDfqD4M3r" w:date="2021-07-28T13:21:00Z">
              <w:rPr>
                <w:rFonts w:asciiTheme="majorBidi" w:eastAsia="Times New Roman" w:hAnsiTheme="majorBidi" w:cstheme="majorBidi"/>
              </w:rPr>
            </w:rPrChange>
          </w:rPr>
          <w:t>Suppliers (including their staff)</w:t>
        </w:r>
      </w:ins>
    </w:p>
    <w:p w14:paraId="2BDA1740" w14:textId="485C30A1" w:rsidR="00DE31CF" w:rsidRPr="00DE31CF" w:rsidRDefault="00DE31CF" w:rsidP="00DE31CF">
      <w:pPr>
        <w:pStyle w:val="Default"/>
        <w:numPr>
          <w:ilvl w:val="0"/>
          <w:numId w:val="13"/>
        </w:numPr>
        <w:jc w:val="both"/>
        <w:rPr>
          <w:ins w:id="127" w:author="JQvHcY3EDfqD4M3r" w:date="2021-07-28T13:21:00Z"/>
          <w:rFonts w:asciiTheme="minorHAnsi" w:hAnsiTheme="minorHAnsi" w:cstheme="minorHAnsi"/>
          <w:sz w:val="22"/>
          <w:szCs w:val="22"/>
          <w:rPrChange w:id="128" w:author="JQvHcY3EDfqD4M3r" w:date="2021-07-28T13:21:00Z">
            <w:rPr>
              <w:ins w:id="129" w:author="JQvHcY3EDfqD4M3r" w:date="2021-07-28T13:21:00Z"/>
              <w:rFonts w:asciiTheme="majorBidi" w:eastAsia="Times New Roman" w:hAnsiTheme="majorBidi" w:cstheme="majorBidi"/>
            </w:rPr>
          </w:rPrChange>
        </w:rPr>
        <w:pPrChange w:id="130" w:author="JQvHcY3EDfqD4M3r" w:date="2021-07-28T13:21:00Z">
          <w:pPr>
            <w:numPr>
              <w:numId w:val="16"/>
            </w:numPr>
            <w:tabs>
              <w:tab w:val="num" w:pos="720"/>
            </w:tabs>
            <w:spacing w:before="100" w:beforeAutospacing="1" w:after="100" w:afterAutospacing="1" w:line="240" w:lineRule="auto"/>
            <w:ind w:left="720" w:hanging="360"/>
          </w:pPr>
        </w:pPrChange>
      </w:pPr>
      <w:ins w:id="131" w:author="JQvHcY3EDfqD4M3r" w:date="2021-07-28T13:21:00Z">
        <w:r w:rsidRPr="00DE31CF">
          <w:rPr>
            <w:rFonts w:asciiTheme="minorHAnsi" w:hAnsiTheme="minorHAnsi" w:cstheme="minorHAnsi"/>
            <w:sz w:val="22"/>
            <w:szCs w:val="22"/>
            <w:rPrChange w:id="132" w:author="JQvHcY3EDfqD4M3r" w:date="2021-07-28T13:21:00Z">
              <w:rPr>
                <w:rFonts w:asciiTheme="majorBidi" w:eastAsia="Times New Roman" w:hAnsiTheme="majorBidi" w:cstheme="majorBidi"/>
              </w:rPr>
            </w:rPrChange>
          </w:rPr>
          <w:t xml:space="preserve">Complainants, </w:t>
        </w:r>
      </w:ins>
      <w:ins w:id="133" w:author="JQvHcY3EDfqD4M3r" w:date="2021-07-28T13:23:00Z">
        <w:r w:rsidR="00F22387" w:rsidRPr="00DE31CF">
          <w:rPr>
            <w:rFonts w:asciiTheme="minorHAnsi" w:hAnsiTheme="minorHAnsi" w:cstheme="minorHAnsi"/>
            <w:sz w:val="22"/>
            <w:szCs w:val="22"/>
            <w:rPrChange w:id="134" w:author="JQvHcY3EDfqD4M3r" w:date="2021-07-28T13:21:00Z">
              <w:rPr>
                <w:rFonts w:cstheme="minorHAnsi"/>
              </w:rPr>
            </w:rPrChange>
          </w:rPr>
          <w:t>correspondents,</w:t>
        </w:r>
      </w:ins>
      <w:ins w:id="135" w:author="JQvHcY3EDfqD4M3r" w:date="2021-07-28T13:21:00Z">
        <w:r w:rsidRPr="00DE31CF">
          <w:rPr>
            <w:rFonts w:asciiTheme="minorHAnsi" w:hAnsiTheme="minorHAnsi" w:cstheme="minorHAnsi"/>
            <w:sz w:val="22"/>
            <w:szCs w:val="22"/>
            <w:rPrChange w:id="136" w:author="JQvHcY3EDfqD4M3r" w:date="2021-07-28T13:21:00Z">
              <w:rPr>
                <w:rFonts w:asciiTheme="majorBidi" w:eastAsia="Times New Roman" w:hAnsiTheme="majorBidi" w:cstheme="majorBidi"/>
              </w:rPr>
            </w:rPrChange>
          </w:rPr>
          <w:t xml:space="preserve"> and enquirers</w:t>
        </w:r>
      </w:ins>
    </w:p>
    <w:p w14:paraId="25BF2546" w14:textId="7E385626" w:rsidR="00DC2C8B" w:rsidRPr="00DE31CF" w:rsidRDefault="00DE31CF" w:rsidP="00DE31CF">
      <w:pPr>
        <w:pStyle w:val="Default"/>
        <w:numPr>
          <w:ilvl w:val="0"/>
          <w:numId w:val="13"/>
        </w:numPr>
        <w:jc w:val="both"/>
        <w:rPr>
          <w:rFonts w:asciiTheme="minorHAnsi" w:hAnsiTheme="minorHAnsi" w:cstheme="minorHAnsi"/>
          <w:sz w:val="22"/>
          <w:szCs w:val="22"/>
          <w:rPrChange w:id="137" w:author="JQvHcY3EDfqD4M3r" w:date="2021-07-28T13:21:00Z">
            <w:rPr>
              <w:rFonts w:asciiTheme="minorHAnsi" w:hAnsiTheme="minorHAnsi" w:cstheme="minorHAnsi"/>
              <w:sz w:val="22"/>
              <w:szCs w:val="22"/>
            </w:rPr>
          </w:rPrChange>
        </w:rPr>
        <w:pPrChange w:id="138" w:author="JQvHcY3EDfqD4M3r" w:date="2021-07-28T13:20:00Z">
          <w:pPr>
            <w:pStyle w:val="Default"/>
            <w:jc w:val="both"/>
          </w:pPr>
        </w:pPrChange>
      </w:pPr>
      <w:ins w:id="139" w:author="JQvHcY3EDfqD4M3r" w:date="2021-07-28T13:21:00Z">
        <w:r w:rsidRPr="00DE31CF">
          <w:rPr>
            <w:rFonts w:asciiTheme="minorHAnsi" w:hAnsiTheme="minorHAnsi" w:cstheme="minorHAnsi"/>
            <w:sz w:val="22"/>
            <w:szCs w:val="22"/>
            <w:rPrChange w:id="140" w:author="JQvHcY3EDfqD4M3r" w:date="2021-07-28T13:21:00Z">
              <w:rPr>
                <w:rFonts w:asciiTheme="majorBidi" w:eastAsia="Times New Roman" w:hAnsiTheme="majorBidi" w:cstheme="majorBidi"/>
              </w:rPr>
            </w:rPrChange>
          </w:rPr>
          <w:t xml:space="preserve">Advisers, </w:t>
        </w:r>
      </w:ins>
      <w:ins w:id="141" w:author="JQvHcY3EDfqD4M3r" w:date="2021-07-28T13:23:00Z">
        <w:r w:rsidR="00F22387" w:rsidRPr="00DE31CF">
          <w:rPr>
            <w:rFonts w:asciiTheme="minorHAnsi" w:hAnsiTheme="minorHAnsi" w:cstheme="minorHAnsi"/>
            <w:sz w:val="22"/>
            <w:szCs w:val="22"/>
            <w:rPrChange w:id="142" w:author="JQvHcY3EDfqD4M3r" w:date="2021-07-28T13:21:00Z">
              <w:rPr>
                <w:rFonts w:asciiTheme="minorHAnsi" w:hAnsiTheme="minorHAnsi" w:cstheme="minorHAnsi"/>
                <w:sz w:val="22"/>
                <w:szCs w:val="22"/>
              </w:rPr>
            </w:rPrChange>
          </w:rPr>
          <w:t>consultants,</w:t>
        </w:r>
      </w:ins>
      <w:ins w:id="143" w:author="JQvHcY3EDfqD4M3r" w:date="2021-07-28T13:21:00Z">
        <w:r w:rsidRPr="00DE31CF">
          <w:rPr>
            <w:rFonts w:asciiTheme="minorHAnsi" w:hAnsiTheme="minorHAnsi" w:cstheme="minorHAnsi"/>
            <w:sz w:val="22"/>
            <w:szCs w:val="22"/>
            <w:rPrChange w:id="144" w:author="JQvHcY3EDfqD4M3r" w:date="2021-07-28T13:21:00Z">
              <w:rPr>
                <w:rFonts w:asciiTheme="majorBidi" w:eastAsia="Times New Roman" w:hAnsiTheme="majorBidi" w:cstheme="majorBidi"/>
              </w:rPr>
            </w:rPrChange>
          </w:rPr>
          <w:t xml:space="preserve"> and other professional experts</w:t>
        </w:r>
      </w:ins>
      <w:del w:id="145" w:author="JQvHcY3EDfqD4M3r" w:date="2021-07-28T13:20:00Z">
        <w:r w:rsidR="00542B9E" w:rsidRPr="00DE31CF" w:rsidDel="00DE31CF">
          <w:rPr>
            <w:rFonts w:asciiTheme="minorHAnsi" w:hAnsiTheme="minorHAnsi" w:cstheme="minorHAnsi"/>
            <w:sz w:val="22"/>
            <w:szCs w:val="22"/>
            <w:rPrChange w:id="146" w:author="JQvHcY3EDfqD4M3r" w:date="2021-07-28T13:21:00Z">
              <w:rPr>
                <w:rFonts w:asciiTheme="minorHAnsi" w:hAnsiTheme="minorHAnsi" w:cstheme="minorHAnsi"/>
                <w:sz w:val="22"/>
                <w:szCs w:val="22"/>
              </w:rPr>
            </w:rPrChange>
          </w:rPr>
          <w:delText xml:space="preserve">. </w:delText>
        </w:r>
      </w:del>
    </w:p>
    <w:p w14:paraId="3105BAB5" w14:textId="77777777" w:rsidR="00DC2C8B" w:rsidRPr="00DC2C8B" w:rsidRDefault="00DC2C8B" w:rsidP="00DC2C8B">
      <w:pPr>
        <w:pStyle w:val="Default"/>
        <w:rPr>
          <w:rFonts w:asciiTheme="minorHAnsi" w:hAnsiTheme="minorHAnsi" w:cstheme="minorHAnsi"/>
          <w:sz w:val="22"/>
          <w:szCs w:val="22"/>
        </w:rPr>
      </w:pPr>
    </w:p>
    <w:p w14:paraId="43D88825"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Categories of data </w:t>
      </w:r>
    </w:p>
    <w:p w14:paraId="3B185C1A" w14:textId="77777777" w:rsidR="00DE31CF" w:rsidRDefault="00DE31CF" w:rsidP="00DE31CF">
      <w:pPr>
        <w:pStyle w:val="Default"/>
        <w:jc w:val="both"/>
        <w:rPr>
          <w:ins w:id="147" w:author="JQvHcY3EDfqD4M3r" w:date="2021-07-28T13:21:00Z"/>
          <w:rFonts w:asciiTheme="minorHAnsi" w:hAnsiTheme="minorHAnsi" w:cstheme="minorHAnsi"/>
          <w:sz w:val="22"/>
          <w:szCs w:val="22"/>
        </w:rPr>
      </w:pPr>
      <w:ins w:id="148" w:author="JQvHcY3EDfqD4M3r" w:date="2021-07-28T13:21:00Z">
        <w:r>
          <w:rPr>
            <w:rFonts w:asciiTheme="minorHAnsi" w:hAnsiTheme="minorHAnsi" w:cstheme="minorHAnsi"/>
            <w:sz w:val="22"/>
            <w:szCs w:val="22"/>
          </w:rPr>
          <w:t>[</w:t>
        </w:r>
        <w:r w:rsidRPr="00987E97">
          <w:rPr>
            <w:rFonts w:asciiTheme="minorHAnsi" w:hAnsiTheme="minorHAnsi" w:cstheme="minorHAnsi"/>
            <w:sz w:val="22"/>
            <w:szCs w:val="22"/>
            <w:highlight w:val="yellow"/>
          </w:rPr>
          <w:t>Please adjust according to the specific engagement type</w:t>
        </w:r>
        <w:r>
          <w:rPr>
            <w:rFonts w:asciiTheme="minorHAnsi" w:hAnsiTheme="minorHAnsi" w:cstheme="minorHAnsi"/>
            <w:sz w:val="22"/>
            <w:szCs w:val="22"/>
          </w:rPr>
          <w:t>]</w:t>
        </w:r>
      </w:ins>
    </w:p>
    <w:p w14:paraId="7A62CB26" w14:textId="77777777" w:rsidR="00DE31CF" w:rsidRDefault="00DE31CF" w:rsidP="00542B9E">
      <w:pPr>
        <w:pStyle w:val="Default"/>
        <w:jc w:val="both"/>
        <w:rPr>
          <w:ins w:id="149" w:author="JQvHcY3EDfqD4M3r" w:date="2021-07-28T13:21:00Z"/>
          <w:rFonts w:asciiTheme="minorHAnsi" w:hAnsiTheme="minorHAnsi" w:cstheme="minorHAnsi"/>
          <w:sz w:val="22"/>
          <w:szCs w:val="22"/>
        </w:rPr>
      </w:pPr>
    </w:p>
    <w:p w14:paraId="64EBDDD6" w14:textId="1C0802DE" w:rsidR="00DC2C8B" w:rsidRPr="00DC2C8B" w:rsidRDefault="00DC2C8B" w:rsidP="00542B9E">
      <w:pPr>
        <w:pStyle w:val="Default"/>
        <w:jc w:val="both"/>
        <w:rPr>
          <w:rFonts w:asciiTheme="minorHAnsi" w:hAnsiTheme="minorHAnsi" w:cstheme="minorHAnsi"/>
          <w:sz w:val="22"/>
          <w:szCs w:val="22"/>
        </w:rPr>
      </w:pPr>
      <w:r w:rsidRPr="00DC2C8B">
        <w:rPr>
          <w:rFonts w:asciiTheme="minorHAnsi" w:hAnsiTheme="minorHAnsi" w:cstheme="minorHAnsi"/>
          <w:sz w:val="22"/>
          <w:szCs w:val="22"/>
        </w:rPr>
        <w:t xml:space="preserve">The Personal Data transferred is the Personal Data provided by the </w:t>
      </w:r>
      <w:r w:rsidR="00024C4B" w:rsidRPr="00DC2C8B">
        <w:rPr>
          <w:rFonts w:asciiTheme="minorHAnsi" w:hAnsiTheme="minorHAnsi" w:cstheme="minorHAnsi"/>
          <w:sz w:val="22"/>
          <w:szCs w:val="22"/>
        </w:rPr>
        <w:t xml:space="preserve">Data Exporter </w:t>
      </w:r>
      <w:r w:rsidRPr="00DC2C8B">
        <w:rPr>
          <w:rFonts w:asciiTheme="minorHAnsi" w:hAnsiTheme="minorHAnsi" w:cstheme="minorHAnsi"/>
          <w:sz w:val="22"/>
          <w:szCs w:val="22"/>
        </w:rPr>
        <w:t xml:space="preserve">to the </w:t>
      </w:r>
      <w:r w:rsidR="00024C4B" w:rsidRPr="00DC2C8B">
        <w:rPr>
          <w:rFonts w:asciiTheme="minorHAnsi" w:hAnsiTheme="minorHAnsi" w:cstheme="minorHAnsi"/>
          <w:sz w:val="22"/>
          <w:szCs w:val="22"/>
        </w:rPr>
        <w:t xml:space="preserve">Data Importer </w:t>
      </w:r>
      <w:r w:rsidRPr="00DC2C8B">
        <w:rPr>
          <w:rFonts w:asciiTheme="minorHAnsi" w:hAnsiTheme="minorHAnsi" w:cstheme="minorHAnsi"/>
          <w:sz w:val="22"/>
          <w:szCs w:val="22"/>
        </w:rPr>
        <w:t>in connection</w:t>
      </w:r>
      <w:r>
        <w:rPr>
          <w:rFonts w:asciiTheme="minorHAnsi" w:hAnsiTheme="minorHAnsi" w:cstheme="minorHAnsi"/>
          <w:sz w:val="22"/>
          <w:szCs w:val="22"/>
        </w:rPr>
        <w:t xml:space="preserve"> with its use of the </w:t>
      </w:r>
      <w:r w:rsidR="00132A56">
        <w:rPr>
          <w:rFonts w:asciiTheme="minorHAnsi" w:hAnsiTheme="minorHAnsi" w:cstheme="minorHAnsi"/>
          <w:sz w:val="22"/>
          <w:szCs w:val="22"/>
        </w:rPr>
        <w:t>s</w:t>
      </w:r>
      <w:r w:rsidR="008B7680">
        <w:rPr>
          <w:rFonts w:asciiTheme="minorHAnsi" w:hAnsiTheme="minorHAnsi" w:cstheme="minorHAnsi"/>
          <w:sz w:val="22"/>
          <w:szCs w:val="22"/>
        </w:rPr>
        <w:t xml:space="preserve">ervices which </w:t>
      </w:r>
      <w:r w:rsidR="00542B9E">
        <w:rPr>
          <w:rFonts w:asciiTheme="minorHAnsi" w:hAnsiTheme="minorHAnsi" w:cstheme="minorHAnsi"/>
          <w:sz w:val="22"/>
          <w:szCs w:val="22"/>
        </w:rPr>
        <w:t xml:space="preserve">customers name, address, </w:t>
      </w:r>
      <w:proofErr w:type="gramStart"/>
      <w:r w:rsidR="00542B9E">
        <w:rPr>
          <w:rFonts w:asciiTheme="minorHAnsi" w:hAnsiTheme="minorHAnsi" w:cstheme="minorHAnsi"/>
          <w:sz w:val="22"/>
          <w:szCs w:val="22"/>
        </w:rPr>
        <w:t>email</w:t>
      </w:r>
      <w:proofErr w:type="gramEnd"/>
      <w:r w:rsidR="00542B9E">
        <w:rPr>
          <w:rFonts w:asciiTheme="minorHAnsi" w:hAnsiTheme="minorHAnsi" w:cstheme="minorHAnsi"/>
          <w:sz w:val="22"/>
          <w:szCs w:val="22"/>
        </w:rPr>
        <w:t xml:space="preserve"> and payment as well as online identifiers. </w:t>
      </w:r>
    </w:p>
    <w:p w14:paraId="47AA583F" w14:textId="77777777" w:rsidR="00DC2C8B" w:rsidRDefault="00DC2C8B" w:rsidP="00DC2C8B">
      <w:pPr>
        <w:pStyle w:val="Default"/>
        <w:rPr>
          <w:sz w:val="20"/>
          <w:szCs w:val="20"/>
        </w:rPr>
      </w:pPr>
    </w:p>
    <w:p w14:paraId="6D084C3D"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Special categories of data </w:t>
      </w:r>
    </w:p>
    <w:p w14:paraId="3A6B9811" w14:textId="77777777" w:rsidR="00DE31CF" w:rsidRDefault="00DE31CF" w:rsidP="00DE31CF">
      <w:pPr>
        <w:pStyle w:val="Default"/>
        <w:jc w:val="both"/>
        <w:rPr>
          <w:ins w:id="150" w:author="JQvHcY3EDfqD4M3r" w:date="2021-07-28T13:22:00Z"/>
          <w:rFonts w:asciiTheme="minorHAnsi" w:hAnsiTheme="minorHAnsi" w:cstheme="minorHAnsi"/>
          <w:sz w:val="22"/>
          <w:szCs w:val="22"/>
        </w:rPr>
      </w:pPr>
      <w:ins w:id="151" w:author="JQvHcY3EDfqD4M3r" w:date="2021-07-28T13:22:00Z">
        <w:r>
          <w:rPr>
            <w:rFonts w:asciiTheme="minorHAnsi" w:hAnsiTheme="minorHAnsi" w:cstheme="minorHAnsi"/>
            <w:sz w:val="22"/>
            <w:szCs w:val="22"/>
          </w:rPr>
          <w:t>[</w:t>
        </w:r>
        <w:r w:rsidRPr="00987E97">
          <w:rPr>
            <w:rFonts w:asciiTheme="minorHAnsi" w:hAnsiTheme="minorHAnsi" w:cstheme="minorHAnsi"/>
            <w:sz w:val="22"/>
            <w:szCs w:val="22"/>
            <w:highlight w:val="yellow"/>
          </w:rPr>
          <w:t>Please adjust according to the specific engagement type</w:t>
        </w:r>
        <w:r>
          <w:rPr>
            <w:rFonts w:asciiTheme="minorHAnsi" w:hAnsiTheme="minorHAnsi" w:cstheme="minorHAnsi"/>
            <w:sz w:val="22"/>
            <w:szCs w:val="22"/>
          </w:rPr>
          <w:t>]</w:t>
        </w:r>
      </w:ins>
    </w:p>
    <w:p w14:paraId="733459F2" w14:textId="77777777" w:rsidR="00DE31CF" w:rsidRDefault="00DE31CF" w:rsidP="00DC2C8B">
      <w:pPr>
        <w:pStyle w:val="Default"/>
        <w:rPr>
          <w:ins w:id="152" w:author="JQvHcY3EDfqD4M3r" w:date="2021-07-28T13:22:00Z"/>
          <w:rFonts w:asciiTheme="minorHAnsi" w:hAnsiTheme="minorHAnsi" w:cstheme="minorHAnsi"/>
          <w:sz w:val="22"/>
          <w:szCs w:val="22"/>
        </w:rPr>
      </w:pPr>
    </w:p>
    <w:p w14:paraId="7261BAD1" w14:textId="30922F7B" w:rsidR="00DC2C8B" w:rsidRPr="00DC2C8B" w:rsidRDefault="00D417AB" w:rsidP="00DC2C8B">
      <w:pPr>
        <w:pStyle w:val="Default"/>
        <w:rPr>
          <w:rFonts w:asciiTheme="minorHAnsi" w:hAnsiTheme="minorHAnsi" w:cstheme="minorHAnsi"/>
          <w:sz w:val="22"/>
          <w:szCs w:val="22"/>
        </w:rPr>
      </w:pPr>
      <w:r>
        <w:rPr>
          <w:rFonts w:asciiTheme="minorHAnsi" w:hAnsiTheme="minorHAnsi" w:cstheme="minorHAnsi"/>
          <w:sz w:val="22"/>
          <w:szCs w:val="22"/>
        </w:rPr>
        <w:t>Payment data.</w:t>
      </w:r>
    </w:p>
    <w:p w14:paraId="2A48CB1B" w14:textId="77777777" w:rsidR="00DC2C8B" w:rsidRDefault="00DC2C8B" w:rsidP="00DC2C8B">
      <w:pPr>
        <w:pStyle w:val="Default"/>
        <w:rPr>
          <w:b/>
          <w:bCs/>
          <w:sz w:val="20"/>
          <w:szCs w:val="20"/>
        </w:rPr>
      </w:pPr>
    </w:p>
    <w:p w14:paraId="45A482EE" w14:textId="77777777" w:rsid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Purposes of the transfer(s) </w:t>
      </w:r>
    </w:p>
    <w:p w14:paraId="65BAB03C" w14:textId="77777777" w:rsidR="00DE31CF" w:rsidRDefault="00DE31CF" w:rsidP="00DE31CF">
      <w:pPr>
        <w:pStyle w:val="Default"/>
        <w:jc w:val="both"/>
        <w:rPr>
          <w:ins w:id="153" w:author="JQvHcY3EDfqD4M3r" w:date="2021-07-28T13:22:00Z"/>
          <w:rFonts w:asciiTheme="minorHAnsi" w:hAnsiTheme="minorHAnsi" w:cstheme="minorHAnsi"/>
          <w:sz w:val="22"/>
          <w:szCs w:val="22"/>
        </w:rPr>
      </w:pPr>
      <w:ins w:id="154" w:author="JQvHcY3EDfqD4M3r" w:date="2021-07-28T13:22:00Z">
        <w:r>
          <w:rPr>
            <w:rFonts w:asciiTheme="minorHAnsi" w:hAnsiTheme="minorHAnsi" w:cstheme="minorHAnsi"/>
            <w:sz w:val="22"/>
            <w:szCs w:val="22"/>
          </w:rPr>
          <w:t>[</w:t>
        </w:r>
        <w:r w:rsidRPr="00987E97">
          <w:rPr>
            <w:rFonts w:asciiTheme="minorHAnsi" w:hAnsiTheme="minorHAnsi" w:cstheme="minorHAnsi"/>
            <w:sz w:val="22"/>
            <w:szCs w:val="22"/>
            <w:highlight w:val="yellow"/>
          </w:rPr>
          <w:t>Please adjust according to the specific engagement type</w:t>
        </w:r>
        <w:r>
          <w:rPr>
            <w:rFonts w:asciiTheme="minorHAnsi" w:hAnsiTheme="minorHAnsi" w:cstheme="minorHAnsi"/>
            <w:sz w:val="22"/>
            <w:szCs w:val="22"/>
          </w:rPr>
          <w:t>]</w:t>
        </w:r>
      </w:ins>
    </w:p>
    <w:p w14:paraId="6FE600D4" w14:textId="77777777" w:rsidR="00DE31CF" w:rsidRDefault="00DE31CF" w:rsidP="008B7680">
      <w:pPr>
        <w:pStyle w:val="Default"/>
        <w:jc w:val="both"/>
        <w:rPr>
          <w:ins w:id="155" w:author="JQvHcY3EDfqD4M3r" w:date="2021-07-28T13:22:00Z"/>
          <w:rFonts w:asciiTheme="minorHAnsi" w:hAnsiTheme="minorHAnsi" w:cstheme="minorHAnsi"/>
          <w:sz w:val="22"/>
          <w:szCs w:val="22"/>
        </w:rPr>
      </w:pPr>
    </w:p>
    <w:p w14:paraId="2B64ADA6" w14:textId="19899A4E" w:rsidR="00D417AB" w:rsidRDefault="00DC2C8B" w:rsidP="00DE31CF">
      <w:pPr>
        <w:pStyle w:val="Default"/>
        <w:numPr>
          <w:ilvl w:val="0"/>
          <w:numId w:val="13"/>
        </w:numPr>
        <w:jc w:val="both"/>
        <w:rPr>
          <w:ins w:id="156" w:author="JQvHcY3EDfqD4M3r" w:date="2021-07-28T13:22:00Z"/>
          <w:rFonts w:asciiTheme="minorHAnsi" w:hAnsiTheme="minorHAnsi" w:cstheme="minorHAnsi"/>
          <w:sz w:val="22"/>
          <w:szCs w:val="22"/>
        </w:rPr>
      </w:pPr>
      <w:r w:rsidRPr="00DC2C8B">
        <w:rPr>
          <w:rFonts w:asciiTheme="minorHAnsi" w:hAnsiTheme="minorHAnsi" w:cstheme="minorHAnsi"/>
          <w:sz w:val="22"/>
          <w:szCs w:val="22"/>
        </w:rPr>
        <w:t>The transfer is intended to</w:t>
      </w:r>
      <w:r w:rsidR="009F6112">
        <w:rPr>
          <w:rFonts w:asciiTheme="minorHAnsi" w:hAnsiTheme="minorHAnsi" w:cstheme="minorHAnsi"/>
          <w:sz w:val="22"/>
          <w:szCs w:val="22"/>
        </w:rPr>
        <w:t xml:space="preserve"> facilitate the use of the Company's </w:t>
      </w:r>
      <w:r w:rsidR="00D417AB">
        <w:rPr>
          <w:rFonts w:asciiTheme="minorHAnsi" w:hAnsiTheme="minorHAnsi" w:cstheme="minorHAnsi"/>
          <w:sz w:val="22"/>
          <w:szCs w:val="22"/>
        </w:rPr>
        <w:t xml:space="preserve">reseller and payment </w:t>
      </w:r>
      <w:r w:rsidR="00EC4EB7">
        <w:rPr>
          <w:rFonts w:asciiTheme="minorHAnsi" w:hAnsiTheme="minorHAnsi" w:cstheme="minorHAnsi"/>
          <w:sz w:val="22"/>
          <w:szCs w:val="22"/>
        </w:rPr>
        <w:t>platforms.</w:t>
      </w:r>
    </w:p>
    <w:p w14:paraId="4464C9A3" w14:textId="77777777" w:rsidR="00DE31CF" w:rsidRPr="00DE31CF" w:rsidRDefault="00DE31CF" w:rsidP="00DE31CF">
      <w:pPr>
        <w:pStyle w:val="Default"/>
        <w:numPr>
          <w:ilvl w:val="0"/>
          <w:numId w:val="13"/>
        </w:numPr>
        <w:jc w:val="both"/>
        <w:rPr>
          <w:ins w:id="157" w:author="JQvHcY3EDfqD4M3r" w:date="2021-07-28T13:22:00Z"/>
          <w:rFonts w:asciiTheme="minorHAnsi" w:hAnsiTheme="minorHAnsi" w:cstheme="minorHAnsi"/>
          <w:sz w:val="22"/>
          <w:szCs w:val="22"/>
          <w:rPrChange w:id="158" w:author="JQvHcY3EDfqD4M3r" w:date="2021-07-28T13:22:00Z">
            <w:rPr>
              <w:ins w:id="159" w:author="JQvHcY3EDfqD4M3r" w:date="2021-07-28T13:22:00Z"/>
              <w:rFonts w:asciiTheme="majorBidi" w:eastAsia="Times New Roman" w:hAnsiTheme="majorBidi" w:cstheme="majorBidi"/>
            </w:rPr>
          </w:rPrChange>
        </w:rPr>
        <w:pPrChange w:id="160" w:author="JQvHcY3EDfqD4M3r" w:date="2021-07-28T13:22:00Z">
          <w:pPr>
            <w:numPr>
              <w:numId w:val="18"/>
            </w:numPr>
            <w:tabs>
              <w:tab w:val="num" w:pos="720"/>
            </w:tabs>
            <w:spacing w:before="100" w:beforeAutospacing="1" w:after="100" w:afterAutospacing="1" w:line="240" w:lineRule="auto"/>
            <w:ind w:left="720" w:hanging="360"/>
          </w:pPr>
        </w:pPrChange>
      </w:pPr>
      <w:ins w:id="161" w:author="JQvHcY3EDfqD4M3r" w:date="2021-07-28T13:22:00Z">
        <w:r w:rsidRPr="00DE31CF">
          <w:rPr>
            <w:rFonts w:asciiTheme="minorHAnsi" w:hAnsiTheme="minorHAnsi" w:cstheme="minorHAnsi"/>
            <w:sz w:val="22"/>
            <w:szCs w:val="22"/>
            <w:rPrChange w:id="162" w:author="JQvHcY3EDfqD4M3r" w:date="2021-07-28T13:22:00Z">
              <w:rPr>
                <w:rFonts w:asciiTheme="majorBidi" w:eastAsia="Times New Roman" w:hAnsiTheme="majorBidi" w:cstheme="majorBidi"/>
              </w:rPr>
            </w:rPrChange>
          </w:rPr>
          <w:t xml:space="preserve">Advertising, marketing and public relations of the data exporter’s own business or activity, </w:t>
        </w:r>
        <w:proofErr w:type="gramStart"/>
        <w:r w:rsidRPr="00DE31CF">
          <w:rPr>
            <w:rFonts w:asciiTheme="minorHAnsi" w:hAnsiTheme="minorHAnsi" w:cstheme="minorHAnsi"/>
            <w:sz w:val="22"/>
            <w:szCs w:val="22"/>
            <w:rPrChange w:id="163" w:author="JQvHcY3EDfqD4M3r" w:date="2021-07-28T13:22:00Z">
              <w:rPr>
                <w:rFonts w:asciiTheme="majorBidi" w:eastAsia="Times New Roman" w:hAnsiTheme="majorBidi" w:cstheme="majorBidi"/>
              </w:rPr>
            </w:rPrChange>
          </w:rPr>
          <w:t>goods</w:t>
        </w:r>
        <w:proofErr w:type="gramEnd"/>
        <w:r w:rsidRPr="00DE31CF">
          <w:rPr>
            <w:rFonts w:asciiTheme="minorHAnsi" w:hAnsiTheme="minorHAnsi" w:cstheme="minorHAnsi"/>
            <w:sz w:val="22"/>
            <w:szCs w:val="22"/>
            <w:rPrChange w:id="164" w:author="JQvHcY3EDfqD4M3r" w:date="2021-07-28T13:22:00Z">
              <w:rPr>
                <w:rFonts w:asciiTheme="majorBidi" w:eastAsia="Times New Roman" w:hAnsiTheme="majorBidi" w:cstheme="majorBidi"/>
              </w:rPr>
            </w:rPrChange>
          </w:rPr>
          <w:t xml:space="preserve"> or services</w:t>
        </w:r>
      </w:ins>
    </w:p>
    <w:p w14:paraId="6998448F" w14:textId="77777777" w:rsidR="00DE31CF" w:rsidRPr="00DE31CF" w:rsidRDefault="00DE31CF" w:rsidP="00DE31CF">
      <w:pPr>
        <w:pStyle w:val="Default"/>
        <w:numPr>
          <w:ilvl w:val="0"/>
          <w:numId w:val="13"/>
        </w:numPr>
        <w:jc w:val="both"/>
        <w:rPr>
          <w:ins w:id="165" w:author="JQvHcY3EDfqD4M3r" w:date="2021-07-28T13:22:00Z"/>
          <w:rFonts w:asciiTheme="minorHAnsi" w:hAnsiTheme="minorHAnsi" w:cstheme="minorHAnsi"/>
          <w:sz w:val="22"/>
          <w:szCs w:val="22"/>
          <w:rPrChange w:id="166" w:author="JQvHcY3EDfqD4M3r" w:date="2021-07-28T13:22:00Z">
            <w:rPr>
              <w:ins w:id="167" w:author="JQvHcY3EDfqD4M3r" w:date="2021-07-28T13:22:00Z"/>
              <w:rFonts w:asciiTheme="majorBidi" w:eastAsia="Times New Roman" w:hAnsiTheme="majorBidi" w:cstheme="majorBidi"/>
            </w:rPr>
          </w:rPrChange>
        </w:rPr>
        <w:pPrChange w:id="168" w:author="JQvHcY3EDfqD4M3r" w:date="2021-07-28T13:22:00Z">
          <w:pPr>
            <w:numPr>
              <w:numId w:val="19"/>
            </w:numPr>
            <w:tabs>
              <w:tab w:val="num" w:pos="720"/>
            </w:tabs>
            <w:spacing w:before="100" w:beforeAutospacing="1" w:after="100" w:afterAutospacing="1" w:line="240" w:lineRule="auto"/>
            <w:ind w:left="720" w:hanging="360"/>
          </w:pPr>
        </w:pPrChange>
      </w:pPr>
      <w:ins w:id="169" w:author="JQvHcY3EDfqD4M3r" w:date="2021-07-28T13:22:00Z">
        <w:r w:rsidRPr="00DE31CF">
          <w:rPr>
            <w:rFonts w:asciiTheme="minorHAnsi" w:hAnsiTheme="minorHAnsi" w:cstheme="minorHAnsi"/>
            <w:sz w:val="22"/>
            <w:szCs w:val="22"/>
            <w:rPrChange w:id="170" w:author="JQvHcY3EDfqD4M3r" w:date="2021-07-28T13:22:00Z">
              <w:rPr>
                <w:rFonts w:asciiTheme="majorBidi" w:eastAsia="Times New Roman" w:hAnsiTheme="majorBidi" w:cstheme="majorBidi"/>
              </w:rPr>
            </w:rPrChange>
          </w:rPr>
          <w:t xml:space="preserve">Advertising, </w:t>
        </w:r>
        <w:proofErr w:type="gramStart"/>
        <w:r w:rsidRPr="00DE31CF">
          <w:rPr>
            <w:rFonts w:asciiTheme="minorHAnsi" w:hAnsiTheme="minorHAnsi" w:cstheme="minorHAnsi"/>
            <w:sz w:val="22"/>
            <w:szCs w:val="22"/>
            <w:rPrChange w:id="171" w:author="JQvHcY3EDfqD4M3r" w:date="2021-07-28T13:22:00Z">
              <w:rPr>
                <w:rFonts w:asciiTheme="majorBidi" w:eastAsia="Times New Roman" w:hAnsiTheme="majorBidi" w:cstheme="majorBidi"/>
              </w:rPr>
            </w:rPrChange>
          </w:rPr>
          <w:t>marketing</w:t>
        </w:r>
        <w:proofErr w:type="gramEnd"/>
        <w:r w:rsidRPr="00DE31CF">
          <w:rPr>
            <w:rFonts w:asciiTheme="minorHAnsi" w:hAnsiTheme="minorHAnsi" w:cstheme="minorHAnsi"/>
            <w:sz w:val="22"/>
            <w:szCs w:val="22"/>
            <w:rPrChange w:id="172" w:author="JQvHcY3EDfqD4M3r" w:date="2021-07-28T13:22:00Z">
              <w:rPr>
                <w:rFonts w:asciiTheme="majorBidi" w:eastAsia="Times New Roman" w:hAnsiTheme="majorBidi" w:cstheme="majorBidi"/>
              </w:rPr>
            </w:rPrChange>
          </w:rPr>
          <w:t xml:space="preserve"> and public relations for others, including public relations work, advertising and marketing, host mailings for other organizations, and list broking.</w:t>
        </w:r>
      </w:ins>
    </w:p>
    <w:p w14:paraId="118B13B2" w14:textId="77777777" w:rsidR="00DE31CF" w:rsidRPr="00DE31CF" w:rsidRDefault="00DE31CF" w:rsidP="00DE31CF">
      <w:pPr>
        <w:pStyle w:val="Default"/>
        <w:numPr>
          <w:ilvl w:val="0"/>
          <w:numId w:val="13"/>
        </w:numPr>
        <w:jc w:val="both"/>
        <w:rPr>
          <w:ins w:id="173" w:author="JQvHcY3EDfqD4M3r" w:date="2021-07-28T13:22:00Z"/>
          <w:rFonts w:asciiTheme="minorHAnsi" w:hAnsiTheme="minorHAnsi" w:cstheme="minorHAnsi"/>
          <w:sz w:val="22"/>
          <w:szCs w:val="22"/>
          <w:rPrChange w:id="174" w:author="JQvHcY3EDfqD4M3r" w:date="2021-07-28T13:22:00Z">
            <w:rPr>
              <w:ins w:id="175" w:author="JQvHcY3EDfqD4M3r" w:date="2021-07-28T13:22:00Z"/>
              <w:rFonts w:asciiTheme="majorBidi" w:eastAsia="Times New Roman" w:hAnsiTheme="majorBidi" w:cstheme="majorBidi"/>
            </w:rPr>
          </w:rPrChange>
        </w:rPr>
        <w:pPrChange w:id="176" w:author="JQvHcY3EDfqD4M3r" w:date="2021-07-28T13:22:00Z">
          <w:pPr>
            <w:numPr>
              <w:numId w:val="20"/>
            </w:numPr>
            <w:tabs>
              <w:tab w:val="num" w:pos="720"/>
            </w:tabs>
            <w:spacing w:before="100" w:beforeAutospacing="1" w:after="100" w:afterAutospacing="1" w:line="240" w:lineRule="auto"/>
            <w:ind w:left="720" w:hanging="360"/>
          </w:pPr>
        </w:pPrChange>
      </w:pPr>
      <w:ins w:id="177" w:author="JQvHcY3EDfqD4M3r" w:date="2021-07-28T13:22:00Z">
        <w:r w:rsidRPr="00DE31CF">
          <w:rPr>
            <w:rFonts w:asciiTheme="minorHAnsi" w:hAnsiTheme="minorHAnsi" w:cstheme="minorHAnsi"/>
            <w:sz w:val="22"/>
            <w:szCs w:val="22"/>
            <w:rPrChange w:id="178" w:author="JQvHcY3EDfqD4M3r" w:date="2021-07-28T13:22:00Z">
              <w:rPr>
                <w:rFonts w:asciiTheme="majorBidi" w:eastAsia="Times New Roman" w:hAnsiTheme="majorBidi" w:cstheme="majorBidi"/>
              </w:rPr>
            </w:rPrChange>
          </w:rPr>
          <w:t>Data analytics, including profiling</w:t>
        </w:r>
      </w:ins>
    </w:p>
    <w:p w14:paraId="4EF1536A" w14:textId="1F7F3CCD" w:rsidR="00DE31CF" w:rsidRDefault="00DE31CF" w:rsidP="00DE31CF">
      <w:pPr>
        <w:pStyle w:val="Default"/>
        <w:numPr>
          <w:ilvl w:val="0"/>
          <w:numId w:val="13"/>
        </w:numPr>
        <w:jc w:val="both"/>
        <w:rPr>
          <w:rFonts w:asciiTheme="minorHAnsi" w:hAnsiTheme="minorHAnsi" w:cstheme="minorHAnsi"/>
          <w:sz w:val="22"/>
          <w:szCs w:val="22"/>
        </w:rPr>
        <w:pPrChange w:id="179" w:author="JQvHcY3EDfqD4M3r" w:date="2021-07-28T13:22:00Z">
          <w:pPr>
            <w:pStyle w:val="Default"/>
            <w:jc w:val="both"/>
          </w:pPr>
        </w:pPrChange>
      </w:pPr>
      <w:ins w:id="180" w:author="JQvHcY3EDfqD4M3r" w:date="2021-07-28T13:22:00Z">
        <w:r w:rsidRPr="00DE31CF">
          <w:rPr>
            <w:rFonts w:asciiTheme="minorHAnsi" w:hAnsiTheme="minorHAnsi" w:cstheme="minorHAnsi"/>
            <w:sz w:val="22"/>
            <w:szCs w:val="22"/>
            <w:rPrChange w:id="181" w:author="JQvHcY3EDfqD4M3r" w:date="2021-07-28T13:22:00Z">
              <w:rPr>
                <w:rFonts w:asciiTheme="majorBidi" w:eastAsia="Times New Roman" w:hAnsiTheme="majorBidi" w:cstheme="majorBidi"/>
              </w:rPr>
            </w:rPrChange>
          </w:rPr>
          <w:t>IT, digital, technology or telecom services, including provision of technology products or services, telecoms and network services, digital services, hosting, cloud and support services or software licensing</w:t>
        </w:r>
      </w:ins>
    </w:p>
    <w:p w14:paraId="4FBC3E69" w14:textId="77777777" w:rsidR="00DC2C8B" w:rsidRPr="00DC2C8B" w:rsidRDefault="00DC2C8B" w:rsidP="00DC2C8B">
      <w:pPr>
        <w:pStyle w:val="Default"/>
        <w:rPr>
          <w:rFonts w:asciiTheme="minorHAnsi" w:hAnsiTheme="minorHAnsi" w:cstheme="minorHAnsi"/>
          <w:sz w:val="22"/>
          <w:szCs w:val="22"/>
        </w:rPr>
      </w:pPr>
    </w:p>
    <w:p w14:paraId="03B3279A"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Recipients </w:t>
      </w:r>
    </w:p>
    <w:p w14:paraId="0B02F02D" w14:textId="584381E9" w:rsidR="00DC2C8B" w:rsidRPr="00DC2C8B" w:rsidRDefault="00DC2C8B" w:rsidP="000C4003">
      <w:pPr>
        <w:pStyle w:val="Default"/>
        <w:jc w:val="both"/>
        <w:rPr>
          <w:rFonts w:asciiTheme="minorHAnsi" w:hAnsiTheme="minorHAnsi" w:cstheme="minorHAnsi"/>
          <w:sz w:val="22"/>
          <w:szCs w:val="22"/>
        </w:rPr>
      </w:pPr>
      <w:r w:rsidRPr="00DC2C8B">
        <w:rPr>
          <w:rFonts w:asciiTheme="minorHAnsi" w:hAnsiTheme="minorHAnsi" w:cstheme="minorHAnsi"/>
          <w:sz w:val="22"/>
          <w:szCs w:val="22"/>
        </w:rPr>
        <w:t xml:space="preserve">The Personal Data may be disclosed only to the following recipients or categories of recipients depending on the Services: </w:t>
      </w:r>
      <w:r w:rsidRPr="00DC2C8B">
        <w:rPr>
          <w:rFonts w:asciiTheme="minorHAnsi" w:hAnsiTheme="minorHAnsi" w:cstheme="minorHAnsi"/>
          <w:b/>
          <w:bCs/>
          <w:sz w:val="22"/>
          <w:szCs w:val="22"/>
        </w:rPr>
        <w:t>(i)</w:t>
      </w:r>
      <w:r>
        <w:rPr>
          <w:rFonts w:asciiTheme="minorHAnsi" w:hAnsiTheme="minorHAnsi" w:cstheme="minorHAnsi"/>
          <w:sz w:val="22"/>
          <w:szCs w:val="22"/>
        </w:rPr>
        <w:t xml:space="preserve"> </w:t>
      </w:r>
      <w:r w:rsidRPr="00DC2C8B">
        <w:rPr>
          <w:rFonts w:asciiTheme="minorHAnsi" w:hAnsiTheme="minorHAnsi" w:cstheme="minorHAnsi"/>
          <w:sz w:val="22"/>
          <w:szCs w:val="22"/>
        </w:rPr>
        <w:t xml:space="preserve">third parties that have, or may have, a commercial relationship with the </w:t>
      </w:r>
      <w:r w:rsidR="00024C4B" w:rsidRPr="00DC2C8B">
        <w:rPr>
          <w:rFonts w:asciiTheme="minorHAnsi" w:hAnsiTheme="minorHAnsi" w:cstheme="minorHAnsi"/>
          <w:sz w:val="22"/>
          <w:szCs w:val="22"/>
        </w:rPr>
        <w:t xml:space="preserve">Data Exporter </w:t>
      </w:r>
      <w:r w:rsidRPr="00DC2C8B">
        <w:rPr>
          <w:rFonts w:asciiTheme="minorHAnsi" w:hAnsiTheme="minorHAnsi" w:cstheme="minorHAnsi"/>
          <w:sz w:val="22"/>
          <w:szCs w:val="22"/>
        </w:rPr>
        <w:t>(e.g.</w:t>
      </w:r>
      <w:r>
        <w:rPr>
          <w:rFonts w:asciiTheme="minorHAnsi" w:hAnsiTheme="minorHAnsi" w:cstheme="minorHAnsi"/>
          <w:sz w:val="22"/>
          <w:szCs w:val="22"/>
        </w:rPr>
        <w:t>, buyers, sellers, advertisers</w:t>
      </w:r>
      <w:r w:rsidRPr="00DC2C8B">
        <w:rPr>
          <w:rFonts w:asciiTheme="minorHAnsi" w:hAnsiTheme="minorHAnsi" w:cstheme="minorHAnsi"/>
          <w:sz w:val="22"/>
          <w:szCs w:val="22"/>
        </w:rPr>
        <w:t xml:space="preserve">); who have a legitimate business purpose for the processing of such Personal Data and who have been bound to comply with </w:t>
      </w:r>
      <w:r>
        <w:rPr>
          <w:rFonts w:asciiTheme="minorHAnsi" w:hAnsiTheme="minorHAnsi" w:cstheme="minorHAnsi"/>
          <w:sz w:val="22"/>
          <w:szCs w:val="22"/>
        </w:rPr>
        <w:t xml:space="preserve">Data </w:t>
      </w:r>
      <w:r w:rsidRPr="00DC2C8B">
        <w:rPr>
          <w:rFonts w:asciiTheme="minorHAnsi" w:hAnsiTheme="minorHAnsi" w:cstheme="minorHAnsi"/>
          <w:sz w:val="22"/>
          <w:szCs w:val="22"/>
        </w:rPr>
        <w:t xml:space="preserve">Protection Laws and other data protection obligations at least as strict as those found in this </w:t>
      </w:r>
      <w:r>
        <w:rPr>
          <w:rFonts w:asciiTheme="minorHAnsi" w:hAnsiTheme="minorHAnsi" w:cstheme="minorHAnsi"/>
          <w:sz w:val="22"/>
          <w:szCs w:val="22"/>
        </w:rPr>
        <w:t xml:space="preserve">DPA; </w:t>
      </w:r>
      <w:r w:rsidRPr="00DC2C8B">
        <w:rPr>
          <w:rFonts w:asciiTheme="minorHAnsi" w:hAnsiTheme="minorHAnsi" w:cstheme="minorHAnsi"/>
          <w:b/>
          <w:bCs/>
          <w:sz w:val="22"/>
          <w:szCs w:val="22"/>
        </w:rPr>
        <w:t>(ii)</w:t>
      </w:r>
      <w:r>
        <w:rPr>
          <w:rFonts w:asciiTheme="minorHAnsi" w:hAnsiTheme="minorHAnsi" w:cstheme="minorHAnsi"/>
          <w:sz w:val="22"/>
          <w:szCs w:val="22"/>
        </w:rPr>
        <w:t xml:space="preserve"> </w:t>
      </w:r>
      <w:r w:rsidR="00024C4B">
        <w:rPr>
          <w:rFonts w:asciiTheme="minorHAnsi" w:hAnsiTheme="minorHAnsi" w:cstheme="minorHAnsi"/>
          <w:sz w:val="22"/>
          <w:szCs w:val="22"/>
        </w:rPr>
        <w:t>Employees</w:t>
      </w:r>
      <w:r w:rsidR="00024C4B" w:rsidRPr="00DC2C8B">
        <w:rPr>
          <w:rFonts w:asciiTheme="minorHAnsi" w:hAnsiTheme="minorHAnsi" w:cstheme="minorHAnsi"/>
          <w:sz w:val="22"/>
          <w:szCs w:val="22"/>
        </w:rPr>
        <w:t xml:space="preserve"> </w:t>
      </w:r>
      <w:r w:rsidRPr="00DC2C8B">
        <w:rPr>
          <w:rFonts w:asciiTheme="minorHAnsi" w:hAnsiTheme="minorHAnsi" w:cstheme="minorHAnsi"/>
          <w:sz w:val="22"/>
          <w:szCs w:val="22"/>
        </w:rPr>
        <w:t xml:space="preserve">of the </w:t>
      </w:r>
      <w:r w:rsidR="00024C4B" w:rsidRPr="00DC2C8B">
        <w:rPr>
          <w:rFonts w:asciiTheme="minorHAnsi" w:hAnsiTheme="minorHAnsi" w:cstheme="minorHAnsi"/>
          <w:sz w:val="22"/>
          <w:szCs w:val="22"/>
        </w:rPr>
        <w:t xml:space="preserve">Data Importer </w:t>
      </w:r>
      <w:r w:rsidRPr="00DC2C8B">
        <w:rPr>
          <w:rFonts w:asciiTheme="minorHAnsi" w:hAnsiTheme="minorHAnsi" w:cstheme="minorHAnsi"/>
          <w:sz w:val="22"/>
          <w:szCs w:val="22"/>
        </w:rPr>
        <w:t>who are involved in sales, business operations or other activities (</w:t>
      </w:r>
      <w:r>
        <w:rPr>
          <w:rFonts w:asciiTheme="minorHAnsi" w:hAnsiTheme="minorHAnsi" w:cstheme="minorHAnsi"/>
          <w:sz w:val="22"/>
          <w:szCs w:val="22"/>
        </w:rPr>
        <w:t>e.g.,</w:t>
      </w:r>
      <w:r w:rsidRPr="00DC2C8B">
        <w:rPr>
          <w:rFonts w:asciiTheme="minorHAnsi" w:hAnsiTheme="minorHAnsi" w:cstheme="minorHAnsi"/>
          <w:sz w:val="22"/>
          <w:szCs w:val="22"/>
        </w:rPr>
        <w:t xml:space="preserve"> </w:t>
      </w:r>
      <w:r>
        <w:rPr>
          <w:rFonts w:asciiTheme="minorHAnsi" w:hAnsiTheme="minorHAnsi" w:cstheme="minorHAnsi"/>
          <w:sz w:val="22"/>
          <w:szCs w:val="22"/>
        </w:rPr>
        <w:t>partners</w:t>
      </w:r>
      <w:r w:rsidRPr="00DC2C8B">
        <w:rPr>
          <w:rFonts w:asciiTheme="minorHAnsi" w:hAnsiTheme="minorHAnsi" w:cstheme="minorHAnsi"/>
          <w:sz w:val="22"/>
          <w:szCs w:val="22"/>
        </w:rPr>
        <w:t xml:space="preserve"> business email address may be </w:t>
      </w:r>
      <w:r w:rsidRPr="00DC2C8B">
        <w:rPr>
          <w:rFonts w:asciiTheme="minorHAnsi" w:hAnsiTheme="minorHAnsi" w:cstheme="minorHAnsi"/>
          <w:sz w:val="22"/>
          <w:szCs w:val="22"/>
        </w:rPr>
        <w:lastRenderedPageBreak/>
        <w:t xml:space="preserve">provided to the team to enable them to contact him or her) </w:t>
      </w:r>
      <w:r w:rsidR="00024C4B">
        <w:rPr>
          <w:rFonts w:asciiTheme="minorHAnsi" w:hAnsiTheme="minorHAnsi" w:cstheme="minorHAnsi"/>
          <w:sz w:val="22"/>
          <w:szCs w:val="22"/>
        </w:rPr>
        <w:t>that are</w:t>
      </w:r>
      <w:r w:rsidRPr="00DC2C8B">
        <w:rPr>
          <w:rFonts w:asciiTheme="minorHAnsi" w:hAnsiTheme="minorHAnsi" w:cstheme="minorHAnsi"/>
          <w:sz w:val="22"/>
          <w:szCs w:val="22"/>
        </w:rPr>
        <w:t xml:space="preserve"> bound to comply with </w:t>
      </w:r>
      <w:r>
        <w:rPr>
          <w:rFonts w:asciiTheme="minorHAnsi" w:hAnsiTheme="minorHAnsi" w:cstheme="minorHAnsi"/>
          <w:sz w:val="22"/>
          <w:szCs w:val="22"/>
        </w:rPr>
        <w:t>a</w:t>
      </w:r>
      <w:r w:rsidRPr="00DC2C8B">
        <w:rPr>
          <w:rFonts w:asciiTheme="minorHAnsi" w:hAnsiTheme="minorHAnsi" w:cstheme="minorHAnsi"/>
          <w:sz w:val="22"/>
          <w:szCs w:val="22"/>
        </w:rPr>
        <w:t xml:space="preserve">pplicable Data Protection Laws and other data protection obligations at least as strict as those found in this </w:t>
      </w:r>
      <w:r w:rsidR="000C4003">
        <w:rPr>
          <w:rFonts w:asciiTheme="minorHAnsi" w:hAnsiTheme="minorHAnsi" w:cstheme="minorHAnsi"/>
          <w:sz w:val="22"/>
          <w:szCs w:val="22"/>
        </w:rPr>
        <w:t>DPA</w:t>
      </w:r>
      <w:r w:rsidRPr="00DC2C8B">
        <w:rPr>
          <w:rFonts w:asciiTheme="minorHAnsi" w:hAnsiTheme="minorHAnsi" w:cstheme="minorHAnsi"/>
          <w:sz w:val="22"/>
          <w:szCs w:val="22"/>
        </w:rPr>
        <w:t xml:space="preserve"> with regard</w:t>
      </w:r>
      <w:r w:rsidR="000C4003">
        <w:rPr>
          <w:rFonts w:asciiTheme="minorHAnsi" w:hAnsiTheme="minorHAnsi" w:cstheme="minorHAnsi"/>
          <w:sz w:val="22"/>
          <w:szCs w:val="22"/>
        </w:rPr>
        <w:t xml:space="preserve"> to the type of data involved; </w:t>
      </w:r>
      <w:r w:rsidR="000C4003" w:rsidRPr="000C4003">
        <w:rPr>
          <w:rFonts w:asciiTheme="minorHAnsi" w:hAnsiTheme="minorHAnsi" w:cstheme="minorHAnsi"/>
          <w:b/>
          <w:bCs/>
          <w:sz w:val="22"/>
          <w:szCs w:val="22"/>
        </w:rPr>
        <w:t>(iii)</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 xml:space="preserve">third party service providers (such as CRM database administrators and IT systems and hosting service providers) who have been bound to comply with </w:t>
      </w:r>
      <w:r w:rsidR="000C4003">
        <w:rPr>
          <w:rFonts w:asciiTheme="minorHAnsi" w:hAnsiTheme="minorHAnsi" w:cstheme="minorHAnsi"/>
          <w:sz w:val="22"/>
          <w:szCs w:val="22"/>
        </w:rPr>
        <w:t>applicable</w:t>
      </w:r>
      <w:r w:rsidRPr="00DC2C8B">
        <w:rPr>
          <w:rFonts w:asciiTheme="minorHAnsi" w:hAnsiTheme="minorHAnsi" w:cstheme="minorHAnsi"/>
          <w:sz w:val="22"/>
          <w:szCs w:val="22"/>
        </w:rPr>
        <w:t xml:space="preserve"> Data</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 xml:space="preserve">Protection Laws and other data protections terms at least as strict as those found in this </w:t>
      </w:r>
      <w:r w:rsidR="000C4003">
        <w:rPr>
          <w:rFonts w:asciiTheme="minorHAnsi" w:hAnsiTheme="minorHAnsi" w:cstheme="minorHAnsi"/>
          <w:sz w:val="22"/>
          <w:szCs w:val="22"/>
        </w:rPr>
        <w:t>DAP</w:t>
      </w:r>
      <w:r w:rsidRPr="00DC2C8B">
        <w:rPr>
          <w:rFonts w:asciiTheme="minorHAnsi" w:hAnsiTheme="minorHAnsi" w:cstheme="minorHAnsi"/>
          <w:sz w:val="22"/>
          <w:szCs w:val="22"/>
        </w:rPr>
        <w:t>, including all technical security, data integrity and audit</w:t>
      </w:r>
      <w:r w:rsidR="000C4003">
        <w:rPr>
          <w:rFonts w:asciiTheme="minorHAnsi" w:hAnsiTheme="minorHAnsi" w:cstheme="minorHAnsi"/>
          <w:sz w:val="22"/>
          <w:szCs w:val="22"/>
        </w:rPr>
        <w:t xml:space="preserve"> obligations; </w:t>
      </w:r>
      <w:r w:rsidR="000C4003" w:rsidRPr="000C4003">
        <w:rPr>
          <w:rFonts w:asciiTheme="minorHAnsi" w:hAnsiTheme="minorHAnsi" w:cstheme="minorHAnsi"/>
          <w:b/>
          <w:bCs/>
          <w:sz w:val="22"/>
          <w:szCs w:val="22"/>
        </w:rPr>
        <w:t>(iv)</w:t>
      </w:r>
      <w:r w:rsidRPr="00DC2C8B">
        <w:rPr>
          <w:rFonts w:asciiTheme="minorHAnsi" w:hAnsiTheme="minorHAnsi" w:cstheme="minorHAnsi"/>
          <w:sz w:val="22"/>
          <w:szCs w:val="22"/>
        </w:rPr>
        <w:t xml:space="preserve"> law enforcement or government authorities where necessary to comply with applicable law</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 xml:space="preserve">and </w:t>
      </w:r>
      <w:r w:rsidR="000C4003" w:rsidRPr="000C4003">
        <w:rPr>
          <w:rFonts w:asciiTheme="minorHAnsi" w:hAnsiTheme="minorHAnsi" w:cstheme="minorHAnsi"/>
          <w:b/>
          <w:bCs/>
          <w:sz w:val="22"/>
          <w:szCs w:val="22"/>
        </w:rPr>
        <w:t>(v)</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 xml:space="preserve">legal counsel or other advisors subject to appropriate non-disclosure agreements or obligations. </w:t>
      </w:r>
    </w:p>
    <w:p w14:paraId="0AC4AECA" w14:textId="77777777" w:rsidR="00DC2C8B" w:rsidRPr="00DC2C8B" w:rsidRDefault="00DC2C8B" w:rsidP="00DC2C8B">
      <w:pPr>
        <w:pStyle w:val="Default"/>
        <w:rPr>
          <w:rFonts w:asciiTheme="minorHAnsi" w:hAnsiTheme="minorHAnsi" w:cstheme="minorHAnsi"/>
          <w:sz w:val="22"/>
          <w:szCs w:val="22"/>
        </w:rPr>
      </w:pPr>
    </w:p>
    <w:p w14:paraId="367236F4" w14:textId="77777777" w:rsidR="000C4003" w:rsidRPr="000C4003" w:rsidRDefault="000C4003" w:rsidP="000C4003">
      <w:pPr>
        <w:pStyle w:val="Default"/>
        <w:jc w:val="both"/>
        <w:rPr>
          <w:rFonts w:asciiTheme="minorHAnsi" w:hAnsiTheme="minorHAnsi" w:cstheme="minorHAnsi"/>
          <w:b/>
          <w:bCs/>
          <w:i/>
          <w:iCs/>
          <w:sz w:val="22"/>
          <w:szCs w:val="22"/>
        </w:rPr>
      </w:pPr>
      <w:r w:rsidRPr="000C4003">
        <w:rPr>
          <w:rFonts w:asciiTheme="minorHAnsi" w:hAnsiTheme="minorHAnsi" w:cstheme="minorHAnsi"/>
          <w:b/>
          <w:bCs/>
          <w:i/>
          <w:iCs/>
          <w:sz w:val="22"/>
          <w:szCs w:val="22"/>
        </w:rPr>
        <w:t>Data Transfer</w:t>
      </w:r>
    </w:p>
    <w:p w14:paraId="56B2F1A0" w14:textId="213F5F41" w:rsidR="008C1F15" w:rsidRPr="00EC22C5" w:rsidRDefault="008C1F15" w:rsidP="000C4003">
      <w:pPr>
        <w:pStyle w:val="Default"/>
        <w:jc w:val="both"/>
        <w:rPr>
          <w:rFonts w:cstheme="minorHAnsi"/>
          <w:sz w:val="22"/>
          <w:szCs w:val="22"/>
        </w:rPr>
      </w:pPr>
      <w:r w:rsidRPr="00EC22C5">
        <w:rPr>
          <w:rFonts w:cstheme="minorHAnsi"/>
          <w:sz w:val="22"/>
          <w:szCs w:val="22"/>
        </w:rPr>
        <w:t xml:space="preserve">Where EU Data Protection Law applies, neither </w:t>
      </w:r>
      <w:r>
        <w:rPr>
          <w:rFonts w:cstheme="minorHAnsi"/>
          <w:sz w:val="22"/>
          <w:szCs w:val="22"/>
        </w:rPr>
        <w:t>p</w:t>
      </w:r>
      <w:r w:rsidRPr="00EC22C5">
        <w:rPr>
          <w:rFonts w:cstheme="minorHAnsi"/>
          <w:sz w:val="22"/>
          <w:szCs w:val="22"/>
        </w:rPr>
        <w:t xml:space="preserve">arty shall transfer or permit any Personal Data shared by the other </w:t>
      </w:r>
      <w:r>
        <w:rPr>
          <w:rFonts w:cstheme="minorHAnsi"/>
          <w:sz w:val="22"/>
          <w:szCs w:val="22"/>
        </w:rPr>
        <w:t>p</w:t>
      </w:r>
      <w:r w:rsidRPr="00EC22C5">
        <w:rPr>
          <w:rFonts w:cstheme="minorHAnsi"/>
          <w:sz w:val="22"/>
          <w:szCs w:val="22"/>
        </w:rPr>
        <w:t>arty to be transferred to a territory outside of the EEA unless</w:t>
      </w:r>
      <w:r w:rsidR="009372C6">
        <w:rPr>
          <w:rFonts w:cstheme="minorHAnsi"/>
          <w:sz w:val="22"/>
          <w:szCs w:val="22"/>
        </w:rPr>
        <w:t xml:space="preserve"> such transfer is </w:t>
      </w:r>
      <w:r w:rsidR="009372C6" w:rsidRPr="009372C6">
        <w:rPr>
          <w:rFonts w:cstheme="minorHAnsi"/>
          <w:sz w:val="22"/>
          <w:szCs w:val="22"/>
        </w:rPr>
        <w:t>based</w:t>
      </w:r>
      <w:r w:rsidR="009372C6" w:rsidRPr="008B7680">
        <w:rPr>
          <w:rFonts w:cstheme="minorHAnsi"/>
          <w:sz w:val="22"/>
          <w:szCs w:val="22"/>
        </w:rPr>
        <w:t xml:space="preserve"> </w:t>
      </w:r>
      <w:r w:rsidR="009372C6">
        <w:rPr>
          <w:rFonts w:cstheme="minorHAnsi"/>
          <w:sz w:val="22"/>
          <w:szCs w:val="22"/>
        </w:rPr>
        <w:t>on</w:t>
      </w:r>
      <w:r w:rsidR="009372C6" w:rsidRPr="009372C6">
        <w:rPr>
          <w:rFonts w:cstheme="minorHAnsi"/>
          <w:sz w:val="22"/>
          <w:szCs w:val="22"/>
        </w:rPr>
        <w:t xml:space="preserve"> an adequacy decision</w:t>
      </w:r>
      <w:r w:rsidR="009372C6">
        <w:rPr>
          <w:rFonts w:cstheme="minorHAnsi"/>
          <w:sz w:val="22"/>
          <w:szCs w:val="22"/>
        </w:rPr>
        <w:t xml:space="preserve"> of the European </w:t>
      </w:r>
      <w:proofErr w:type="gramStart"/>
      <w:r w:rsidR="009372C6">
        <w:rPr>
          <w:rFonts w:cstheme="minorHAnsi"/>
          <w:sz w:val="22"/>
          <w:szCs w:val="22"/>
        </w:rPr>
        <w:t>Commission</w:t>
      </w:r>
      <w:proofErr w:type="gramEnd"/>
      <w:r w:rsidR="009372C6">
        <w:rPr>
          <w:rFonts w:cstheme="minorHAnsi"/>
          <w:sz w:val="22"/>
          <w:szCs w:val="22"/>
        </w:rPr>
        <w:t xml:space="preserve"> or</w:t>
      </w:r>
      <w:r w:rsidRPr="00EC22C5">
        <w:rPr>
          <w:rFonts w:cstheme="minorHAnsi"/>
          <w:sz w:val="22"/>
          <w:szCs w:val="22"/>
        </w:rPr>
        <w:t xml:space="preserve"> it has taken such measures as are necessary to ensure the transfer is in compliance with EU Data Protection Law. </w:t>
      </w:r>
    </w:p>
    <w:p w14:paraId="29EC6FCD" w14:textId="77777777" w:rsidR="008C1F15" w:rsidRDefault="008C1F15" w:rsidP="008C1F15">
      <w:pPr>
        <w:pStyle w:val="Default"/>
        <w:rPr>
          <w:rFonts w:asciiTheme="minorHAnsi" w:hAnsiTheme="minorHAnsi" w:cstheme="minorHAnsi"/>
          <w:b/>
          <w:bCs/>
          <w:sz w:val="22"/>
          <w:szCs w:val="22"/>
        </w:rPr>
      </w:pPr>
    </w:p>
    <w:p w14:paraId="6E89DBCB" w14:textId="77777777" w:rsidR="008C1F15" w:rsidRPr="00CD5BBE" w:rsidRDefault="008C1F15" w:rsidP="008C1F15">
      <w:pPr>
        <w:pStyle w:val="Default"/>
        <w:ind w:left="720"/>
        <w:jc w:val="both"/>
        <w:rPr>
          <w:rFonts w:asciiTheme="minorHAnsi" w:hAnsiTheme="minorHAnsi" w:cstheme="minorHAnsi"/>
          <w:sz w:val="22"/>
          <w:szCs w:val="22"/>
        </w:rPr>
      </w:pPr>
      <w:bookmarkStart w:id="182" w:name="_Hlk510962215"/>
    </w:p>
    <w:bookmarkEnd w:id="182"/>
    <w:p w14:paraId="39C1F029" w14:textId="77777777" w:rsidR="008C1F15" w:rsidRPr="009F12F1" w:rsidRDefault="008C1F15" w:rsidP="008C1F15">
      <w:pPr>
        <w:contextualSpacing/>
        <w:jc w:val="both"/>
        <w:rPr>
          <w:rFonts w:cstheme="minorHAnsi"/>
        </w:rPr>
      </w:pPr>
    </w:p>
    <w:p w14:paraId="602720A5" w14:textId="77777777" w:rsidR="009C58D2" w:rsidRDefault="009C58D2"/>
    <w:sectPr w:rsidR="009C5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F5130"/>
    <w:multiLevelType w:val="multilevel"/>
    <w:tmpl w:val="165412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6C56EF"/>
    <w:multiLevelType w:val="multilevel"/>
    <w:tmpl w:val="C360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561C5"/>
    <w:multiLevelType w:val="multilevel"/>
    <w:tmpl w:val="3E9C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F1F6EBA"/>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7" w15:restartNumberingAfterBreak="0">
    <w:nsid w:val="42782F93"/>
    <w:multiLevelType w:val="multilevel"/>
    <w:tmpl w:val="88C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117E07"/>
    <w:multiLevelType w:val="multilevel"/>
    <w:tmpl w:val="3DC8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03D3F"/>
    <w:multiLevelType w:val="multilevel"/>
    <w:tmpl w:val="BA8E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82BA1"/>
    <w:multiLevelType w:val="hybridMultilevel"/>
    <w:tmpl w:val="6CD6AA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13" w15:restartNumberingAfterBreak="0">
    <w:nsid w:val="6EE63457"/>
    <w:multiLevelType w:val="multilevel"/>
    <w:tmpl w:val="5DAA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77BC2F15"/>
    <w:multiLevelType w:val="hybridMultilevel"/>
    <w:tmpl w:val="7EFCFD76"/>
    <w:lvl w:ilvl="0" w:tplc="6AF6CB8E">
      <w:start w:val="3"/>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7D544069"/>
    <w:multiLevelType w:val="multilevel"/>
    <w:tmpl w:val="793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8"/>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11"/>
  </w:num>
  <w:num w:numId="5">
    <w:abstractNumId w:val="15"/>
  </w:num>
  <w:num w:numId="6">
    <w:abstractNumId w:val="12"/>
  </w:num>
  <w:num w:numId="7">
    <w:abstractNumId w:val="6"/>
  </w:num>
  <w:num w:numId="8">
    <w:abstractNumId w:val="17"/>
  </w:num>
  <w:num w:numId="9">
    <w:abstractNumId w:val="14"/>
  </w:num>
  <w:num w:numId="10">
    <w:abstractNumId w:val="0"/>
  </w:num>
  <w:num w:numId="11">
    <w:abstractNumId w:val="5"/>
  </w:num>
  <w:num w:numId="12">
    <w:abstractNumId w:val="4"/>
  </w:num>
  <w:num w:numId="13">
    <w:abstractNumId w:val="16"/>
  </w:num>
  <w:num w:numId="14">
    <w:abstractNumId w:val="18"/>
  </w:num>
  <w:num w:numId="15">
    <w:abstractNumId w:val="2"/>
  </w:num>
  <w:num w:numId="16">
    <w:abstractNumId w:val="7"/>
  </w:num>
  <w:num w:numId="17">
    <w:abstractNumId w:val="10"/>
  </w:num>
  <w:num w:numId="18">
    <w:abstractNumId w:val="9"/>
  </w:num>
  <w:num w:numId="19">
    <w:abstractNumId w:val="13"/>
  </w:num>
  <w:num w:numId="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QvHcY3EDfqD4M3r">
    <w15:presenceInfo w15:providerId="None" w15:userId="JQvHcY3EDfqD4M3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5"/>
    <w:rsid w:val="00020389"/>
    <w:rsid w:val="00024C4B"/>
    <w:rsid w:val="00041387"/>
    <w:rsid w:val="000C4003"/>
    <w:rsid w:val="00132A56"/>
    <w:rsid w:val="001634D2"/>
    <w:rsid w:val="001D0F39"/>
    <w:rsid w:val="001F3C31"/>
    <w:rsid w:val="00237B81"/>
    <w:rsid w:val="00332FB3"/>
    <w:rsid w:val="0039685A"/>
    <w:rsid w:val="003D0E38"/>
    <w:rsid w:val="004444E5"/>
    <w:rsid w:val="00453266"/>
    <w:rsid w:val="004A0E2A"/>
    <w:rsid w:val="004A2C24"/>
    <w:rsid w:val="00542B9E"/>
    <w:rsid w:val="00603420"/>
    <w:rsid w:val="006D4A5C"/>
    <w:rsid w:val="007A702C"/>
    <w:rsid w:val="008B7680"/>
    <w:rsid w:val="008C1F15"/>
    <w:rsid w:val="008D3537"/>
    <w:rsid w:val="009206C5"/>
    <w:rsid w:val="009372C6"/>
    <w:rsid w:val="00941B59"/>
    <w:rsid w:val="009B266C"/>
    <w:rsid w:val="009C58D2"/>
    <w:rsid w:val="009D29B1"/>
    <w:rsid w:val="009F6112"/>
    <w:rsid w:val="00A1595D"/>
    <w:rsid w:val="00A41D8C"/>
    <w:rsid w:val="00AC41D4"/>
    <w:rsid w:val="00B3524F"/>
    <w:rsid w:val="00B81735"/>
    <w:rsid w:val="00BC2A57"/>
    <w:rsid w:val="00BF0CBC"/>
    <w:rsid w:val="00CE2BC1"/>
    <w:rsid w:val="00CE2DA6"/>
    <w:rsid w:val="00CE69D1"/>
    <w:rsid w:val="00D170BC"/>
    <w:rsid w:val="00D417AB"/>
    <w:rsid w:val="00DC2C8B"/>
    <w:rsid w:val="00DE31CF"/>
    <w:rsid w:val="00DE7750"/>
    <w:rsid w:val="00EC4EB7"/>
    <w:rsid w:val="00F1111C"/>
    <w:rsid w:val="00F22387"/>
    <w:rsid w:val="00F319EC"/>
    <w:rsid w:val="00FD71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5EAC"/>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F15"/>
  </w:style>
  <w:style w:type="paragraph" w:styleId="Heading3">
    <w:name w:val="heading 3"/>
    <w:basedOn w:val="Normal"/>
    <w:link w:val="Heading3Char"/>
    <w:uiPriority w:val="9"/>
    <w:qFormat/>
    <w:rsid w:val="00DE31CF"/>
    <w:pPr>
      <w:spacing w:before="100" w:beforeAutospacing="1" w:after="100" w:afterAutospacing="1" w:line="240" w:lineRule="auto"/>
      <w:outlineLvl w:val="2"/>
    </w:pPr>
    <w:rPr>
      <w:rFonts w:ascii="Times New Roman" w:eastAsiaTheme="minorEastAsia"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semiHidden/>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semiHidden/>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D3537"/>
    <w:rPr>
      <w:b/>
      <w:bCs/>
    </w:rPr>
  </w:style>
  <w:style w:type="character" w:customStyle="1" w:styleId="CommentSubjectChar">
    <w:name w:val="Comment Subject Char"/>
    <w:basedOn w:val="CommentTextChar"/>
    <w:link w:val="CommentSubject"/>
    <w:uiPriority w:val="99"/>
    <w:semiHidden/>
    <w:rsid w:val="008D3537"/>
    <w:rPr>
      <w:b/>
      <w:bCs/>
      <w:sz w:val="20"/>
      <w:szCs w:val="20"/>
    </w:rPr>
  </w:style>
  <w:style w:type="character" w:styleId="FollowedHyperlink">
    <w:name w:val="FollowedHyperlink"/>
    <w:basedOn w:val="DefaultParagraphFont"/>
    <w:uiPriority w:val="99"/>
    <w:semiHidden/>
    <w:unhideWhenUsed/>
    <w:rsid w:val="00BF0CBC"/>
    <w:rPr>
      <w:color w:val="954F72" w:themeColor="followedHyperlink"/>
      <w:u w:val="single"/>
    </w:rPr>
  </w:style>
  <w:style w:type="character" w:customStyle="1" w:styleId="Heading3Char">
    <w:name w:val="Heading 3 Char"/>
    <w:basedOn w:val="DefaultParagraphFont"/>
    <w:link w:val="Heading3"/>
    <w:uiPriority w:val="9"/>
    <w:rsid w:val="00DE31CF"/>
    <w:rPr>
      <w:rFonts w:ascii="Times New Roman" w:eastAsiaTheme="minorEastAsia"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123706">
      <w:bodyDiv w:val="1"/>
      <w:marLeft w:val="0"/>
      <w:marRight w:val="0"/>
      <w:marTop w:val="0"/>
      <w:marBottom w:val="0"/>
      <w:divBdr>
        <w:top w:val="none" w:sz="0" w:space="0" w:color="auto"/>
        <w:left w:val="none" w:sz="0" w:space="0" w:color="auto"/>
        <w:bottom w:val="none" w:sz="0" w:space="0" w:color="auto"/>
        <w:right w:val="none" w:sz="0" w:space="0" w:color="auto"/>
      </w:divBdr>
    </w:div>
    <w:div w:id="141488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vanquest.com/privacy" TargetMode="External"/><Relationship Id="rId5" Type="http://schemas.openxmlformats.org/officeDocument/2006/relationships/hyperlink" Target="http://www.avanquest.com/secur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2210</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amimouni@avanquest.com</dc:creator>
  <cp:keywords/>
  <dc:description/>
  <cp:lastModifiedBy>JQvHcY3EDfqD4M3r</cp:lastModifiedBy>
  <cp:revision>3</cp:revision>
  <dcterms:created xsi:type="dcterms:W3CDTF">2021-07-28T11:23:00Z</dcterms:created>
  <dcterms:modified xsi:type="dcterms:W3CDTF">2021-07-28T11:24:00Z</dcterms:modified>
</cp:coreProperties>
</file>