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81803" w14:textId="77777777" w:rsidR="005772A2" w:rsidRPr="00915F3E" w:rsidRDefault="005772A2">
      <w:pPr>
        <w:pStyle w:val="CoversheetStaticText"/>
        <w:rPr>
          <w:b/>
          <w:lang w:val="en-GB"/>
        </w:rPr>
      </w:pPr>
    </w:p>
    <w:p w14:paraId="28ADD0DB" w14:textId="77777777" w:rsidR="005772A2" w:rsidRPr="00915F3E" w:rsidRDefault="0089015A">
      <w:pPr>
        <w:pStyle w:val="CoversheetTitle"/>
        <w:rPr>
          <w:lang w:val="en-GB"/>
        </w:rPr>
      </w:pPr>
      <w:r w:rsidRPr="00915F3E">
        <w:rPr>
          <w:lang w:val="en-GB"/>
        </w:rPr>
        <w:t xml:space="preserve">Framework Collaboration Agreement </w:t>
      </w:r>
    </w:p>
    <w:p w14:paraId="2F322A04" w14:textId="0B38E057" w:rsidR="005772A2" w:rsidRDefault="0089015A">
      <w:pPr>
        <w:pStyle w:val="CoversheetStaticText"/>
        <w:rPr>
          <w:b/>
          <w:lang w:val="en-GB"/>
        </w:rPr>
      </w:pPr>
      <w:r>
        <w:rPr>
          <w:b/>
          <w:lang w:val="en-GB"/>
        </w:rPr>
        <w:t>DATED</w:t>
      </w:r>
      <w:r>
        <w:rPr>
          <w:b/>
          <w:lang w:val="en-GB"/>
        </w:rPr>
        <w:tab/>
      </w:r>
      <w:r w:rsidR="000F771D" w:rsidRPr="004C1725">
        <w:rPr>
          <w:rFonts w:cstheme="minorHAnsi"/>
          <w:b/>
          <w:highlight w:val="yellow"/>
          <w:lang w:val="en-GB"/>
        </w:rPr>
        <w:t>______</w:t>
      </w:r>
      <w:r w:rsidRPr="00B21BBE">
        <w:rPr>
          <w:b/>
          <w:lang w:val="en-GB"/>
        </w:rPr>
        <w:t xml:space="preserve"> </w:t>
      </w:r>
      <w:r w:rsidR="0053416C">
        <w:rPr>
          <w:b/>
          <w:lang w:val="en-GB"/>
        </w:rPr>
        <w:t>2022</w:t>
      </w:r>
    </w:p>
    <w:p w14:paraId="3282B33C" w14:textId="77777777" w:rsidR="005772A2" w:rsidRPr="00B21BBE" w:rsidRDefault="0089015A">
      <w:pPr>
        <w:pStyle w:val="CoversheetTitle"/>
        <w:rPr>
          <w:lang w:val="en-GB"/>
        </w:rPr>
      </w:pPr>
      <w:r w:rsidRPr="00B21BBE">
        <w:rPr>
          <w:lang w:val="en-GB"/>
        </w:rPr>
        <w:t>between</w:t>
      </w:r>
    </w:p>
    <w:p w14:paraId="325AB0D7" w14:textId="54E96A8C" w:rsidR="00FB09E7" w:rsidRPr="007B432C" w:rsidRDefault="00617E9B" w:rsidP="301268FE">
      <w:pPr>
        <w:pStyle w:val="CoversheetStaticText"/>
        <w:rPr>
          <w:b/>
          <w:bCs/>
        </w:rPr>
      </w:pPr>
      <w:r>
        <w:rPr>
          <w:b/>
          <w:bCs/>
        </w:rPr>
        <w:t>________________</w:t>
      </w:r>
    </w:p>
    <w:p w14:paraId="5FB1E3C4" w14:textId="77777777" w:rsidR="005772A2" w:rsidRPr="00B21BBE" w:rsidRDefault="0089015A">
      <w:pPr>
        <w:pStyle w:val="CoversheetStaticText"/>
        <w:rPr>
          <w:lang w:val="en-GB"/>
        </w:rPr>
      </w:pPr>
      <w:r w:rsidRPr="00B21BBE">
        <w:rPr>
          <w:lang w:val="en-GB"/>
        </w:rPr>
        <w:t>and</w:t>
      </w:r>
    </w:p>
    <w:p w14:paraId="467BC074" w14:textId="77777777" w:rsidR="005772A2" w:rsidRPr="00B21BBE" w:rsidRDefault="0089015A">
      <w:pPr>
        <w:pStyle w:val="CoversheetParty"/>
        <w:rPr>
          <w:lang w:val="en-GB"/>
        </w:rPr>
      </w:pPr>
      <w:r w:rsidRPr="00B21BBE">
        <w:rPr>
          <w:lang w:val="en-GB"/>
        </w:rPr>
        <w:t xml:space="preserve">MOTIFE </w:t>
      </w:r>
      <w:r>
        <w:rPr>
          <w:rFonts w:cstheme="minorHAnsi"/>
          <w:lang w:val="en-GB"/>
        </w:rPr>
        <w:t xml:space="preserve">Technology </w:t>
      </w:r>
      <w:r w:rsidRPr="00B21BBE">
        <w:rPr>
          <w:lang w:val="en-GB"/>
        </w:rPr>
        <w:t>Sp. z o. o.</w:t>
      </w:r>
    </w:p>
    <w:p w14:paraId="1492EB59" w14:textId="77777777" w:rsidR="005772A2" w:rsidRPr="00B21BBE" w:rsidRDefault="005772A2">
      <w:pPr>
        <w:pStyle w:val="CoversheetParty"/>
        <w:rPr>
          <w:lang w:val="en-GB"/>
        </w:rPr>
      </w:pPr>
    </w:p>
    <w:p w14:paraId="635B7A90" w14:textId="77777777" w:rsidR="005772A2" w:rsidRPr="00B21BBE" w:rsidRDefault="005772A2">
      <w:pPr>
        <w:pStyle w:val="CoversheetParty"/>
        <w:rPr>
          <w:lang w:val="en-GB"/>
        </w:rPr>
      </w:pPr>
    </w:p>
    <w:p w14:paraId="4779E038" w14:textId="77777777" w:rsidR="005772A2" w:rsidRPr="00B21BBE" w:rsidRDefault="005772A2">
      <w:pPr>
        <w:pStyle w:val="CoversheetParty"/>
        <w:jc w:val="left"/>
        <w:rPr>
          <w:lang w:val="en-GB"/>
        </w:rPr>
      </w:pPr>
    </w:p>
    <w:p w14:paraId="299BB27D" w14:textId="77777777" w:rsidR="005772A2" w:rsidRPr="00B21BBE" w:rsidRDefault="005772A2">
      <w:pPr>
        <w:pStyle w:val="CoversheetParty"/>
        <w:jc w:val="left"/>
        <w:rPr>
          <w:lang w:val="en-GB"/>
        </w:rPr>
      </w:pPr>
    </w:p>
    <w:p w14:paraId="551B3FB3" w14:textId="77777777" w:rsidR="005772A2" w:rsidRPr="00B21BBE" w:rsidRDefault="005772A2">
      <w:pPr>
        <w:rPr>
          <w:lang w:val="en-GB"/>
        </w:rPr>
        <w:sectPr w:rsidR="005772A2" w:rsidRPr="00B21BBE" w:rsidSect="00EE7A68">
          <w:headerReference w:type="default" r:id="rId17"/>
          <w:footerReference w:type="default" r:id="rId18"/>
          <w:type w:val="continuous"/>
          <w:pgSz w:w="11906" w:h="16838" w:code="9"/>
          <w:pgMar w:top="1440" w:right="1440" w:bottom="1440" w:left="1440" w:header="720" w:footer="720" w:gutter="0"/>
          <w:cols w:space="720"/>
          <w:docGrid w:linePitch="272"/>
        </w:sectPr>
      </w:pPr>
    </w:p>
    <w:p w14:paraId="11678B26" w14:textId="77777777" w:rsidR="005772A2" w:rsidRDefault="0089015A">
      <w:pPr>
        <w:pStyle w:val="DescriptiveHeading"/>
        <w:rPr>
          <w:rFonts w:asciiTheme="minorHAnsi" w:hAnsiTheme="minorHAnsi"/>
          <w:color w:val="auto"/>
          <w:sz w:val="24"/>
          <w:lang w:val="en-GB"/>
        </w:rPr>
      </w:pPr>
      <w:r>
        <w:rPr>
          <w:rFonts w:asciiTheme="minorHAnsi" w:hAnsiTheme="minorHAnsi"/>
          <w:color w:val="auto"/>
          <w:sz w:val="24"/>
          <w:lang w:val="en-GB"/>
        </w:rPr>
        <w:lastRenderedPageBreak/>
        <w:t>Parties</w:t>
      </w:r>
    </w:p>
    <w:p w14:paraId="4C51F178" w14:textId="387EC627" w:rsidR="005772A2" w:rsidRPr="00A27A34" w:rsidRDefault="0089015A">
      <w:pPr>
        <w:pStyle w:val="Parties"/>
        <w:rPr>
          <w:lang w:val="en-GB"/>
        </w:rPr>
      </w:pPr>
      <w:r w:rsidRPr="00A27A34">
        <w:rPr>
          <w:rFonts w:ascii="Calibri" w:hAnsi="Calibri"/>
          <w:b/>
          <w:bCs/>
          <w:color w:val="000000"/>
          <w:shd w:val="clear" w:color="auto" w:fill="E1E3E6"/>
        </w:rPr>
        <w:t>MOTIFE</w:t>
      </w:r>
      <w:r w:rsidRPr="00A27A34">
        <w:rPr>
          <w:rFonts w:ascii="Calibri" w:hAnsi="Calibri" w:cs="Calibri"/>
          <w:b/>
          <w:bCs/>
          <w:color w:val="000000"/>
          <w:shd w:val="clear" w:color="auto" w:fill="E1E3E6"/>
        </w:rPr>
        <w:t> TECHNOLOGY </w:t>
      </w:r>
      <w:r w:rsidRPr="00A27A34">
        <w:rPr>
          <w:rFonts w:ascii="Calibri" w:hAnsi="Calibri"/>
          <w:b/>
          <w:bCs/>
          <w:color w:val="000000"/>
          <w:shd w:val="clear" w:color="auto" w:fill="E1E3E6"/>
        </w:rPr>
        <w:t>Sp. z o.o.</w:t>
      </w:r>
      <w:r w:rsidRPr="00A27A34">
        <w:rPr>
          <w:rFonts w:ascii="Calibri" w:hAnsi="Calibri" w:cs="Calibri"/>
          <w:color w:val="000000"/>
          <w:shd w:val="clear" w:color="auto" w:fill="FFFFFF"/>
        </w:rPr>
        <w:t> </w:t>
      </w:r>
      <w:r w:rsidRPr="00A27A34">
        <w:rPr>
          <w:rFonts w:ascii="Calibri" w:hAnsi="Calibri"/>
          <w:color w:val="000000"/>
          <w:shd w:val="clear" w:color="auto" w:fill="FFFFFF"/>
        </w:rPr>
        <w:t>incorporated and registered in Poland, with its registered seat in Kraków, address:</w:t>
      </w:r>
      <w:r w:rsidRPr="00A27A34">
        <w:rPr>
          <w:rFonts w:ascii="Calibri" w:hAnsi="Calibri" w:cs="Calibri"/>
          <w:color w:val="000000"/>
          <w:shd w:val="clear" w:color="auto" w:fill="FFFFFF"/>
        </w:rPr>
        <w:t> </w:t>
      </w:r>
      <w:r w:rsidRPr="00A27A34">
        <w:rPr>
          <w:rFonts w:ascii="Calibri" w:hAnsi="Calibri"/>
          <w:color w:val="000000"/>
          <w:shd w:val="clear" w:color="auto" w:fill="FFFFFF"/>
        </w:rPr>
        <w:t>Krupnicza</w:t>
      </w:r>
      <w:r w:rsidRPr="00A27A34">
        <w:rPr>
          <w:rFonts w:ascii="Calibri" w:hAnsi="Calibri" w:cs="Calibri"/>
          <w:color w:val="000000"/>
          <w:shd w:val="clear" w:color="auto" w:fill="FFFFFF"/>
        </w:rPr>
        <w:t> </w:t>
      </w:r>
      <w:r w:rsidRPr="00A27A34">
        <w:rPr>
          <w:rFonts w:ascii="Calibri" w:hAnsi="Calibri"/>
          <w:color w:val="000000"/>
          <w:shd w:val="clear" w:color="auto" w:fill="FFFFFF"/>
        </w:rPr>
        <w:t>3</w:t>
      </w:r>
      <w:r w:rsidRPr="00A27A34">
        <w:rPr>
          <w:rFonts w:ascii="Calibri" w:hAnsi="Calibri" w:cs="Calibri"/>
          <w:color w:val="000000"/>
          <w:shd w:val="clear" w:color="auto" w:fill="FFFFFF"/>
        </w:rPr>
        <w:t> (</w:t>
      </w:r>
      <w:r w:rsidRPr="00A27A34">
        <w:rPr>
          <w:rFonts w:ascii="Calibri" w:hAnsi="Calibri"/>
          <w:color w:val="000000"/>
          <w:shd w:val="clear" w:color="auto" w:fill="FFFFFF"/>
        </w:rPr>
        <w:t>31-123</w:t>
      </w:r>
      <w:r w:rsidRPr="00A27A34">
        <w:rPr>
          <w:rFonts w:ascii="Calibri" w:hAnsi="Calibri" w:cs="Calibri"/>
          <w:color w:val="000000"/>
          <w:shd w:val="clear" w:color="auto" w:fill="FFFFFF"/>
        </w:rPr>
        <w:t> </w:t>
      </w:r>
      <w:r w:rsidRPr="00A27A34">
        <w:rPr>
          <w:rFonts w:ascii="Calibri" w:hAnsi="Calibri"/>
          <w:color w:val="000000"/>
          <w:shd w:val="clear" w:color="auto" w:fill="FFFFFF"/>
        </w:rPr>
        <w:t>Kraków, Poland</w:t>
      </w:r>
      <w:r w:rsidRPr="00A27A34">
        <w:rPr>
          <w:rFonts w:ascii="Calibri" w:hAnsi="Calibri" w:cs="Calibri"/>
          <w:color w:val="000000"/>
          <w:shd w:val="clear" w:color="auto" w:fill="FFFFFF"/>
        </w:rPr>
        <w:t>),</w:t>
      </w:r>
      <w:r w:rsidRPr="00A27A34">
        <w:rPr>
          <w:rFonts w:ascii="Calibri" w:hAnsi="Calibri"/>
          <w:color w:val="000000"/>
          <w:shd w:val="clear" w:color="auto" w:fill="FFFFFF"/>
        </w:rPr>
        <w:t xml:space="preserve"> entered into the Register of Entrepreneurs of the National Court Register maintained by the District Court for Kraków-Śródmieście</w:t>
      </w:r>
      <w:r w:rsidRPr="00A27A34">
        <w:rPr>
          <w:rFonts w:ascii="Calibri" w:hAnsi="Calibri" w:cs="Calibri"/>
          <w:color w:val="000000"/>
          <w:shd w:val="clear" w:color="auto" w:fill="FFFFFF"/>
        </w:rPr>
        <w:t> </w:t>
      </w:r>
      <w:r w:rsidRPr="00A27A34">
        <w:rPr>
          <w:rFonts w:ascii="Calibri" w:hAnsi="Calibri"/>
          <w:color w:val="000000"/>
          <w:shd w:val="clear" w:color="auto" w:fill="FFFFFF"/>
        </w:rPr>
        <w:t>in Kraków, XI Commercial Division, under the KRS</w:t>
      </w:r>
      <w:r w:rsidRPr="00A27A34">
        <w:rPr>
          <w:rFonts w:ascii="Calibri" w:hAnsi="Calibri" w:cs="Calibri"/>
          <w:color w:val="000000"/>
          <w:shd w:val="clear" w:color="auto" w:fill="FFFFFF"/>
        </w:rPr>
        <w:t> 0000860430</w:t>
      </w:r>
      <w:r w:rsidRPr="00A27A34">
        <w:rPr>
          <w:rFonts w:ascii="Calibri" w:hAnsi="Calibri"/>
          <w:color w:val="000000"/>
          <w:shd w:val="clear" w:color="auto" w:fill="FFFFFF"/>
        </w:rPr>
        <w:t>, Tax</w:t>
      </w:r>
      <w:r w:rsidRPr="00A27A34">
        <w:rPr>
          <w:rFonts w:ascii="Calibri" w:hAnsi="Calibri" w:cs="Calibri"/>
          <w:color w:val="000000"/>
          <w:shd w:val="clear" w:color="auto" w:fill="FFFFFF"/>
        </w:rPr>
        <w:t> </w:t>
      </w:r>
      <w:r w:rsidRPr="00A27A34">
        <w:rPr>
          <w:rFonts w:ascii="Calibri" w:hAnsi="Calibri"/>
          <w:color w:val="000000"/>
          <w:shd w:val="clear" w:color="auto" w:fill="FFFFFF"/>
        </w:rPr>
        <w:t>Identification</w:t>
      </w:r>
      <w:r w:rsidRPr="00A27A34">
        <w:rPr>
          <w:rFonts w:ascii="Calibri" w:hAnsi="Calibri" w:cs="Calibri"/>
          <w:color w:val="000000"/>
          <w:shd w:val="clear" w:color="auto" w:fill="FFFFFF"/>
        </w:rPr>
        <w:t> </w:t>
      </w:r>
      <w:r w:rsidRPr="00A27A34">
        <w:rPr>
          <w:rFonts w:ascii="Calibri" w:hAnsi="Calibri"/>
          <w:color w:val="000000"/>
          <w:shd w:val="clear" w:color="auto" w:fill="FFFFFF"/>
        </w:rPr>
        <w:t>Number (NIP):</w:t>
      </w:r>
      <w:r w:rsidRPr="00A27A34">
        <w:rPr>
          <w:rFonts w:ascii="Calibri" w:hAnsi="Calibri" w:cs="Calibri"/>
          <w:color w:val="000000"/>
          <w:shd w:val="clear" w:color="auto" w:fill="FFFFFF"/>
        </w:rPr>
        <w:t> 6762585350</w:t>
      </w:r>
      <w:r w:rsidRPr="00A27A34">
        <w:rPr>
          <w:rFonts w:ascii="Calibri" w:hAnsi="Calibri"/>
          <w:color w:val="000000"/>
          <w:shd w:val="clear" w:color="auto" w:fill="FFFFFF"/>
        </w:rPr>
        <w:t xml:space="preserve"> </w:t>
      </w:r>
      <w:r w:rsidRPr="00A27A34">
        <w:rPr>
          <w:lang w:val="en-GB"/>
        </w:rPr>
        <w:t>(</w:t>
      </w:r>
      <w:r w:rsidRPr="00A27A34">
        <w:rPr>
          <w:rStyle w:val="DefTerm"/>
          <w:rFonts w:asciiTheme="minorHAnsi" w:hAnsiTheme="minorHAnsi"/>
          <w:color w:val="auto"/>
          <w:lang w:val="en-GB"/>
        </w:rPr>
        <w:t>MOTIFE</w:t>
      </w:r>
      <w:r w:rsidRPr="00A27A34">
        <w:rPr>
          <w:lang w:val="en-GB"/>
        </w:rPr>
        <w:t>).</w:t>
      </w:r>
    </w:p>
    <w:p w14:paraId="3FDBEEF2" w14:textId="0A1D69A1" w:rsidR="00E301FC" w:rsidRPr="00A27A34" w:rsidRDefault="00617E9B" w:rsidP="00617E9B">
      <w:pPr>
        <w:pStyle w:val="Parties"/>
      </w:pPr>
      <w:r>
        <w:t>________________</w:t>
      </w:r>
      <w:r w:rsidR="00167C51" w:rsidRPr="00617E9B">
        <w:rPr>
          <w:rFonts w:ascii="Calibri" w:hAnsi="Calibri"/>
          <w:color w:val="000000"/>
          <w:shd w:val="clear" w:color="auto" w:fill="FFFFFF"/>
        </w:rPr>
        <w:t xml:space="preserve"> (</w:t>
      </w:r>
      <w:r w:rsidR="00167C51" w:rsidRPr="00617E9B">
        <w:rPr>
          <w:rFonts w:ascii="Calibri" w:hAnsi="Calibri"/>
          <w:b/>
          <w:bCs/>
          <w:color w:val="000000"/>
          <w:shd w:val="clear" w:color="auto" w:fill="FFFFFF"/>
        </w:rPr>
        <w:t>Client</w:t>
      </w:r>
      <w:r w:rsidR="00167C51" w:rsidRPr="00617E9B">
        <w:rPr>
          <w:rFonts w:ascii="Calibri" w:hAnsi="Calibri"/>
          <w:color w:val="000000"/>
          <w:shd w:val="clear" w:color="auto" w:fill="FFFFFF"/>
        </w:rPr>
        <w:t>)</w:t>
      </w:r>
    </w:p>
    <w:p w14:paraId="41CABE29" w14:textId="77777777" w:rsidR="005772A2" w:rsidRDefault="0089015A">
      <w:pPr>
        <w:pStyle w:val="DescriptiveHeading"/>
        <w:rPr>
          <w:rFonts w:asciiTheme="minorHAnsi" w:hAnsiTheme="minorHAnsi"/>
          <w:color w:val="auto"/>
          <w:kern w:val="28"/>
          <w:sz w:val="24"/>
          <w:lang w:val="en-GB"/>
        </w:rPr>
      </w:pPr>
      <w:r>
        <w:rPr>
          <w:rFonts w:asciiTheme="minorHAnsi" w:hAnsiTheme="minorHAnsi"/>
          <w:color w:val="auto"/>
          <w:kern w:val="28"/>
          <w:sz w:val="24"/>
          <w:lang w:val="en-GB"/>
        </w:rPr>
        <w:t>BACKGROUND</w:t>
      </w:r>
    </w:p>
    <w:p w14:paraId="19EE14C5" w14:textId="77777777" w:rsidR="005772A2" w:rsidRPr="00B21BBE" w:rsidRDefault="0089015A" w:rsidP="001E2E7E">
      <w:pPr>
        <w:pStyle w:val="Background"/>
        <w:numPr>
          <w:ilvl w:val="1"/>
          <w:numId w:val="24"/>
        </w:numPr>
        <w:ind w:left="709" w:hanging="709"/>
        <w:rPr>
          <w:lang w:val="en-GB"/>
        </w:rPr>
      </w:pPr>
      <w:bookmarkStart w:id="0" w:name="a624863"/>
      <w:r w:rsidRPr="00B21BBE">
        <w:rPr>
          <w:lang w:val="en-GB"/>
        </w:rPr>
        <w:t>Client wishes to engage MOTIFE to provide consulting services on the terms and conditions set forth in this agreement.</w:t>
      </w:r>
      <w:bookmarkEnd w:id="0"/>
    </w:p>
    <w:p w14:paraId="5D9F964B" w14:textId="77777777" w:rsidR="005772A2" w:rsidRPr="00B21BBE" w:rsidRDefault="0089015A" w:rsidP="001E2E7E">
      <w:pPr>
        <w:pStyle w:val="Background"/>
        <w:numPr>
          <w:ilvl w:val="1"/>
          <w:numId w:val="24"/>
        </w:numPr>
        <w:ind w:left="709" w:hanging="709"/>
        <w:rPr>
          <w:lang w:val="en-GB"/>
        </w:rPr>
      </w:pPr>
      <w:r w:rsidRPr="00B21BBE">
        <w:rPr>
          <w:lang w:val="en-GB"/>
        </w:rPr>
        <w:t>MOTIFE has the experience and knowledge in providing services sought by Client.</w:t>
      </w:r>
    </w:p>
    <w:p w14:paraId="4E559516" w14:textId="77777777" w:rsidR="005772A2" w:rsidRPr="00235BCA" w:rsidRDefault="0089015A">
      <w:pPr>
        <w:pStyle w:val="DescriptiveHeading"/>
        <w:rPr>
          <w:rFonts w:asciiTheme="minorHAnsi" w:hAnsiTheme="minorHAnsi"/>
          <w:color w:val="auto"/>
          <w:kern w:val="28"/>
          <w:sz w:val="24"/>
        </w:rPr>
      </w:pPr>
      <w:r>
        <w:rPr>
          <w:rFonts w:asciiTheme="minorHAnsi" w:hAnsiTheme="minorHAnsi"/>
          <w:color w:val="auto"/>
          <w:kern w:val="28"/>
          <w:sz w:val="24"/>
          <w:lang w:val="en-GB"/>
        </w:rPr>
        <w:t>Agreed terms</w:t>
      </w:r>
    </w:p>
    <w:p w14:paraId="44453EAA" w14:textId="77777777" w:rsidR="005772A2" w:rsidRPr="00B21BBE" w:rsidRDefault="0089015A">
      <w:pPr>
        <w:pStyle w:val="TitleClause"/>
        <w:rPr>
          <w:lang w:val="en-GB"/>
        </w:rPr>
      </w:pPr>
      <w:bookmarkStart w:id="1" w:name="a431732"/>
      <w:bookmarkStart w:id="2" w:name="_Toc256000000"/>
      <w:r w:rsidRPr="74B0A43C">
        <w:rPr>
          <w:lang w:val="en-GB"/>
        </w:rPr>
        <w:t>Interpretation</w:t>
      </w:r>
      <w:bookmarkEnd w:id="1"/>
      <w:bookmarkEnd w:id="2"/>
    </w:p>
    <w:p w14:paraId="2F81D926" w14:textId="77777777" w:rsidR="005772A2" w:rsidRPr="00B21BBE" w:rsidRDefault="0089015A">
      <w:pPr>
        <w:pStyle w:val="ParaClause"/>
        <w:rPr>
          <w:lang w:val="en-GB"/>
        </w:rPr>
      </w:pPr>
      <w:r w:rsidRPr="00B21BBE">
        <w:rPr>
          <w:lang w:val="en-GB"/>
        </w:rPr>
        <w:t>The following definitions and rules of interpretation apply in this agreement.</w:t>
      </w:r>
    </w:p>
    <w:p w14:paraId="23745508" w14:textId="77777777" w:rsidR="005772A2" w:rsidRPr="00B21BBE" w:rsidRDefault="0089015A">
      <w:pPr>
        <w:pStyle w:val="Untitledsubclause1"/>
        <w:rPr>
          <w:lang w:val="en-GB"/>
        </w:rPr>
      </w:pPr>
      <w:bookmarkStart w:id="3" w:name="a443682"/>
      <w:r w:rsidRPr="74B0A43C">
        <w:rPr>
          <w:lang w:val="en-GB"/>
        </w:rPr>
        <w:t>Definitions.</w:t>
      </w:r>
      <w:bookmarkEnd w:id="3"/>
    </w:p>
    <w:p w14:paraId="40EEDFA9" w14:textId="77777777" w:rsidR="005772A2" w:rsidRPr="00B21BBE" w:rsidRDefault="0089015A">
      <w:pPr>
        <w:pStyle w:val="DefinedTermPara"/>
        <w:rPr>
          <w:rStyle w:val="DefTerm"/>
          <w:rFonts w:asciiTheme="minorHAnsi" w:hAnsiTheme="minorHAnsi"/>
          <w:color w:val="auto"/>
          <w:lang w:val="en-GB"/>
        </w:rPr>
      </w:pPr>
      <w:bookmarkStart w:id="4" w:name="a501175"/>
      <w:r w:rsidRPr="00B21BBE">
        <w:rPr>
          <w:rStyle w:val="DefTerm"/>
          <w:rFonts w:asciiTheme="minorHAnsi" w:hAnsiTheme="minorHAnsi"/>
          <w:color w:val="auto"/>
          <w:lang w:val="en-GB"/>
        </w:rPr>
        <w:t>Affiliate</w:t>
      </w:r>
      <w:r w:rsidRPr="00B21BBE">
        <w:rPr>
          <w:lang w:val="en-GB"/>
        </w:rPr>
        <w:t>: any entity that directly or indirectly controls, is controlled by, or is under common control with another entity.</w:t>
      </w:r>
      <w:bookmarkEnd w:id="4"/>
    </w:p>
    <w:p w14:paraId="27072260" w14:textId="00D63BC0" w:rsidR="005772A2" w:rsidRPr="00B21BBE" w:rsidRDefault="0089015A">
      <w:pPr>
        <w:pStyle w:val="DefinedTermPara"/>
        <w:rPr>
          <w:rStyle w:val="DefTerm"/>
          <w:rFonts w:asciiTheme="minorHAnsi" w:hAnsiTheme="minorHAnsi"/>
          <w:color w:val="auto"/>
          <w:lang w:val="en-GB"/>
        </w:rPr>
      </w:pPr>
      <w:bookmarkStart w:id="5" w:name="a587397"/>
      <w:r w:rsidRPr="00B21BBE">
        <w:rPr>
          <w:rStyle w:val="DefTerm"/>
          <w:rFonts w:asciiTheme="minorHAnsi" w:hAnsiTheme="minorHAnsi"/>
          <w:color w:val="auto"/>
          <w:lang w:val="en-GB"/>
        </w:rPr>
        <w:t>Business Day</w:t>
      </w:r>
      <w:r w:rsidRPr="00B21BBE">
        <w:rPr>
          <w:lang w:val="en-GB"/>
        </w:rPr>
        <w:t xml:space="preserve">: a day, other than a Saturday, </w:t>
      </w:r>
      <w:proofErr w:type="gramStart"/>
      <w:r w:rsidRPr="00B21BBE">
        <w:rPr>
          <w:lang w:val="en-GB"/>
        </w:rPr>
        <w:t>Sunday</w:t>
      </w:r>
      <w:proofErr w:type="gramEnd"/>
      <w:r w:rsidRPr="00B21BBE">
        <w:rPr>
          <w:lang w:val="en-GB"/>
        </w:rPr>
        <w:t xml:space="preserve"> or public holiday in Poland, when banks in Krakow are open for business.</w:t>
      </w:r>
      <w:bookmarkEnd w:id="5"/>
    </w:p>
    <w:p w14:paraId="57BE7765" w14:textId="77777777" w:rsidR="005772A2" w:rsidRPr="00B21BBE" w:rsidRDefault="0089015A">
      <w:pPr>
        <w:pStyle w:val="DefinedTermPara"/>
        <w:rPr>
          <w:rStyle w:val="DefTerm"/>
          <w:rFonts w:asciiTheme="minorHAnsi" w:hAnsiTheme="minorHAnsi"/>
          <w:color w:val="auto"/>
          <w:lang w:val="en-GB"/>
        </w:rPr>
      </w:pPr>
      <w:bookmarkStart w:id="6" w:name="a545092"/>
      <w:r w:rsidRPr="00B21BBE">
        <w:rPr>
          <w:rStyle w:val="DefTerm"/>
          <w:rFonts w:asciiTheme="minorHAnsi" w:hAnsiTheme="minorHAnsi"/>
          <w:color w:val="auto"/>
          <w:lang w:val="en-GB"/>
        </w:rPr>
        <w:t>Charges</w:t>
      </w:r>
      <w:r w:rsidRPr="00B21BBE">
        <w:rPr>
          <w:lang w:val="en-GB"/>
        </w:rPr>
        <w:t>: the sums payable for the Services as set out in each Order.</w:t>
      </w:r>
      <w:bookmarkEnd w:id="6"/>
    </w:p>
    <w:p w14:paraId="40F73236" w14:textId="77777777" w:rsidR="005772A2" w:rsidRPr="00B21BBE" w:rsidRDefault="0089015A">
      <w:pPr>
        <w:pStyle w:val="DefinedTermPara"/>
        <w:rPr>
          <w:rStyle w:val="DefTerm"/>
          <w:rFonts w:asciiTheme="minorHAnsi" w:hAnsiTheme="minorHAnsi"/>
          <w:color w:val="auto"/>
          <w:lang w:val="en-GB"/>
        </w:rPr>
      </w:pPr>
      <w:bookmarkStart w:id="7" w:name="a393531"/>
      <w:r w:rsidRPr="00B21BBE">
        <w:rPr>
          <w:rStyle w:val="DefTerm"/>
          <w:rFonts w:asciiTheme="minorHAnsi" w:hAnsiTheme="minorHAnsi"/>
          <w:color w:val="auto"/>
          <w:lang w:val="en-GB"/>
        </w:rPr>
        <w:t>Control</w:t>
      </w:r>
      <w:r w:rsidRPr="00B21BBE">
        <w:rPr>
          <w:lang w:val="en-GB"/>
        </w:rPr>
        <w:t xml:space="preserve">: shall be as defined in Article 24a Company Taxation Law in Poland, and the expression </w:t>
      </w:r>
      <w:r w:rsidRPr="00B21BBE">
        <w:rPr>
          <w:rStyle w:val="DefTerm"/>
          <w:rFonts w:asciiTheme="minorHAnsi" w:hAnsiTheme="minorHAnsi"/>
          <w:color w:val="auto"/>
          <w:lang w:val="en-GB"/>
        </w:rPr>
        <w:t>Change of Control</w:t>
      </w:r>
      <w:r w:rsidRPr="00B21BBE">
        <w:rPr>
          <w:lang w:val="en-GB"/>
        </w:rPr>
        <w:t xml:space="preserve"> shall be construed accordingly.</w:t>
      </w:r>
      <w:bookmarkEnd w:id="7"/>
    </w:p>
    <w:p w14:paraId="664E1742" w14:textId="77777777" w:rsidR="005772A2" w:rsidRPr="00B21BBE" w:rsidRDefault="0089015A">
      <w:pPr>
        <w:pStyle w:val="DefinedTermPara"/>
        <w:rPr>
          <w:rStyle w:val="DefTerm"/>
          <w:rFonts w:asciiTheme="minorHAnsi" w:hAnsiTheme="minorHAnsi"/>
          <w:color w:val="auto"/>
          <w:lang w:val="en-GB"/>
        </w:rPr>
      </w:pPr>
      <w:bookmarkStart w:id="8" w:name="a716988"/>
      <w:r w:rsidRPr="00B21BBE">
        <w:rPr>
          <w:rStyle w:val="DefTerm"/>
          <w:rFonts w:asciiTheme="minorHAnsi" w:hAnsiTheme="minorHAnsi"/>
          <w:color w:val="auto"/>
          <w:lang w:val="en-GB"/>
        </w:rPr>
        <w:t>Deliverables</w:t>
      </w:r>
      <w:r w:rsidRPr="00B21BBE">
        <w:rPr>
          <w:lang w:val="en-GB"/>
        </w:rPr>
        <w:t>: any outputs of the Services and any other documents, products and materials provided by MOTIFE to Client in relation to the Services.</w:t>
      </w:r>
      <w:bookmarkEnd w:id="8"/>
    </w:p>
    <w:p w14:paraId="5CDF306B" w14:textId="4199E0D6" w:rsidR="005772A2" w:rsidRPr="00B21BBE" w:rsidRDefault="0089015A">
      <w:pPr>
        <w:pStyle w:val="DefinedTermPara"/>
        <w:rPr>
          <w:rStyle w:val="DefTerm"/>
          <w:rFonts w:asciiTheme="minorHAnsi" w:hAnsiTheme="minorHAnsi"/>
          <w:b w:val="0"/>
          <w:color w:val="auto"/>
          <w:lang w:val="en-GB"/>
        </w:rPr>
      </w:pPr>
      <w:bookmarkStart w:id="9" w:name="a589870"/>
      <w:r w:rsidRPr="00B21BBE">
        <w:rPr>
          <w:rStyle w:val="DefTerm"/>
          <w:rFonts w:asciiTheme="minorHAnsi" w:hAnsiTheme="minorHAnsi"/>
          <w:color w:val="auto"/>
          <w:lang w:val="en-GB"/>
        </w:rPr>
        <w:t xml:space="preserve">Effective Date: </w:t>
      </w:r>
      <w:r w:rsidRPr="00B21BBE">
        <w:rPr>
          <w:rStyle w:val="DefTerm"/>
          <w:rFonts w:asciiTheme="minorHAnsi" w:hAnsiTheme="minorHAnsi"/>
          <w:b w:val="0"/>
          <w:color w:val="auto"/>
          <w:lang w:val="en-GB"/>
        </w:rPr>
        <w:t xml:space="preserve">the date of </w:t>
      </w:r>
      <w:r w:rsidR="003E5705" w:rsidRPr="003E5705">
        <w:rPr>
          <w:rFonts w:ascii="Calibri" w:eastAsia="Calibri" w:hAnsi="Calibri" w:cs="Calibri"/>
          <w:color w:val="000000"/>
          <w:highlight w:val="yellow"/>
        </w:rPr>
        <w:t>______</w:t>
      </w:r>
      <w:r w:rsidR="00BB703A" w:rsidRPr="003E5705">
        <w:rPr>
          <w:rFonts w:ascii="Calibri" w:eastAsia="Calibri" w:hAnsi="Calibri" w:cs="Calibri"/>
          <w:color w:val="000000"/>
          <w:highlight w:val="yellow"/>
        </w:rPr>
        <w:t>,</w:t>
      </w:r>
      <w:r w:rsidRPr="00B21BBE">
        <w:rPr>
          <w:rFonts w:ascii="Calibri" w:eastAsia="Calibri" w:hAnsi="Calibri"/>
          <w:color w:val="000000"/>
          <w:lang w:val="en-GB"/>
        </w:rPr>
        <w:t xml:space="preserve"> </w:t>
      </w:r>
      <w:r w:rsidR="0053416C">
        <w:rPr>
          <w:rFonts w:ascii="Calibri" w:eastAsia="Calibri" w:hAnsi="Calibri"/>
          <w:color w:val="000000"/>
          <w:lang w:val="en-GB"/>
        </w:rPr>
        <w:t>2022</w:t>
      </w:r>
    </w:p>
    <w:p w14:paraId="795152DB" w14:textId="77777777" w:rsidR="005772A2" w:rsidRPr="00B21BBE" w:rsidRDefault="0089015A">
      <w:pPr>
        <w:pStyle w:val="DefinedTermPara"/>
        <w:rPr>
          <w:rStyle w:val="DefTerm"/>
          <w:rFonts w:asciiTheme="minorHAnsi" w:hAnsiTheme="minorHAnsi"/>
          <w:color w:val="auto"/>
          <w:lang w:val="en-GB"/>
        </w:rPr>
      </w:pPr>
      <w:bookmarkStart w:id="10" w:name="a541543"/>
      <w:bookmarkStart w:id="11" w:name="a270034"/>
      <w:r w:rsidRPr="00EE7A68">
        <w:rPr>
          <w:rStyle w:val="DefTerm"/>
          <w:rFonts w:asciiTheme="minorHAnsi" w:hAnsiTheme="minorHAnsi"/>
          <w:color w:val="auto"/>
        </w:rPr>
        <w:t>Client</w:t>
      </w:r>
      <w:r w:rsidRPr="000A507B">
        <w:rPr>
          <w:rStyle w:val="DefTerm"/>
          <w:rFonts w:asciiTheme="minorHAnsi" w:hAnsiTheme="minorHAnsi"/>
          <w:color w:val="auto"/>
          <w:lang w:val="en-GB"/>
        </w:rPr>
        <w:t>’s</w:t>
      </w:r>
      <w:r w:rsidRPr="00B21BBE">
        <w:rPr>
          <w:rStyle w:val="DefTerm"/>
          <w:rFonts w:asciiTheme="minorHAnsi" w:hAnsiTheme="minorHAnsi"/>
          <w:color w:val="auto"/>
          <w:lang w:val="en-GB"/>
        </w:rPr>
        <w:t xml:space="preserve"> Equipment</w:t>
      </w:r>
      <w:r w:rsidRPr="00B21BBE">
        <w:rPr>
          <w:lang w:val="en-GB"/>
        </w:rPr>
        <w:t>: any equipment provided by or on behalf of Client which is used directly or indirectly in the supply of the Services.</w:t>
      </w:r>
      <w:bookmarkEnd w:id="10"/>
    </w:p>
    <w:p w14:paraId="3FE4A188" w14:textId="77777777" w:rsidR="005772A2" w:rsidRPr="00B21BBE" w:rsidRDefault="0089015A">
      <w:pPr>
        <w:pStyle w:val="DefinedTermPara"/>
        <w:rPr>
          <w:rStyle w:val="DefTerm"/>
          <w:rFonts w:asciiTheme="minorHAnsi" w:hAnsiTheme="minorHAnsi"/>
          <w:color w:val="auto"/>
          <w:lang w:val="en-GB"/>
        </w:rPr>
      </w:pPr>
      <w:r w:rsidRPr="00EE7A68">
        <w:rPr>
          <w:rStyle w:val="DefTerm"/>
          <w:rFonts w:asciiTheme="minorHAnsi" w:hAnsiTheme="minorHAnsi"/>
          <w:color w:val="auto"/>
        </w:rPr>
        <w:t>Client</w:t>
      </w:r>
      <w:r w:rsidRPr="000A507B">
        <w:rPr>
          <w:rStyle w:val="DefTerm"/>
          <w:rFonts w:asciiTheme="minorHAnsi" w:hAnsiTheme="minorHAnsi"/>
          <w:color w:val="auto"/>
          <w:lang w:val="en-GB"/>
        </w:rPr>
        <w:t>’s</w:t>
      </w:r>
      <w:r w:rsidRPr="00B21BBE">
        <w:rPr>
          <w:rStyle w:val="DefTerm"/>
          <w:rFonts w:asciiTheme="minorHAnsi" w:hAnsiTheme="minorHAnsi"/>
          <w:color w:val="auto"/>
          <w:lang w:val="en-GB"/>
        </w:rPr>
        <w:t xml:space="preserve"> Materials</w:t>
      </w:r>
      <w:r w:rsidRPr="00B21BBE">
        <w:rPr>
          <w:lang w:val="en-GB"/>
        </w:rPr>
        <w:t xml:space="preserve">: all documents, information, items and materials in any form (whether owned by Client or a third party), which are provided by or on behalf of Client to MOTIFE in connection with the Services. </w:t>
      </w:r>
      <w:bookmarkEnd w:id="11"/>
    </w:p>
    <w:p w14:paraId="4115AF8E" w14:textId="77777777" w:rsidR="005772A2" w:rsidRPr="00B21BBE" w:rsidRDefault="0089015A">
      <w:pPr>
        <w:pStyle w:val="DefinedTermPara"/>
        <w:rPr>
          <w:rStyle w:val="DefTerm"/>
          <w:rFonts w:asciiTheme="minorHAnsi" w:hAnsiTheme="minorHAnsi"/>
          <w:color w:val="auto"/>
          <w:lang w:val="en-GB"/>
        </w:rPr>
      </w:pPr>
      <w:bookmarkStart w:id="12" w:name="a871258"/>
      <w:bookmarkEnd w:id="9"/>
      <w:r w:rsidRPr="00B21BBE">
        <w:rPr>
          <w:rStyle w:val="DefTerm"/>
          <w:rFonts w:asciiTheme="minorHAnsi" w:hAnsiTheme="minorHAnsi"/>
          <w:color w:val="auto"/>
          <w:lang w:val="en-GB"/>
        </w:rPr>
        <w:lastRenderedPageBreak/>
        <w:t>Intellectual Property Rights</w:t>
      </w:r>
      <w:r w:rsidRPr="00B21BBE">
        <w:rPr>
          <w:lang w:val="en-GB"/>
        </w:rPr>
        <w:t xml:space="preserve">: patents, utility models, rights to inventions, copyright and neighbouring and related rights, moral rights, </w:t>
      </w:r>
      <w:proofErr w:type="spellStart"/>
      <w:r w:rsidRPr="00B21BBE">
        <w:rPr>
          <w:lang w:val="en-GB"/>
        </w:rPr>
        <w:t>trade marks</w:t>
      </w:r>
      <w:proofErr w:type="spellEnd"/>
      <w:r w:rsidRPr="00B21BBE">
        <w:rPr>
          <w:lang w:val="en-GB"/>
        </w:rPr>
        <w:t xml:space="preserve"> and service marks, business names and domain names, rights in get-up and trade dress, goodwill and the right to sue for passing off,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bookmarkEnd w:id="12"/>
    </w:p>
    <w:p w14:paraId="77FCA98F" w14:textId="77777777" w:rsidR="005772A2" w:rsidRPr="00B21BBE" w:rsidRDefault="0089015A">
      <w:pPr>
        <w:pStyle w:val="DefinedTermPara"/>
        <w:rPr>
          <w:rStyle w:val="DefTerm"/>
          <w:rFonts w:asciiTheme="minorHAnsi" w:hAnsiTheme="minorHAnsi"/>
          <w:color w:val="auto"/>
          <w:lang w:val="en-GB"/>
        </w:rPr>
      </w:pPr>
      <w:bookmarkStart w:id="13" w:name="a529795"/>
      <w:r w:rsidRPr="00B21BBE">
        <w:rPr>
          <w:rStyle w:val="DefTerm"/>
          <w:rFonts w:asciiTheme="minorHAnsi" w:hAnsiTheme="minorHAnsi"/>
          <w:color w:val="auto"/>
          <w:lang w:val="en-GB"/>
        </w:rPr>
        <w:t xml:space="preserve">Order: </w:t>
      </w:r>
      <w:r w:rsidRPr="00EE7A68">
        <w:rPr>
          <w:rFonts w:eastAsia="Arial"/>
        </w:rPr>
        <w:t xml:space="preserve">a specification of Services to be provided by MOTIFE to </w:t>
      </w:r>
      <w:r w:rsidRPr="00B21BBE">
        <w:rPr>
          <w:lang w:val="en-GB"/>
        </w:rPr>
        <w:t>Client</w:t>
      </w:r>
      <w:r w:rsidRPr="00EE7A68">
        <w:rPr>
          <w:rFonts w:eastAsia="Arial"/>
        </w:rPr>
        <w:t xml:space="preserve"> in accordance with clause 3 of this agreement</w:t>
      </w:r>
      <w:r w:rsidRPr="00B21BBE">
        <w:rPr>
          <w:rStyle w:val="DefTerm"/>
          <w:rFonts w:asciiTheme="minorHAnsi" w:hAnsiTheme="minorHAnsi"/>
          <w:b w:val="0"/>
          <w:color w:val="auto"/>
          <w:lang w:val="en-GB"/>
        </w:rPr>
        <w:t xml:space="preserve"> </w:t>
      </w:r>
    </w:p>
    <w:p w14:paraId="3301BE06" w14:textId="77777777" w:rsidR="005772A2" w:rsidRPr="00B21BBE" w:rsidRDefault="0089015A">
      <w:pPr>
        <w:pStyle w:val="DefinedTermPara"/>
        <w:rPr>
          <w:rStyle w:val="DefTerm"/>
          <w:rFonts w:asciiTheme="minorHAnsi" w:hAnsiTheme="minorHAnsi"/>
          <w:b w:val="0"/>
          <w:color w:val="auto"/>
          <w:lang w:val="en-GB"/>
        </w:rPr>
      </w:pPr>
      <w:r w:rsidRPr="00B21BBE">
        <w:rPr>
          <w:b/>
          <w:lang w:val="en-GB"/>
        </w:rPr>
        <w:t>Outsourcing</w:t>
      </w:r>
      <w:r w:rsidRPr="00B21BBE">
        <w:rPr>
          <w:lang w:val="en-GB"/>
        </w:rPr>
        <w:t xml:space="preserve"> means a service when MOTIFE provides personnel to Client for a fixed period based on </w:t>
      </w:r>
      <w:proofErr w:type="spellStart"/>
      <w:r w:rsidRPr="00B21BBE">
        <w:rPr>
          <w:lang w:val="en-GB"/>
        </w:rPr>
        <w:t>Clients’s</w:t>
      </w:r>
      <w:proofErr w:type="spellEnd"/>
      <w:r w:rsidRPr="00B21BBE">
        <w:rPr>
          <w:lang w:val="en-GB"/>
        </w:rPr>
        <w:t xml:space="preserve"> requisitions.</w:t>
      </w:r>
    </w:p>
    <w:p w14:paraId="64E3B562" w14:textId="77777777" w:rsidR="005772A2" w:rsidRPr="00B21BBE" w:rsidRDefault="0089015A">
      <w:pPr>
        <w:pStyle w:val="DefinedTermPara"/>
        <w:rPr>
          <w:b/>
          <w:lang w:val="en-GB"/>
        </w:rPr>
      </w:pPr>
      <w:r w:rsidRPr="00B21BBE">
        <w:rPr>
          <w:b/>
          <w:lang w:val="en-GB"/>
        </w:rPr>
        <w:t xml:space="preserve">Contractor </w:t>
      </w:r>
      <w:r w:rsidRPr="00B21BBE">
        <w:rPr>
          <w:lang w:val="en-GB"/>
        </w:rPr>
        <w:t>means</w:t>
      </w:r>
      <w:r w:rsidRPr="00B21BBE">
        <w:rPr>
          <w:b/>
          <w:lang w:val="en-GB"/>
        </w:rPr>
        <w:t xml:space="preserve"> </w:t>
      </w:r>
      <w:r w:rsidRPr="00B21BBE">
        <w:rPr>
          <w:lang w:val="en-GB"/>
        </w:rPr>
        <w:t>a natural person provided by MOTIFE to Client in fulfilment of outsourcing services</w:t>
      </w:r>
      <w:r w:rsidRPr="00B21BBE">
        <w:rPr>
          <w:b/>
          <w:lang w:val="en-GB"/>
        </w:rPr>
        <w:t>.</w:t>
      </w:r>
    </w:p>
    <w:p w14:paraId="0EB25C34" w14:textId="77777777" w:rsidR="005772A2" w:rsidRPr="00B21BBE" w:rsidRDefault="0089015A">
      <w:pPr>
        <w:pStyle w:val="DefinedTermPara"/>
        <w:rPr>
          <w:rFonts w:eastAsia="Arial"/>
          <w:b/>
          <w:lang w:val="en-GB"/>
        </w:rPr>
      </w:pPr>
      <w:r w:rsidRPr="00B21BBE">
        <w:rPr>
          <w:rStyle w:val="DefTerm"/>
          <w:rFonts w:asciiTheme="minorHAnsi" w:hAnsiTheme="minorHAnsi"/>
          <w:color w:val="auto"/>
          <w:lang w:val="en-GB"/>
        </w:rPr>
        <w:t>Services</w:t>
      </w:r>
      <w:r w:rsidRPr="00B21BBE">
        <w:rPr>
          <w:lang w:val="en-GB"/>
        </w:rPr>
        <w:t>: the services specified in and provided in fulfilment of Orders, including services which are incidental or ancillary to such services.</w:t>
      </w:r>
      <w:bookmarkEnd w:id="13"/>
    </w:p>
    <w:p w14:paraId="6B87E412" w14:textId="77777777" w:rsidR="005772A2" w:rsidRPr="00B21BBE" w:rsidRDefault="0089015A">
      <w:pPr>
        <w:pStyle w:val="Untitledsubclause1"/>
        <w:rPr>
          <w:lang w:val="en-GB"/>
        </w:rPr>
      </w:pPr>
      <w:bookmarkStart w:id="14" w:name="a626713"/>
      <w:r w:rsidRPr="74B0A43C">
        <w:rPr>
          <w:lang w:val="en-GB"/>
        </w:rPr>
        <w:t>Clause and paragraph headings shall not affect the interpretation of this agreement.</w:t>
      </w:r>
      <w:bookmarkEnd w:id="14"/>
    </w:p>
    <w:p w14:paraId="574574AF" w14:textId="77777777" w:rsidR="005772A2" w:rsidRPr="00B21BBE" w:rsidRDefault="0089015A">
      <w:pPr>
        <w:pStyle w:val="Untitledsubclause1"/>
        <w:rPr>
          <w:lang w:val="en-GB"/>
        </w:rPr>
      </w:pPr>
      <w:bookmarkStart w:id="15" w:name="a1012957"/>
      <w:r w:rsidRPr="74B0A43C">
        <w:rPr>
          <w:lang w:val="en-GB"/>
        </w:rPr>
        <w:t xml:space="preserve">A </w:t>
      </w:r>
      <w:r w:rsidRPr="00EE7A68">
        <w:rPr>
          <w:rFonts w:eastAsia="Arial"/>
        </w:rPr>
        <w:t>person</w:t>
      </w:r>
      <w:r w:rsidRPr="74B0A43C">
        <w:rPr>
          <w:lang w:val="en-GB"/>
        </w:rPr>
        <w:t xml:space="preserve"> includes a natural person, corporate or unincorporated body (</w:t>
      </w:r>
      <w:proofErr w:type="gramStart"/>
      <w:r w:rsidRPr="74B0A43C">
        <w:rPr>
          <w:lang w:val="en-GB"/>
        </w:rPr>
        <w:t>whether or not</w:t>
      </w:r>
      <w:proofErr w:type="gramEnd"/>
      <w:r w:rsidRPr="74B0A43C">
        <w:rPr>
          <w:lang w:val="en-GB"/>
        </w:rPr>
        <w:t xml:space="preserve"> having separate legal personality).</w:t>
      </w:r>
      <w:bookmarkEnd w:id="15"/>
    </w:p>
    <w:p w14:paraId="1E9A3804" w14:textId="77777777" w:rsidR="005772A2" w:rsidRPr="00B21BBE" w:rsidRDefault="0089015A">
      <w:pPr>
        <w:pStyle w:val="Untitledsubclause1"/>
        <w:rPr>
          <w:lang w:val="en-GB"/>
        </w:rPr>
      </w:pPr>
      <w:bookmarkStart w:id="16" w:name="a541208"/>
      <w:r w:rsidRPr="74B0A43C">
        <w:rPr>
          <w:lang w:val="en-GB"/>
        </w:rPr>
        <w:t xml:space="preserve">A reference to a </w:t>
      </w:r>
      <w:r w:rsidRPr="00EE7A68">
        <w:rPr>
          <w:rFonts w:eastAsia="Arial"/>
        </w:rPr>
        <w:t>company</w:t>
      </w:r>
      <w:r w:rsidRPr="74B0A43C">
        <w:rPr>
          <w:lang w:val="en-GB"/>
        </w:rPr>
        <w:t xml:space="preserve"> shall include any partnership, company, </w:t>
      </w:r>
      <w:proofErr w:type="gramStart"/>
      <w:r w:rsidRPr="74B0A43C">
        <w:rPr>
          <w:lang w:val="en-GB"/>
        </w:rPr>
        <w:t>corporation</w:t>
      </w:r>
      <w:proofErr w:type="gramEnd"/>
      <w:r w:rsidRPr="74B0A43C">
        <w:rPr>
          <w:lang w:val="en-GB"/>
        </w:rPr>
        <w:t xml:space="preserve"> or other body corporate, wherever and however incorporated or established.</w:t>
      </w:r>
      <w:bookmarkEnd w:id="16"/>
    </w:p>
    <w:p w14:paraId="1D63AE26" w14:textId="77777777" w:rsidR="005772A2" w:rsidRPr="00B21BBE" w:rsidRDefault="0089015A">
      <w:pPr>
        <w:pStyle w:val="Untitledsubclause1"/>
        <w:rPr>
          <w:lang w:val="en-GB"/>
        </w:rPr>
      </w:pPr>
      <w:bookmarkStart w:id="17" w:name="a424483"/>
      <w:r w:rsidRPr="74B0A43C">
        <w:rPr>
          <w:lang w:val="en-GB"/>
        </w:rPr>
        <w:t xml:space="preserve">Unless the context otherwise requires, words in the singular shall include the plural </w:t>
      </w:r>
      <w:proofErr w:type="gramStart"/>
      <w:r w:rsidRPr="74B0A43C">
        <w:rPr>
          <w:lang w:val="en-GB"/>
        </w:rPr>
        <w:t>and in the plural</w:t>
      </w:r>
      <w:proofErr w:type="gramEnd"/>
      <w:r w:rsidRPr="74B0A43C">
        <w:rPr>
          <w:lang w:val="en-GB"/>
        </w:rPr>
        <w:t xml:space="preserve"> shall include the singular.</w:t>
      </w:r>
      <w:bookmarkEnd w:id="17"/>
    </w:p>
    <w:p w14:paraId="141CA03B" w14:textId="77777777" w:rsidR="005772A2" w:rsidRPr="00B21BBE" w:rsidRDefault="0089015A">
      <w:pPr>
        <w:pStyle w:val="Untitledsubclause1"/>
        <w:rPr>
          <w:lang w:val="en-GB"/>
        </w:rPr>
      </w:pPr>
      <w:bookmarkStart w:id="18" w:name="a265768"/>
      <w:r w:rsidRPr="74B0A43C">
        <w:rPr>
          <w:lang w:val="en-GB"/>
        </w:rPr>
        <w:t xml:space="preserve">Unless the context otherwise requires, a reference to one gender shall include a reference to the other genders. </w:t>
      </w:r>
      <w:bookmarkEnd w:id="18"/>
    </w:p>
    <w:p w14:paraId="293BA24B" w14:textId="77777777" w:rsidR="005772A2" w:rsidRPr="00B21BBE" w:rsidRDefault="0089015A">
      <w:pPr>
        <w:pStyle w:val="Untitledsubclause1"/>
        <w:rPr>
          <w:lang w:val="en-GB"/>
        </w:rPr>
      </w:pPr>
      <w:bookmarkStart w:id="19" w:name="a1020096"/>
      <w:r w:rsidRPr="74B0A43C">
        <w:rPr>
          <w:lang w:val="en-GB"/>
        </w:rPr>
        <w:t xml:space="preserve">This agreement shall be binding on, and </w:t>
      </w:r>
      <w:proofErr w:type="spellStart"/>
      <w:r w:rsidRPr="74B0A43C">
        <w:rPr>
          <w:lang w:val="en-GB"/>
        </w:rPr>
        <w:t>enure</w:t>
      </w:r>
      <w:proofErr w:type="spellEnd"/>
      <w:r w:rsidRPr="74B0A43C">
        <w:rPr>
          <w:lang w:val="en-GB"/>
        </w:rPr>
        <w:t xml:space="preserve"> to the benefit of, the parties to this agreement and their respective personal representatives, successors and permitted assigns, and references to any party shall include that party's personal representatives, successors and permitted assigns.</w:t>
      </w:r>
      <w:bookmarkEnd w:id="19"/>
    </w:p>
    <w:p w14:paraId="6FCDED30" w14:textId="77777777" w:rsidR="005772A2" w:rsidRPr="00B21BBE" w:rsidRDefault="0089015A">
      <w:pPr>
        <w:pStyle w:val="Untitledsubclause1"/>
        <w:rPr>
          <w:lang w:val="en-GB"/>
        </w:rPr>
      </w:pPr>
      <w:bookmarkStart w:id="20" w:name="a819425"/>
      <w:r w:rsidRPr="74B0A43C">
        <w:rPr>
          <w:lang w:val="en-GB"/>
        </w:rPr>
        <w:t xml:space="preserve">A reference to a statute or statutory provision is a reference to it as amended, </w:t>
      </w:r>
      <w:proofErr w:type="gramStart"/>
      <w:r w:rsidRPr="74B0A43C">
        <w:rPr>
          <w:lang w:val="en-GB"/>
        </w:rPr>
        <w:t>extended</w:t>
      </w:r>
      <w:proofErr w:type="gramEnd"/>
      <w:r w:rsidRPr="74B0A43C">
        <w:rPr>
          <w:lang w:val="en-GB"/>
        </w:rPr>
        <w:t xml:space="preserve"> or re-enacted from time to time.</w:t>
      </w:r>
      <w:bookmarkStart w:id="21" w:name="a342811"/>
      <w:bookmarkEnd w:id="20"/>
      <w:r w:rsidRPr="74B0A43C">
        <w:rPr>
          <w:lang w:val="en-GB"/>
        </w:rPr>
        <w:t xml:space="preserve"> A reference to a statute or statutory provision shall include all subordinate legislation made from time to time under that statute or statutory provision.</w:t>
      </w:r>
      <w:bookmarkEnd w:id="21"/>
    </w:p>
    <w:p w14:paraId="4A113164" w14:textId="77777777" w:rsidR="005772A2" w:rsidRPr="00B21BBE" w:rsidRDefault="0089015A">
      <w:pPr>
        <w:pStyle w:val="Untitledsubclause1"/>
        <w:rPr>
          <w:lang w:val="en-GB"/>
        </w:rPr>
      </w:pPr>
      <w:bookmarkStart w:id="22" w:name="a772655"/>
      <w:r w:rsidRPr="74B0A43C">
        <w:rPr>
          <w:lang w:val="en-GB"/>
        </w:rPr>
        <w:lastRenderedPageBreak/>
        <w:t xml:space="preserve">A reference to </w:t>
      </w:r>
      <w:r w:rsidRPr="74B0A43C">
        <w:rPr>
          <w:b/>
          <w:bCs/>
          <w:lang w:val="en-GB"/>
        </w:rPr>
        <w:t>writing</w:t>
      </w:r>
      <w:r w:rsidRPr="74B0A43C">
        <w:rPr>
          <w:lang w:val="en-GB"/>
        </w:rPr>
        <w:t xml:space="preserve"> or </w:t>
      </w:r>
      <w:r w:rsidRPr="74B0A43C">
        <w:rPr>
          <w:b/>
          <w:bCs/>
          <w:lang w:val="en-GB"/>
        </w:rPr>
        <w:t>written</w:t>
      </w:r>
      <w:r w:rsidRPr="74B0A43C">
        <w:rPr>
          <w:lang w:val="en-GB"/>
        </w:rPr>
        <w:t xml:space="preserve"> includes fax and email.</w:t>
      </w:r>
      <w:bookmarkEnd w:id="22"/>
    </w:p>
    <w:p w14:paraId="10A092FC" w14:textId="77777777" w:rsidR="005772A2" w:rsidRPr="00B21BBE" w:rsidRDefault="0089015A">
      <w:pPr>
        <w:pStyle w:val="Untitledsubclause1"/>
        <w:rPr>
          <w:lang w:val="en-GB"/>
        </w:rPr>
      </w:pPr>
      <w:bookmarkStart w:id="23" w:name="a206465"/>
      <w:r w:rsidRPr="74B0A43C">
        <w:rPr>
          <w:lang w:val="en-GB"/>
        </w:rPr>
        <w:t>Any obligation on a party not to do something includes an obligation not to allow that thing to be done.</w:t>
      </w:r>
      <w:bookmarkEnd w:id="23"/>
    </w:p>
    <w:p w14:paraId="7B339639" w14:textId="77777777" w:rsidR="005772A2" w:rsidRPr="00B21BBE" w:rsidRDefault="0089015A">
      <w:pPr>
        <w:pStyle w:val="Untitledsubclause1"/>
        <w:rPr>
          <w:lang w:val="en-GB"/>
        </w:rPr>
      </w:pPr>
      <w:bookmarkStart w:id="24" w:name="a514745"/>
      <w:r w:rsidRPr="74B0A43C">
        <w:rPr>
          <w:lang w:val="en-GB"/>
        </w:rPr>
        <w:t xml:space="preserve">A reference to </w:t>
      </w:r>
      <w:r w:rsidRPr="74B0A43C">
        <w:rPr>
          <w:b/>
          <w:bCs/>
          <w:lang w:val="en-GB"/>
        </w:rPr>
        <w:t>this agreement</w:t>
      </w:r>
      <w:r w:rsidRPr="74B0A43C">
        <w:rPr>
          <w:lang w:val="en-GB"/>
        </w:rPr>
        <w:t xml:space="preserve"> or to any other agreement or document referred to in this agreement is a reference of this agreement or such other agreement or document as varied or novated (in each case, other than in breach of the provisions of this agreement) from time to time.</w:t>
      </w:r>
      <w:bookmarkEnd w:id="24"/>
    </w:p>
    <w:p w14:paraId="05171042" w14:textId="77777777" w:rsidR="005772A2" w:rsidRPr="00B21BBE" w:rsidRDefault="0089015A">
      <w:pPr>
        <w:pStyle w:val="Untitledsubclause1"/>
        <w:rPr>
          <w:lang w:val="en-GB"/>
        </w:rPr>
      </w:pPr>
      <w:bookmarkStart w:id="25" w:name="a639559"/>
      <w:r w:rsidRPr="74B0A43C">
        <w:rPr>
          <w:lang w:val="en-GB"/>
        </w:rPr>
        <w:t xml:space="preserve">Any words following the terms </w:t>
      </w:r>
      <w:r w:rsidRPr="74B0A43C">
        <w:rPr>
          <w:b/>
          <w:bCs/>
          <w:lang w:val="en-GB"/>
        </w:rPr>
        <w:t>including</w:t>
      </w:r>
      <w:r w:rsidRPr="74B0A43C">
        <w:rPr>
          <w:lang w:val="en-GB"/>
        </w:rPr>
        <w:t xml:space="preserve">, </w:t>
      </w:r>
      <w:r w:rsidRPr="74B0A43C">
        <w:rPr>
          <w:b/>
          <w:bCs/>
          <w:lang w:val="en-GB"/>
        </w:rPr>
        <w:t>include</w:t>
      </w:r>
      <w:proofErr w:type="gramStart"/>
      <w:r w:rsidRPr="74B0A43C">
        <w:rPr>
          <w:lang w:val="en-GB"/>
        </w:rPr>
        <w:t xml:space="preserve">, </w:t>
      </w:r>
      <w:r w:rsidRPr="74B0A43C">
        <w:rPr>
          <w:b/>
          <w:bCs/>
          <w:lang w:val="en-GB"/>
        </w:rPr>
        <w:t>in particular</w:t>
      </w:r>
      <w:r w:rsidRPr="74B0A43C">
        <w:rPr>
          <w:lang w:val="en-GB"/>
        </w:rPr>
        <w:t xml:space="preserve">, </w:t>
      </w:r>
      <w:r w:rsidRPr="74B0A43C">
        <w:rPr>
          <w:b/>
          <w:bCs/>
          <w:lang w:val="en-GB"/>
        </w:rPr>
        <w:t>for</w:t>
      </w:r>
      <w:proofErr w:type="gramEnd"/>
      <w:r w:rsidRPr="74B0A43C">
        <w:rPr>
          <w:b/>
          <w:bCs/>
          <w:lang w:val="en-GB"/>
        </w:rPr>
        <w:t xml:space="preserve"> example</w:t>
      </w:r>
      <w:r w:rsidRPr="74B0A43C">
        <w:rPr>
          <w:lang w:val="en-GB"/>
        </w:rPr>
        <w:t xml:space="preserve"> or any similar expression shall be construed as illustrative and shall not limit the sense of the words, description, definition, phrase or term preceding those terms.</w:t>
      </w:r>
      <w:bookmarkEnd w:id="25"/>
    </w:p>
    <w:p w14:paraId="60D757B7" w14:textId="77777777" w:rsidR="005772A2" w:rsidRPr="00B21BBE" w:rsidRDefault="0089015A">
      <w:pPr>
        <w:pStyle w:val="TitleClause"/>
        <w:rPr>
          <w:lang w:val="en-GB"/>
        </w:rPr>
      </w:pPr>
      <w:bookmarkStart w:id="26" w:name="a783603"/>
      <w:bookmarkStart w:id="27" w:name="_Toc256000001"/>
      <w:r w:rsidRPr="74B0A43C">
        <w:rPr>
          <w:lang w:val="en-GB"/>
        </w:rPr>
        <w:t>Commencement and duration</w:t>
      </w:r>
      <w:bookmarkEnd w:id="26"/>
      <w:bookmarkEnd w:id="27"/>
    </w:p>
    <w:p w14:paraId="404CF9F9" w14:textId="77777777" w:rsidR="005772A2" w:rsidRPr="00B21BBE" w:rsidRDefault="0089015A">
      <w:pPr>
        <w:pStyle w:val="Untitledsubclause1"/>
        <w:rPr>
          <w:lang w:val="en-GB"/>
        </w:rPr>
      </w:pPr>
      <w:bookmarkStart w:id="28" w:name="a552176"/>
      <w:r w:rsidRPr="00B21BBE">
        <w:rPr>
          <w:lang w:val="en-GB"/>
        </w:rPr>
        <w:t>This agreement shall commence on the Effective Date and shall continue</w:t>
      </w:r>
      <w:r w:rsidRPr="00B21BBE">
        <w:rPr>
          <w:rFonts w:eastAsia="Arial"/>
          <w:shd w:val="clear" w:color="auto" w:fill="FFFFFF"/>
          <w:lang w:val="en-GB"/>
        </w:rPr>
        <w:t>, subject to the remaining terms of this agreement, until terminated by either party giving the other not less than two months' prior notice in writing</w:t>
      </w:r>
      <w:bookmarkEnd w:id="28"/>
      <w:r w:rsidRPr="00B21BBE">
        <w:rPr>
          <w:rFonts w:eastAsia="Arial"/>
          <w:shd w:val="clear" w:color="auto" w:fill="FFFFFF"/>
          <w:lang w:val="en-GB"/>
        </w:rPr>
        <w:t xml:space="preserve">. Any change to the notice period shall only be effective if agreed in writing by both parties.   </w:t>
      </w:r>
    </w:p>
    <w:p w14:paraId="641E8DE9" w14:textId="77777777" w:rsidR="005772A2" w:rsidRPr="00B21BBE" w:rsidRDefault="0089015A">
      <w:pPr>
        <w:pStyle w:val="Untitledsubclause1"/>
        <w:rPr>
          <w:lang w:val="en-GB"/>
        </w:rPr>
      </w:pPr>
      <w:bookmarkStart w:id="29" w:name="a85272"/>
      <w:r w:rsidRPr="74B0A43C">
        <w:rPr>
          <w:lang w:val="en-GB"/>
        </w:rPr>
        <w:t>MOTIFE shall provide the Services to Client in accordance with this agreement and any applicable Orders.</w:t>
      </w:r>
      <w:bookmarkEnd w:id="29"/>
    </w:p>
    <w:p w14:paraId="0337164A" w14:textId="77777777" w:rsidR="005772A2" w:rsidRPr="00B21BBE" w:rsidRDefault="0089015A">
      <w:pPr>
        <w:pStyle w:val="TitleClause"/>
        <w:rPr>
          <w:lang w:val="en-GB"/>
        </w:rPr>
      </w:pPr>
      <w:r w:rsidRPr="74B0A43C">
        <w:rPr>
          <w:lang w:val="en-GB"/>
        </w:rPr>
        <w:t>Submitting and Fulfilling Orders</w:t>
      </w:r>
    </w:p>
    <w:p w14:paraId="735EC4E9" w14:textId="77777777" w:rsidR="005772A2" w:rsidRPr="00B21BBE" w:rsidRDefault="0089015A">
      <w:pPr>
        <w:pStyle w:val="Untitledsubclause1"/>
        <w:rPr>
          <w:lang w:val="en-GB"/>
        </w:rPr>
      </w:pPr>
      <w:r w:rsidRPr="74B0A43C">
        <w:rPr>
          <w:lang w:val="en-GB"/>
        </w:rPr>
        <w:t xml:space="preserve">Client will submit a request for Services to MOTIFE in a written form, setting forth in reasonable detail such information as MOTIFE may reasonably request to allow it to prepare a draft Order. </w:t>
      </w:r>
    </w:p>
    <w:p w14:paraId="15B5090C" w14:textId="77777777" w:rsidR="005772A2" w:rsidRPr="00B21BBE" w:rsidRDefault="0089015A">
      <w:pPr>
        <w:pStyle w:val="Untitledsubclause1"/>
        <w:rPr>
          <w:lang w:val="en-GB"/>
        </w:rPr>
      </w:pPr>
      <w:r w:rsidRPr="74B0A43C">
        <w:rPr>
          <w:lang w:val="en-GB"/>
        </w:rPr>
        <w:t xml:space="preserve">No later than 7 Business Days form the receipt of the information described in clause 3.1, MOTIFE shall either inform Client that it declines to provide the requested Services or otherwise provide Client with a draft Order. </w:t>
      </w:r>
    </w:p>
    <w:p w14:paraId="5D28D937" w14:textId="77777777" w:rsidR="005772A2" w:rsidRPr="00B21BBE" w:rsidRDefault="0089015A">
      <w:pPr>
        <w:pStyle w:val="Untitledsubclause1"/>
        <w:rPr>
          <w:lang w:val="en-GB"/>
        </w:rPr>
      </w:pPr>
      <w:r w:rsidRPr="74B0A43C">
        <w:rPr>
          <w:lang w:val="en-GB"/>
        </w:rPr>
        <w:t>The Order shall contain:</w:t>
      </w:r>
    </w:p>
    <w:p w14:paraId="0321F43E" w14:textId="77777777" w:rsidR="005772A2" w:rsidRPr="00B21BBE" w:rsidRDefault="0089015A">
      <w:pPr>
        <w:pStyle w:val="Untitledsubclause2"/>
        <w:rPr>
          <w:lang w:val="en-GB"/>
        </w:rPr>
      </w:pPr>
      <w:r w:rsidRPr="74B0A43C">
        <w:rPr>
          <w:lang w:val="en-GB"/>
        </w:rPr>
        <w:t>detailed specification of the Services in the scope of the order,</w:t>
      </w:r>
    </w:p>
    <w:p w14:paraId="48A39928" w14:textId="77777777" w:rsidR="005772A2" w:rsidRPr="00B21BBE" w:rsidRDefault="0089015A">
      <w:pPr>
        <w:pStyle w:val="Untitledsubclause2"/>
        <w:rPr>
          <w:lang w:val="en-GB"/>
        </w:rPr>
      </w:pPr>
      <w:r w:rsidRPr="74B0A43C">
        <w:rPr>
          <w:lang w:val="en-GB"/>
        </w:rPr>
        <w:t>requirements regarding the following:</w:t>
      </w:r>
    </w:p>
    <w:p w14:paraId="47377AEF" w14:textId="77777777" w:rsidR="005772A2" w:rsidRPr="00B21BBE" w:rsidRDefault="0089015A">
      <w:pPr>
        <w:pStyle w:val="Untitledsubclause3"/>
        <w:rPr>
          <w:lang w:val="en-GB"/>
        </w:rPr>
      </w:pPr>
      <w:r w:rsidRPr="74B0A43C">
        <w:rPr>
          <w:lang w:val="en-GB"/>
        </w:rPr>
        <w:t>Number of people, roles and required skills</w:t>
      </w:r>
    </w:p>
    <w:p w14:paraId="367406C8" w14:textId="77777777" w:rsidR="005772A2" w:rsidRPr="00B21BBE" w:rsidRDefault="0089015A">
      <w:pPr>
        <w:pStyle w:val="Untitledsubclause3"/>
        <w:rPr>
          <w:lang w:val="en-GB"/>
        </w:rPr>
      </w:pPr>
      <w:r w:rsidRPr="74B0A43C">
        <w:rPr>
          <w:lang w:val="en-GB"/>
        </w:rPr>
        <w:t>Start date</w:t>
      </w:r>
    </w:p>
    <w:p w14:paraId="1C34E5F9" w14:textId="77777777" w:rsidR="005772A2" w:rsidRPr="00B21BBE" w:rsidRDefault="0089015A">
      <w:pPr>
        <w:pStyle w:val="Untitledsubclause3"/>
        <w:rPr>
          <w:lang w:val="en-GB"/>
        </w:rPr>
      </w:pPr>
      <w:r w:rsidRPr="74B0A43C">
        <w:rPr>
          <w:lang w:val="en-GB"/>
        </w:rPr>
        <w:t>Fees (agreed on before placing the order)</w:t>
      </w:r>
    </w:p>
    <w:p w14:paraId="34674797" w14:textId="77777777" w:rsidR="005772A2" w:rsidRPr="00B21BBE" w:rsidRDefault="0089015A">
      <w:pPr>
        <w:pStyle w:val="Untitledsubclause3"/>
        <w:rPr>
          <w:lang w:val="en-GB"/>
        </w:rPr>
      </w:pPr>
      <w:r w:rsidRPr="74B0A43C">
        <w:rPr>
          <w:lang w:val="en-GB"/>
        </w:rPr>
        <w:t>Project duration, expected number of hours and allocation</w:t>
      </w:r>
    </w:p>
    <w:p w14:paraId="7932464A" w14:textId="77777777" w:rsidR="005772A2" w:rsidRPr="00B21BBE" w:rsidRDefault="0089015A">
      <w:pPr>
        <w:pStyle w:val="Untitledsubclause2"/>
        <w:rPr>
          <w:lang w:val="en-GB"/>
        </w:rPr>
      </w:pPr>
      <w:r w:rsidRPr="74B0A43C">
        <w:rPr>
          <w:lang w:val="en-GB"/>
        </w:rPr>
        <w:lastRenderedPageBreak/>
        <w:t>Any additional, relevant information</w:t>
      </w:r>
    </w:p>
    <w:p w14:paraId="18BF8E4E" w14:textId="77777777" w:rsidR="005772A2" w:rsidRPr="00B21BBE" w:rsidRDefault="0089015A">
      <w:pPr>
        <w:pStyle w:val="Untitledsubclause1"/>
        <w:rPr>
          <w:lang w:val="en-GB"/>
        </w:rPr>
      </w:pPr>
      <w:r w:rsidRPr="74B0A43C">
        <w:rPr>
          <w:lang w:val="en-GB"/>
        </w:rPr>
        <w:t xml:space="preserve">The provisions of this agreement are applicable to all </w:t>
      </w:r>
      <w:proofErr w:type="gramStart"/>
      <w:r w:rsidRPr="74B0A43C">
        <w:rPr>
          <w:lang w:val="en-GB"/>
        </w:rPr>
        <w:t>Orders, unless</w:t>
      </w:r>
      <w:proofErr w:type="gramEnd"/>
      <w:r w:rsidRPr="74B0A43C">
        <w:rPr>
          <w:lang w:val="en-GB"/>
        </w:rPr>
        <w:t xml:space="preserve"> an Order states otherwise.</w:t>
      </w:r>
    </w:p>
    <w:p w14:paraId="07C2FEE9" w14:textId="77777777" w:rsidR="005772A2" w:rsidRPr="00B21BBE" w:rsidRDefault="0089015A">
      <w:pPr>
        <w:pStyle w:val="Untitledsubclause1"/>
        <w:rPr>
          <w:lang w:val="en-GB"/>
        </w:rPr>
      </w:pPr>
      <w:r w:rsidRPr="74B0A43C">
        <w:rPr>
          <w:lang w:val="en-GB"/>
        </w:rPr>
        <w:t>Services will be billed based on an hourly rate unless the Order specifies a different form of remuneration settlement.</w:t>
      </w:r>
    </w:p>
    <w:p w14:paraId="5EB9E970" w14:textId="77777777" w:rsidR="005772A2" w:rsidRPr="00B21BBE" w:rsidRDefault="0089015A">
      <w:pPr>
        <w:pStyle w:val="Untitledsubclause1"/>
        <w:rPr>
          <w:lang w:val="en-GB"/>
        </w:rPr>
      </w:pPr>
      <w:r w:rsidRPr="74B0A43C">
        <w:rPr>
          <w:lang w:val="en-GB"/>
        </w:rPr>
        <w:t>Once MOTIFE provides a draft Order to Client, the parties shall discuss and agree such changes to the Order as both mutually agree.  Once both parties sign the Order, it shall be deemed accepted and agreed by each party.</w:t>
      </w:r>
    </w:p>
    <w:p w14:paraId="1D3D61C1" w14:textId="77777777" w:rsidR="005772A2" w:rsidRPr="00B21BBE" w:rsidRDefault="0089015A">
      <w:pPr>
        <w:pStyle w:val="Untitledsubclause1"/>
        <w:rPr>
          <w:lang w:val="en-GB"/>
        </w:rPr>
      </w:pPr>
      <w:r w:rsidRPr="74B0A43C">
        <w:rPr>
          <w:lang w:val="en-GB"/>
        </w:rPr>
        <w:t>The parties shall keep records of services provided by MOTIFE. A time report shall be submitted to Client every month together with an invoice. Client will validate the invoice and records upon the receipt.</w:t>
      </w:r>
    </w:p>
    <w:p w14:paraId="56DBEA73" w14:textId="77777777" w:rsidR="005772A2" w:rsidRPr="00B21BBE" w:rsidRDefault="0089015A">
      <w:pPr>
        <w:pStyle w:val="TitleClause"/>
        <w:rPr>
          <w:lang w:val="en-GB"/>
        </w:rPr>
      </w:pPr>
      <w:bookmarkStart w:id="30" w:name="a109998"/>
      <w:bookmarkStart w:id="31" w:name="_Toc256000003"/>
      <w:r w:rsidRPr="74B0A43C">
        <w:rPr>
          <w:lang w:val="en-GB"/>
        </w:rPr>
        <w:t>MOTIFE’s responsibilities</w:t>
      </w:r>
      <w:bookmarkEnd w:id="30"/>
      <w:bookmarkEnd w:id="31"/>
    </w:p>
    <w:p w14:paraId="4DBE269A" w14:textId="77777777" w:rsidR="005772A2" w:rsidRPr="00B21BBE" w:rsidRDefault="0089015A">
      <w:pPr>
        <w:pStyle w:val="Untitledsubclause1"/>
        <w:rPr>
          <w:lang w:val="en-GB"/>
        </w:rPr>
      </w:pPr>
      <w:bookmarkStart w:id="32" w:name="a780887"/>
      <w:r w:rsidRPr="74B0A43C">
        <w:rPr>
          <w:lang w:val="en-GB"/>
        </w:rPr>
        <w:t>MOTIFE shall, and shall procure that all personnel involved in the provision of the Services shall:</w:t>
      </w:r>
      <w:bookmarkEnd w:id="32"/>
    </w:p>
    <w:p w14:paraId="12DBC035" w14:textId="474D0937" w:rsidR="005772A2" w:rsidRPr="00B21BBE" w:rsidRDefault="0089015A">
      <w:pPr>
        <w:pStyle w:val="Untitledsubclause2"/>
        <w:rPr>
          <w:lang w:val="en-GB"/>
        </w:rPr>
      </w:pPr>
      <w:bookmarkStart w:id="33" w:name="a235605"/>
      <w:r w:rsidRPr="74B0A43C">
        <w:rPr>
          <w:lang w:val="en-GB"/>
        </w:rPr>
        <w:t xml:space="preserve">provide the Services in accordance with the terms of this agreement, any applicable Order and all other agreements between the parties in relation to the </w:t>
      </w:r>
      <w:proofErr w:type="gramStart"/>
      <w:r w:rsidRPr="74B0A43C">
        <w:rPr>
          <w:lang w:val="en-GB"/>
        </w:rPr>
        <w:t>Services;</w:t>
      </w:r>
      <w:proofErr w:type="gramEnd"/>
      <w:r w:rsidRPr="74B0A43C">
        <w:rPr>
          <w:lang w:val="en-GB"/>
        </w:rPr>
        <w:t xml:space="preserve"> </w:t>
      </w:r>
      <w:bookmarkEnd w:id="33"/>
    </w:p>
    <w:p w14:paraId="13697810" w14:textId="77777777" w:rsidR="005772A2" w:rsidRPr="00B21BBE" w:rsidRDefault="0089015A">
      <w:pPr>
        <w:pStyle w:val="Untitledsubclause2"/>
        <w:rPr>
          <w:lang w:val="en-GB"/>
        </w:rPr>
      </w:pPr>
      <w:bookmarkStart w:id="34" w:name="a182916"/>
      <w:r w:rsidRPr="74B0A43C">
        <w:rPr>
          <w:lang w:val="en-GB"/>
        </w:rPr>
        <w:t xml:space="preserve">ensure that the Services will conform in all respects with Orders and shall be fit for any purpose expressly or implicitly made known to MOTIFE by </w:t>
      </w:r>
      <w:proofErr w:type="gramStart"/>
      <w:r w:rsidRPr="74B0A43C">
        <w:rPr>
          <w:lang w:val="en-GB"/>
        </w:rPr>
        <w:t>Client;</w:t>
      </w:r>
      <w:bookmarkEnd w:id="34"/>
      <w:proofErr w:type="gramEnd"/>
    </w:p>
    <w:p w14:paraId="502FCA3D" w14:textId="77777777" w:rsidR="005772A2" w:rsidRPr="00B21BBE" w:rsidRDefault="0089015A">
      <w:pPr>
        <w:pStyle w:val="Untitledsubclause2"/>
        <w:rPr>
          <w:lang w:val="en-GB"/>
        </w:rPr>
      </w:pPr>
      <w:bookmarkStart w:id="35" w:name="a635710"/>
      <w:r w:rsidRPr="74B0A43C">
        <w:rPr>
          <w:lang w:val="en-GB"/>
        </w:rPr>
        <w:t xml:space="preserve">perform the Services with the highest level of care, skill and diligence in accordance with best practice in MOTIFE’s industry, profession or </w:t>
      </w:r>
      <w:proofErr w:type="gramStart"/>
      <w:r w:rsidRPr="74B0A43C">
        <w:rPr>
          <w:lang w:val="en-GB"/>
        </w:rPr>
        <w:t>trade;</w:t>
      </w:r>
      <w:bookmarkEnd w:id="35"/>
      <w:proofErr w:type="gramEnd"/>
    </w:p>
    <w:p w14:paraId="546E6A7D" w14:textId="77777777" w:rsidR="005772A2" w:rsidRPr="00B21BBE" w:rsidRDefault="0089015A">
      <w:pPr>
        <w:pStyle w:val="Untitledsubclause2"/>
        <w:rPr>
          <w:lang w:val="en-GB"/>
        </w:rPr>
      </w:pPr>
      <w:bookmarkStart w:id="36" w:name="a275003"/>
      <w:r w:rsidRPr="74B0A43C">
        <w:rPr>
          <w:lang w:val="en-GB"/>
        </w:rPr>
        <w:t xml:space="preserve">co-operate with Client in all matters relating to the Services, and comply with Client’s lawful </w:t>
      </w:r>
      <w:proofErr w:type="gramStart"/>
      <w:r w:rsidRPr="74B0A43C">
        <w:rPr>
          <w:lang w:val="en-GB"/>
        </w:rPr>
        <w:t>instructions;</w:t>
      </w:r>
      <w:bookmarkEnd w:id="36"/>
      <w:proofErr w:type="gramEnd"/>
    </w:p>
    <w:p w14:paraId="2AF81F91" w14:textId="77777777" w:rsidR="005772A2" w:rsidRPr="00B21BBE" w:rsidRDefault="0089015A">
      <w:pPr>
        <w:pStyle w:val="Untitledsubclause2"/>
        <w:rPr>
          <w:lang w:val="en-GB"/>
        </w:rPr>
      </w:pPr>
      <w:bookmarkStart w:id="37" w:name="a493999"/>
      <w:r w:rsidRPr="74B0A43C">
        <w:rPr>
          <w:lang w:val="en-GB"/>
        </w:rPr>
        <w:t xml:space="preserve">maintain during the term of this agreement all necessary licences and consents and comply with all applicable laws in relation to the </w:t>
      </w:r>
      <w:proofErr w:type="gramStart"/>
      <w:r w:rsidRPr="74B0A43C">
        <w:rPr>
          <w:lang w:val="en-GB"/>
        </w:rPr>
        <w:t>Services;</w:t>
      </w:r>
      <w:proofErr w:type="gramEnd"/>
      <w:r w:rsidRPr="74B0A43C">
        <w:rPr>
          <w:lang w:val="en-GB"/>
        </w:rPr>
        <w:t xml:space="preserve"> </w:t>
      </w:r>
      <w:bookmarkEnd w:id="37"/>
    </w:p>
    <w:p w14:paraId="0BDFD592" w14:textId="77777777" w:rsidR="005772A2" w:rsidRPr="00B21BBE" w:rsidRDefault="0089015A">
      <w:pPr>
        <w:pStyle w:val="Untitledsubclause2"/>
        <w:rPr>
          <w:lang w:val="en-GB"/>
        </w:rPr>
      </w:pPr>
      <w:bookmarkStart w:id="38" w:name="a90015"/>
      <w:r w:rsidRPr="74B0A43C">
        <w:rPr>
          <w:lang w:val="en-GB"/>
        </w:rPr>
        <w:t xml:space="preserve">not do or omit to do anything which may cause Client to lose any licence, authority, consent or permission on which it relies for the purposes of conducting its </w:t>
      </w:r>
      <w:proofErr w:type="gramStart"/>
      <w:r w:rsidRPr="74B0A43C">
        <w:rPr>
          <w:lang w:val="en-GB"/>
        </w:rPr>
        <w:t>business;</w:t>
      </w:r>
      <w:bookmarkEnd w:id="38"/>
      <w:proofErr w:type="gramEnd"/>
      <w:r w:rsidRPr="74B0A43C">
        <w:rPr>
          <w:lang w:val="en-GB"/>
        </w:rPr>
        <w:t xml:space="preserve"> </w:t>
      </w:r>
    </w:p>
    <w:p w14:paraId="2510F7FD" w14:textId="77777777" w:rsidR="005772A2" w:rsidRPr="00B21BBE" w:rsidRDefault="0089015A">
      <w:pPr>
        <w:pStyle w:val="Untitledsubclause2"/>
        <w:rPr>
          <w:lang w:val="en-GB"/>
        </w:rPr>
      </w:pPr>
      <w:r w:rsidRPr="74B0A43C">
        <w:rPr>
          <w:lang w:val="en-GB"/>
        </w:rPr>
        <w:t>not do anything which is detrimental to the reputation or goodwill of Client; and</w:t>
      </w:r>
    </w:p>
    <w:p w14:paraId="1706765C" w14:textId="77777777" w:rsidR="005772A2" w:rsidRPr="00B21BBE" w:rsidRDefault="0089015A">
      <w:pPr>
        <w:pStyle w:val="Untitledsubclause2"/>
        <w:rPr>
          <w:lang w:val="en-GB"/>
        </w:rPr>
      </w:pPr>
      <w:bookmarkStart w:id="39" w:name="a873042"/>
      <w:r w:rsidRPr="74B0A43C">
        <w:rPr>
          <w:lang w:val="en-GB"/>
        </w:rPr>
        <w:t xml:space="preserve">notify Client in writing immediately upon the occurrence of a Change of Control of MOTIFE. </w:t>
      </w:r>
      <w:bookmarkEnd w:id="39"/>
    </w:p>
    <w:p w14:paraId="6DF76BE7" w14:textId="07974CBD" w:rsidR="005772A2" w:rsidRPr="00B21BBE" w:rsidRDefault="0089015A">
      <w:pPr>
        <w:pStyle w:val="Untitledsubclause1"/>
        <w:rPr>
          <w:lang w:val="en-GB"/>
        </w:rPr>
      </w:pPr>
      <w:bookmarkStart w:id="40" w:name="a552772"/>
      <w:r w:rsidRPr="74B0A43C">
        <w:rPr>
          <w:lang w:val="en-GB"/>
        </w:rPr>
        <w:lastRenderedPageBreak/>
        <w:t>Furthermore, MOTIFE shall</w:t>
      </w:r>
      <w:bookmarkStart w:id="41" w:name="a748093"/>
      <w:bookmarkEnd w:id="40"/>
      <w:r w:rsidRPr="74B0A43C">
        <w:rPr>
          <w:lang w:val="en-GB"/>
        </w:rPr>
        <w:t xml:space="preserve"> ensure that all personnel involved in the provision of the Services have suitable skills and experience to enable them to perform the tasks assigned to them, and that such personnel are in sufficient number to enable MOTIFE to fulfil its obligations under this agreemen</w:t>
      </w:r>
      <w:bookmarkEnd w:id="41"/>
      <w:r w:rsidRPr="74B0A43C">
        <w:rPr>
          <w:lang w:val="en-GB"/>
        </w:rPr>
        <w:t xml:space="preserve">t. </w:t>
      </w:r>
    </w:p>
    <w:p w14:paraId="47F37DDF" w14:textId="77777777" w:rsidR="005772A2" w:rsidRPr="00B21BBE" w:rsidRDefault="0089015A">
      <w:pPr>
        <w:pStyle w:val="Untitledsubclause1"/>
        <w:rPr>
          <w:lang w:val="en-GB"/>
        </w:rPr>
      </w:pPr>
      <w:r w:rsidRPr="74B0A43C">
        <w:rPr>
          <w:lang w:val="en-GB"/>
        </w:rPr>
        <w:t xml:space="preserve">Nothing in this agreement shall render MOTIFE or any person involved in the provision of the Services an employee, worker, </w:t>
      </w:r>
      <w:proofErr w:type="gramStart"/>
      <w:r w:rsidRPr="74B0A43C">
        <w:rPr>
          <w:lang w:val="en-GB"/>
        </w:rPr>
        <w:t>agent</w:t>
      </w:r>
      <w:proofErr w:type="gramEnd"/>
      <w:r w:rsidRPr="74B0A43C">
        <w:rPr>
          <w:lang w:val="en-GB"/>
        </w:rPr>
        <w:t xml:space="preserve"> or partner of Client.   Without limiting the foregoing, unless and to the extent it has been specifically authorised to do so by Client in writing, neither MOTIFE nor any of its personnel shall:</w:t>
      </w:r>
    </w:p>
    <w:p w14:paraId="63309EB7" w14:textId="77777777" w:rsidR="005772A2" w:rsidRPr="00B21BBE" w:rsidRDefault="0089015A">
      <w:pPr>
        <w:pStyle w:val="Untitledsubclause2"/>
        <w:rPr>
          <w:lang w:val="en-GB"/>
        </w:rPr>
      </w:pPr>
      <w:r w:rsidRPr="74B0A43C">
        <w:rPr>
          <w:lang w:val="en-GB"/>
        </w:rPr>
        <w:t xml:space="preserve">have any authority to incur any expenditure in the name of or for the account of </w:t>
      </w:r>
      <w:proofErr w:type="gramStart"/>
      <w:r w:rsidRPr="74B0A43C">
        <w:rPr>
          <w:lang w:val="en-GB"/>
        </w:rPr>
        <w:t>Client;</w:t>
      </w:r>
      <w:proofErr w:type="gramEnd"/>
      <w:r w:rsidRPr="74B0A43C">
        <w:rPr>
          <w:lang w:val="en-GB"/>
        </w:rPr>
        <w:t xml:space="preserve"> </w:t>
      </w:r>
    </w:p>
    <w:p w14:paraId="5B45AFFD" w14:textId="77777777" w:rsidR="005772A2" w:rsidRPr="00B21BBE" w:rsidRDefault="0089015A">
      <w:pPr>
        <w:pStyle w:val="Untitledsubclause2"/>
        <w:rPr>
          <w:lang w:val="en-GB"/>
        </w:rPr>
      </w:pPr>
      <w:r w:rsidRPr="74B0A43C">
        <w:rPr>
          <w:lang w:val="en-GB"/>
        </w:rPr>
        <w:t xml:space="preserve">have any authority to sign any contracts, or employ, </w:t>
      </w:r>
      <w:proofErr w:type="gramStart"/>
      <w:r w:rsidRPr="74B0A43C">
        <w:rPr>
          <w:lang w:val="en-GB"/>
        </w:rPr>
        <w:t>engage</w:t>
      </w:r>
      <w:proofErr w:type="gramEnd"/>
      <w:r w:rsidRPr="74B0A43C">
        <w:rPr>
          <w:lang w:val="en-GB"/>
        </w:rPr>
        <w:t xml:space="preserve"> or dismiss any person, on behalf of Client; or</w:t>
      </w:r>
    </w:p>
    <w:p w14:paraId="1B7D7120" w14:textId="77777777" w:rsidR="005772A2" w:rsidRPr="00B21BBE" w:rsidRDefault="0089015A">
      <w:pPr>
        <w:pStyle w:val="Untitledsubclause2"/>
        <w:rPr>
          <w:lang w:val="en-GB"/>
        </w:rPr>
      </w:pPr>
      <w:r w:rsidRPr="74B0A43C">
        <w:rPr>
          <w:lang w:val="en-GB"/>
        </w:rPr>
        <w:t>have any authority to bind Client to any matters (or hold themselves out as such).</w:t>
      </w:r>
    </w:p>
    <w:p w14:paraId="3669A7E6" w14:textId="77777777" w:rsidR="005772A2" w:rsidRPr="00B21BBE" w:rsidRDefault="005772A2">
      <w:pPr>
        <w:pStyle w:val="Untitledsubclause1"/>
        <w:numPr>
          <w:ilvl w:val="0"/>
          <w:numId w:val="0"/>
        </w:numPr>
        <w:ind w:left="720"/>
        <w:rPr>
          <w:lang w:val="en-GB"/>
        </w:rPr>
      </w:pPr>
    </w:p>
    <w:p w14:paraId="0E5B0324" w14:textId="77777777" w:rsidR="005772A2" w:rsidRPr="00B21BBE" w:rsidRDefault="0089015A">
      <w:pPr>
        <w:pStyle w:val="TitleClause"/>
        <w:rPr>
          <w:lang w:val="en-GB"/>
        </w:rPr>
      </w:pPr>
      <w:bookmarkStart w:id="42" w:name="a806875"/>
      <w:bookmarkStart w:id="43" w:name="_Toc256000004"/>
      <w:r w:rsidRPr="74B0A43C">
        <w:rPr>
          <w:lang w:val="en-GB"/>
        </w:rPr>
        <w:t>Client’s obligations</w:t>
      </w:r>
      <w:bookmarkEnd w:id="42"/>
      <w:bookmarkEnd w:id="43"/>
    </w:p>
    <w:p w14:paraId="549434B9" w14:textId="77777777" w:rsidR="005772A2" w:rsidRPr="00B21BBE" w:rsidRDefault="0089015A">
      <w:pPr>
        <w:pStyle w:val="Untitledsubclause1"/>
        <w:rPr>
          <w:lang w:val="en-GB"/>
        </w:rPr>
      </w:pPr>
      <w:bookmarkStart w:id="44" w:name="a296308"/>
      <w:r w:rsidRPr="74B0A43C">
        <w:rPr>
          <w:lang w:val="en-GB"/>
        </w:rPr>
        <w:t>Subject to the requirements of any applicable data protection legislation and confidentiality obligations, Client shall, and shall procure that Client shall:</w:t>
      </w:r>
    </w:p>
    <w:p w14:paraId="54B78355" w14:textId="77777777" w:rsidR="005772A2" w:rsidRPr="00B21BBE" w:rsidRDefault="0089015A">
      <w:pPr>
        <w:pStyle w:val="Untitledsubclause2"/>
        <w:rPr>
          <w:lang w:val="en-GB"/>
        </w:rPr>
      </w:pPr>
      <w:bookmarkStart w:id="45" w:name="a281581"/>
      <w:bookmarkEnd w:id="44"/>
      <w:r w:rsidRPr="74B0A43C">
        <w:rPr>
          <w:lang w:val="en-GB"/>
        </w:rPr>
        <w:t xml:space="preserve">co-operate with MOTIFE in all matters relating to the </w:t>
      </w:r>
      <w:proofErr w:type="gramStart"/>
      <w:r w:rsidRPr="74B0A43C">
        <w:rPr>
          <w:lang w:val="en-GB"/>
        </w:rPr>
        <w:t>Services;</w:t>
      </w:r>
      <w:proofErr w:type="gramEnd"/>
      <w:r w:rsidRPr="74B0A43C">
        <w:rPr>
          <w:lang w:val="en-GB"/>
        </w:rPr>
        <w:t xml:space="preserve"> </w:t>
      </w:r>
      <w:bookmarkEnd w:id="45"/>
    </w:p>
    <w:p w14:paraId="1F3643D3" w14:textId="77777777" w:rsidR="005772A2" w:rsidRPr="00B21BBE" w:rsidRDefault="0089015A">
      <w:pPr>
        <w:pStyle w:val="Untitledsubclause2"/>
        <w:rPr>
          <w:lang w:val="en-GB"/>
        </w:rPr>
      </w:pPr>
      <w:bookmarkStart w:id="46" w:name="a591339"/>
      <w:r w:rsidRPr="74B0A43C">
        <w:rPr>
          <w:lang w:val="en-GB"/>
        </w:rPr>
        <w:t>provide access to its premises and data and other facilities as may reasonably be requested by MOTIFE and agreed with Client in writing in advance, for the purposes of the Services</w:t>
      </w:r>
      <w:bookmarkEnd w:id="46"/>
      <w:r w:rsidRPr="74B0A43C">
        <w:rPr>
          <w:lang w:val="en-GB"/>
        </w:rPr>
        <w:t>; and</w:t>
      </w:r>
    </w:p>
    <w:p w14:paraId="7FD4B75C" w14:textId="77777777" w:rsidR="005772A2" w:rsidRPr="00B21BBE" w:rsidRDefault="0089015A">
      <w:pPr>
        <w:pStyle w:val="Untitledsubclause2"/>
        <w:rPr>
          <w:lang w:val="en-GB"/>
        </w:rPr>
      </w:pPr>
      <w:r w:rsidRPr="74B0A43C">
        <w:rPr>
          <w:lang w:val="en-GB"/>
        </w:rPr>
        <w:t xml:space="preserve">provide access to all the necessary documents, resources, and people required for MOTIFE to execute the Services. </w:t>
      </w:r>
    </w:p>
    <w:p w14:paraId="1E8B5017" w14:textId="77777777" w:rsidR="005772A2" w:rsidRPr="00B21BBE" w:rsidRDefault="0089015A">
      <w:pPr>
        <w:pStyle w:val="TitleClause"/>
        <w:rPr>
          <w:lang w:val="en-GB"/>
        </w:rPr>
      </w:pPr>
      <w:r w:rsidRPr="74B0A43C">
        <w:rPr>
          <w:lang w:val="en-GB"/>
        </w:rPr>
        <w:t>Changes to this agreement</w:t>
      </w:r>
    </w:p>
    <w:p w14:paraId="618C4C02" w14:textId="77777777" w:rsidR="005772A2" w:rsidRPr="00B21BBE" w:rsidRDefault="0089015A">
      <w:pPr>
        <w:pStyle w:val="Untitledsubclause1"/>
        <w:numPr>
          <w:ilvl w:val="0"/>
          <w:numId w:val="0"/>
        </w:numPr>
        <w:ind w:left="720"/>
        <w:rPr>
          <w:lang w:val="en-GB"/>
        </w:rPr>
      </w:pPr>
      <w:bookmarkStart w:id="47" w:name="a875690"/>
      <w:r w:rsidRPr="00B21BBE">
        <w:rPr>
          <w:lang w:val="en-GB"/>
        </w:rPr>
        <w:t xml:space="preserve">Either party may propose changes to the scope or execution of the Services, but no proposed changes shall come into effect unless agreed by both parties in writing. </w:t>
      </w:r>
      <w:bookmarkEnd w:id="47"/>
    </w:p>
    <w:p w14:paraId="5E4CD7C5" w14:textId="77777777" w:rsidR="005772A2" w:rsidRPr="00B21BBE" w:rsidRDefault="0089015A">
      <w:pPr>
        <w:pStyle w:val="TitleClause"/>
        <w:rPr>
          <w:lang w:val="en-GB"/>
        </w:rPr>
      </w:pPr>
      <w:bookmarkStart w:id="48" w:name="a1016456"/>
      <w:bookmarkStart w:id="49" w:name="_Toc256000007"/>
      <w:r w:rsidRPr="74B0A43C">
        <w:rPr>
          <w:lang w:val="en-GB"/>
        </w:rPr>
        <w:t>Charges and payment</w:t>
      </w:r>
      <w:bookmarkEnd w:id="48"/>
      <w:bookmarkEnd w:id="49"/>
    </w:p>
    <w:p w14:paraId="44FE81C0" w14:textId="77777777" w:rsidR="005772A2" w:rsidRPr="00B21BBE" w:rsidRDefault="0089015A">
      <w:pPr>
        <w:pStyle w:val="Untitledsubclause1"/>
        <w:rPr>
          <w:lang w:val="en-GB"/>
        </w:rPr>
      </w:pPr>
      <w:bookmarkStart w:id="50" w:name="a341624"/>
      <w:r w:rsidRPr="74B0A43C">
        <w:rPr>
          <w:lang w:val="en-GB"/>
        </w:rPr>
        <w:t>In consideration of the provision of the Services by MOTIFE, with effect from the Effective Date Client shall (or shall procure that Client shall) pay the Charges.</w:t>
      </w:r>
      <w:bookmarkEnd w:id="50"/>
      <w:r w:rsidRPr="74B0A43C">
        <w:rPr>
          <w:lang w:val="en-GB"/>
        </w:rPr>
        <w:t xml:space="preserve"> All Charges indicated in this Agreement exclude value added tax (if payable).</w:t>
      </w:r>
    </w:p>
    <w:p w14:paraId="72C46CC7" w14:textId="77777777" w:rsidR="005772A2" w:rsidRPr="00B21BBE" w:rsidRDefault="0089015A">
      <w:pPr>
        <w:pStyle w:val="Untitledsubclause1"/>
        <w:rPr>
          <w:lang w:val="en-GB"/>
        </w:rPr>
      </w:pPr>
      <w:bookmarkStart w:id="51" w:name="a335861"/>
      <w:r w:rsidRPr="74B0A43C">
        <w:rPr>
          <w:lang w:val="en-GB"/>
        </w:rPr>
        <w:lastRenderedPageBreak/>
        <w:t>Following the Effective Date MOTIFE shall invoice Client at the end of each month for the Services performed during that month.</w:t>
      </w:r>
      <w:bookmarkEnd w:id="51"/>
    </w:p>
    <w:p w14:paraId="748DF9D0" w14:textId="4FD0C728" w:rsidR="005772A2" w:rsidRPr="00B21BBE" w:rsidRDefault="0089015A">
      <w:pPr>
        <w:pStyle w:val="Untitledsubclause1"/>
        <w:rPr>
          <w:lang w:val="en-GB"/>
        </w:rPr>
      </w:pPr>
      <w:bookmarkStart w:id="52" w:name="a489500"/>
      <w:r w:rsidRPr="74B0A43C">
        <w:rPr>
          <w:lang w:val="en-GB"/>
        </w:rPr>
        <w:t xml:space="preserve">Client shall (or shall procure that Client shall) pay each undisputed invoice submitted to it by MOTIFE within </w:t>
      </w:r>
      <w:r w:rsidR="00B561E3">
        <w:rPr>
          <w:lang w:val="en-GB"/>
        </w:rPr>
        <w:t>14</w:t>
      </w:r>
      <w:r w:rsidRPr="74B0A43C">
        <w:rPr>
          <w:lang w:val="en-GB"/>
        </w:rPr>
        <w:t xml:space="preserve"> days of receipt to a bank account nominated in writing by MOTIFE.</w:t>
      </w:r>
      <w:bookmarkEnd w:id="52"/>
    </w:p>
    <w:p w14:paraId="05B59395" w14:textId="77777777" w:rsidR="005772A2" w:rsidRPr="00B21BBE" w:rsidRDefault="0089015A">
      <w:pPr>
        <w:pStyle w:val="Untitledsubclause1"/>
        <w:rPr>
          <w:lang w:val="en-GB"/>
        </w:rPr>
      </w:pPr>
      <w:bookmarkStart w:id="53" w:name="a599120"/>
      <w:r w:rsidRPr="74B0A43C">
        <w:rPr>
          <w:lang w:val="en-GB"/>
        </w:rPr>
        <w:t xml:space="preserve">Client may set off any liability of MOTIFE to Client against any liability of Client to MOTIFE, whether either liability is present or future, liquidated or unliquidated, and </w:t>
      </w:r>
      <w:proofErr w:type="gramStart"/>
      <w:r w:rsidRPr="74B0A43C">
        <w:rPr>
          <w:lang w:val="en-GB"/>
        </w:rPr>
        <w:t>whether or not</w:t>
      </w:r>
      <w:proofErr w:type="gramEnd"/>
      <w:r w:rsidRPr="74B0A43C">
        <w:rPr>
          <w:lang w:val="en-GB"/>
        </w:rPr>
        <w:t xml:space="preserve"> either liability arises under this agreement. </w:t>
      </w:r>
      <w:bookmarkEnd w:id="53"/>
      <w:r w:rsidRPr="74B0A43C">
        <w:rPr>
          <w:lang w:val="en-GB"/>
        </w:rPr>
        <w:t>MOTIFE hereby authorises Client to set off the liabilities mentioned above.  For the avoidance of any doubt the parties hereby declare that the set off described in this clause constitutes contractual set off and is not governed by the provisions of the Polish Civil Code.</w:t>
      </w:r>
    </w:p>
    <w:p w14:paraId="21EB67B7" w14:textId="77777777" w:rsidR="005772A2" w:rsidRPr="00B21BBE" w:rsidRDefault="0089015A">
      <w:pPr>
        <w:pStyle w:val="TitleClause"/>
        <w:rPr>
          <w:lang w:val="en-GB"/>
        </w:rPr>
      </w:pPr>
      <w:r w:rsidRPr="74B0A43C">
        <w:rPr>
          <w:lang w:val="en-GB"/>
        </w:rPr>
        <w:fldChar w:fldCharType="begin"/>
      </w:r>
      <w:r w:rsidRPr="74B0A43C">
        <w:rPr>
          <w:lang w:val="en-GB"/>
        </w:rPr>
        <w:fldChar w:fldCharType="end"/>
      </w:r>
      <w:bookmarkStart w:id="54" w:name="a547405"/>
      <w:bookmarkStart w:id="55" w:name="_Toc256000008"/>
      <w:r w:rsidRPr="74B0A43C">
        <w:rPr>
          <w:lang w:val="en-GB"/>
        </w:rPr>
        <w:t>Audit</w:t>
      </w:r>
      <w:bookmarkEnd w:id="54"/>
      <w:bookmarkEnd w:id="55"/>
    </w:p>
    <w:p w14:paraId="5EF68DE0" w14:textId="77777777" w:rsidR="005772A2" w:rsidRPr="00B21BBE" w:rsidRDefault="0089015A">
      <w:pPr>
        <w:pStyle w:val="Untitledsubclause1"/>
        <w:rPr>
          <w:lang w:val="en-GB"/>
        </w:rPr>
      </w:pPr>
      <w:bookmarkStart w:id="56" w:name="a1013393"/>
      <w:r w:rsidRPr="74B0A43C">
        <w:rPr>
          <w:lang w:val="en-GB"/>
        </w:rPr>
        <w:t xml:space="preserve">MOTIFE shall allow Client (or its professional advisers) to access MOTIFE’s premises, personnel, </w:t>
      </w:r>
      <w:proofErr w:type="gramStart"/>
      <w:r w:rsidRPr="74B0A43C">
        <w:rPr>
          <w:lang w:val="en-GB"/>
        </w:rPr>
        <w:t>systems</w:t>
      </w:r>
      <w:proofErr w:type="gramEnd"/>
      <w:r w:rsidRPr="74B0A43C">
        <w:rPr>
          <w:lang w:val="en-GB"/>
        </w:rPr>
        <w:t xml:space="preserve"> and relevant records to verify the Charges or MOTIFE’s compliance with this agreement and any other sums charged to Client.</w:t>
      </w:r>
      <w:bookmarkEnd w:id="56"/>
    </w:p>
    <w:p w14:paraId="33ADC5A2" w14:textId="21CB7B84" w:rsidR="005772A2" w:rsidRPr="00B21BBE" w:rsidRDefault="0089015A">
      <w:pPr>
        <w:pStyle w:val="Untitledsubclause1"/>
        <w:rPr>
          <w:lang w:val="en-GB"/>
        </w:rPr>
      </w:pPr>
      <w:bookmarkStart w:id="57" w:name="a906394"/>
      <w:r w:rsidRPr="00B21BBE">
        <w:rPr>
          <w:lang w:val="en-GB"/>
        </w:rPr>
        <w:t xml:space="preserve">Subject to Client’s obligations of confidentiality at clause </w:t>
      </w:r>
      <w:r w:rsidRPr="00B21BBE">
        <w:rPr>
          <w:lang w:val="en-GB"/>
        </w:rPr>
        <w:fldChar w:fldCharType="begin"/>
      </w:r>
      <w:r w:rsidRPr="00B21BBE">
        <w:rPr>
          <w:highlight w:val="lightGray"/>
          <w:lang w:val="en-GB"/>
        </w:rPr>
        <w:instrText>REF a737881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w:t>
      </w:r>
      <w:r w:rsidRPr="00B21BBE">
        <w:rPr>
          <w:lang w:val="en-GB"/>
        </w:rPr>
        <w:fldChar w:fldCharType="end"/>
      </w:r>
      <w:r w:rsidRPr="00B21BBE">
        <w:rPr>
          <w:lang w:val="en-GB"/>
        </w:rPr>
        <w:t xml:space="preserve"> (Confidentiality), and in accordance with the General Data Protection Regulation (EU) 2016/679 of the European Parliament and of the Council and Polish statutory law on data protection, MOTIFE shall provide Client (and its professional advisers) with all reasonable co-operation, access and assistance in relation to each audit.</w:t>
      </w:r>
      <w:bookmarkEnd w:id="57"/>
    </w:p>
    <w:p w14:paraId="2C83A9F9" w14:textId="26894A87" w:rsidR="005772A2" w:rsidRPr="00B21BBE" w:rsidRDefault="0089015A">
      <w:pPr>
        <w:pStyle w:val="Untitledsubclause1"/>
        <w:rPr>
          <w:lang w:val="en-GB"/>
        </w:rPr>
      </w:pPr>
      <w:bookmarkStart w:id="58" w:name="a540189"/>
      <w:r w:rsidRPr="74B0A43C">
        <w:rPr>
          <w:lang w:val="en-GB"/>
        </w:rPr>
        <w:t>Client shall provide at least five Business Days' notice of its intention to conduct an audit and any audit shall be conducted during normal business hours.</w:t>
      </w:r>
      <w:bookmarkEnd w:id="58"/>
    </w:p>
    <w:p w14:paraId="521C924B" w14:textId="77777777" w:rsidR="005772A2" w:rsidRPr="00B21BBE" w:rsidRDefault="0089015A">
      <w:pPr>
        <w:pStyle w:val="TitleClause"/>
        <w:rPr>
          <w:lang w:val="en-GB"/>
        </w:rPr>
      </w:pPr>
      <w:bookmarkStart w:id="59" w:name="a193325"/>
      <w:bookmarkStart w:id="60" w:name="_Toc256000009"/>
      <w:r w:rsidRPr="74B0A43C">
        <w:rPr>
          <w:lang w:val="en-GB"/>
        </w:rPr>
        <w:t>Intellectual Property Rights</w:t>
      </w:r>
      <w:bookmarkEnd w:id="59"/>
      <w:bookmarkEnd w:id="60"/>
    </w:p>
    <w:p w14:paraId="2D25231C" w14:textId="77777777" w:rsidR="005772A2" w:rsidRPr="00B21BBE" w:rsidRDefault="0089015A">
      <w:pPr>
        <w:pStyle w:val="Untitledsubclause1"/>
        <w:rPr>
          <w:lang w:val="en-GB"/>
        </w:rPr>
      </w:pPr>
      <w:r w:rsidRPr="74B0A43C">
        <w:rPr>
          <w:lang w:val="en-GB"/>
        </w:rPr>
        <w:t>Client and its licensors shall retain ownership of all Intellectual Property Rights in Client’s Materials.</w:t>
      </w:r>
    </w:p>
    <w:p w14:paraId="04C0B72D" w14:textId="77777777" w:rsidR="005772A2" w:rsidRPr="00B21BBE" w:rsidRDefault="0089015A">
      <w:pPr>
        <w:pStyle w:val="Untitledsubclause1"/>
        <w:rPr>
          <w:lang w:val="en-GB"/>
        </w:rPr>
      </w:pPr>
      <w:bookmarkStart w:id="61" w:name="a149226"/>
      <w:r w:rsidRPr="74B0A43C">
        <w:rPr>
          <w:lang w:val="en-GB"/>
        </w:rPr>
        <w:t xml:space="preserve">In relation to any Deliverables: </w:t>
      </w:r>
      <w:bookmarkEnd w:id="61"/>
    </w:p>
    <w:p w14:paraId="77EB6029" w14:textId="6BF13BA5" w:rsidR="005772A2" w:rsidRPr="00B21BBE" w:rsidRDefault="0089015A" w:rsidP="001E2E7E">
      <w:pPr>
        <w:pStyle w:val="ListParagraph"/>
        <w:numPr>
          <w:ilvl w:val="0"/>
          <w:numId w:val="25"/>
        </w:numPr>
        <w:ind w:left="2127" w:hanging="567"/>
        <w:rPr>
          <w:lang w:val="en-GB"/>
        </w:rPr>
      </w:pPr>
      <w:bookmarkStart w:id="62" w:name="a350954"/>
      <w:r w:rsidRPr="74B0A43C">
        <w:rPr>
          <w:lang w:val="en-GB"/>
        </w:rPr>
        <w:t xml:space="preserve">MOTIFE assigns to Client, with full title guarantee and free from all </w:t>
      </w:r>
      <w:proofErr w:type="gramStart"/>
      <w:r w:rsidRPr="74B0A43C">
        <w:rPr>
          <w:lang w:val="en-GB"/>
        </w:rPr>
        <w:t>third party</w:t>
      </w:r>
      <w:proofErr w:type="gramEnd"/>
      <w:r w:rsidRPr="74B0A43C">
        <w:rPr>
          <w:lang w:val="en-GB"/>
        </w:rPr>
        <w:t xml:space="preserve"> rights, all Intellectual Property Rights in the Deliverables without temporary or geographical limitations</w:t>
      </w:r>
      <w:bookmarkEnd w:id="62"/>
      <w:r w:rsidRPr="74B0A43C">
        <w:rPr>
          <w:lang w:val="en-GB"/>
        </w:rPr>
        <w:t>, in all fields of exploitation</w:t>
      </w:r>
      <w:r w:rsidR="00FC1019">
        <w:rPr>
          <w:lang w:val="en-GB"/>
        </w:rPr>
        <w:t>.</w:t>
      </w:r>
      <w:r w:rsidR="00564CC0">
        <w:rPr>
          <w:lang w:val="en-GB"/>
        </w:rPr>
        <w:t xml:space="preserve"> </w:t>
      </w:r>
      <w:r w:rsidRPr="74B0A43C">
        <w:rPr>
          <w:lang w:val="en-GB"/>
        </w:rPr>
        <w:t xml:space="preserve">With regard to the Deliverables being computer programs MOTIFE assigns to Client, with full title guarantee and free from all </w:t>
      </w:r>
      <w:proofErr w:type="gramStart"/>
      <w:r w:rsidRPr="74B0A43C">
        <w:rPr>
          <w:lang w:val="en-GB"/>
        </w:rPr>
        <w:t>third party</w:t>
      </w:r>
      <w:proofErr w:type="gramEnd"/>
      <w:r w:rsidRPr="74B0A43C">
        <w:rPr>
          <w:lang w:val="en-GB"/>
        </w:rPr>
        <w:t xml:space="preserve"> rights, all Intellectual Property Rights to such works, without temporary or geographical limitations</w:t>
      </w:r>
      <w:r w:rsidR="00FC1019">
        <w:rPr>
          <w:lang w:val="en-GB"/>
        </w:rPr>
        <w:t>.</w:t>
      </w:r>
    </w:p>
    <w:p w14:paraId="1BD4F930" w14:textId="77777777" w:rsidR="005772A2" w:rsidRPr="00B21BBE" w:rsidRDefault="0089015A" w:rsidP="001E2E7E">
      <w:pPr>
        <w:pStyle w:val="Untitledsubclause2"/>
        <w:numPr>
          <w:ilvl w:val="2"/>
          <w:numId w:val="26"/>
        </w:numPr>
        <w:rPr>
          <w:lang w:val="en-GB"/>
        </w:rPr>
      </w:pPr>
      <w:r w:rsidRPr="00B21BBE">
        <w:rPr>
          <w:lang w:val="en-GB"/>
        </w:rPr>
        <w:t>MOTIFE guarantees that:</w:t>
      </w:r>
    </w:p>
    <w:p w14:paraId="54685651" w14:textId="77777777" w:rsidR="005772A2" w:rsidRPr="00B21BBE" w:rsidRDefault="0089015A">
      <w:pPr>
        <w:pStyle w:val="Untitledsubclause2"/>
        <w:numPr>
          <w:ilvl w:val="0"/>
          <w:numId w:val="0"/>
        </w:numPr>
        <w:ind w:left="2121"/>
        <w:rPr>
          <w:lang w:val="en-GB"/>
        </w:rPr>
      </w:pPr>
      <w:r w:rsidRPr="00B21BBE">
        <w:rPr>
          <w:lang w:val="en-GB"/>
        </w:rPr>
        <w:lastRenderedPageBreak/>
        <w:t xml:space="preserve">(a) the Contractor being the author of a specific Deliverable gives their consent to the </w:t>
      </w:r>
      <w:sdt>
        <w:sdtPr>
          <w:rPr>
            <w:lang w:val="en-GB"/>
          </w:rPr>
          <w:tag w:val="goog_rdk_16"/>
          <w:id w:val="-1089311583"/>
          <w:showingPlcHdr/>
        </w:sdtPr>
        <w:sdtEndPr/>
        <w:sdtContent>
          <w:r w:rsidRPr="00B21BBE">
            <w:rPr>
              <w:lang w:val="en-GB"/>
            </w:rPr>
            <w:t xml:space="preserve">     </w:t>
          </w:r>
        </w:sdtContent>
      </w:sdt>
      <w:sdt>
        <w:sdtPr>
          <w:rPr>
            <w:lang w:val="en-GB"/>
          </w:rPr>
          <w:tag w:val="goog_rdk_17"/>
          <w:id w:val="-1023472188"/>
        </w:sdtPr>
        <w:sdtEndPr/>
        <w:sdtContent>
          <w:r w:rsidRPr="00B21BBE">
            <w:rPr>
              <w:rFonts w:ascii="Calibri" w:eastAsia="Calibri" w:hAnsi="Calibri"/>
              <w:color w:val="000000"/>
              <w:lang w:val="en-GB"/>
            </w:rPr>
            <w:t xml:space="preserve">Client </w:t>
          </w:r>
        </w:sdtContent>
      </w:sdt>
      <w:r w:rsidRPr="00B21BBE">
        <w:rPr>
          <w:lang w:val="en-GB"/>
        </w:rPr>
        <w:t xml:space="preserve">to introduce to the works, including its content and form, any changes and modifications necessary for the </w:t>
      </w:r>
      <w:sdt>
        <w:sdtPr>
          <w:rPr>
            <w:lang w:val="en-GB"/>
          </w:rPr>
          <w:tag w:val="goog_rdk_18"/>
          <w:id w:val="1433395004"/>
          <w:showingPlcHdr/>
        </w:sdtPr>
        <w:sdtEndPr/>
        <w:sdtContent>
          <w:r w:rsidRPr="00B21BBE">
            <w:rPr>
              <w:lang w:val="en-GB"/>
            </w:rPr>
            <w:t xml:space="preserve">     </w:t>
          </w:r>
        </w:sdtContent>
      </w:sdt>
      <w:sdt>
        <w:sdtPr>
          <w:rPr>
            <w:lang w:val="en-GB"/>
          </w:rPr>
          <w:tag w:val="goog_rdk_19"/>
          <w:id w:val="1778989147"/>
        </w:sdtPr>
        <w:sdtEndPr/>
        <w:sdtContent>
          <w:r w:rsidRPr="00B21BBE">
            <w:rPr>
              <w:rFonts w:ascii="Calibri" w:eastAsia="Calibri" w:hAnsi="Calibri"/>
              <w:color w:val="000000"/>
              <w:lang w:val="en-GB"/>
            </w:rPr>
            <w:t xml:space="preserve">Client </w:t>
          </w:r>
        </w:sdtContent>
      </w:sdt>
      <w:r w:rsidRPr="00B21BBE">
        <w:rPr>
          <w:lang w:val="en-GB"/>
        </w:rPr>
        <w:t xml:space="preserve">to use the works as part of his business, and dispose and use such work, without any further specific </w:t>
      </w:r>
      <w:proofErr w:type="gramStart"/>
      <w:r w:rsidRPr="00B21BBE">
        <w:rPr>
          <w:lang w:val="en-GB"/>
        </w:rPr>
        <w:t>consent;</w:t>
      </w:r>
      <w:proofErr w:type="gramEnd"/>
    </w:p>
    <w:p w14:paraId="41C43DE3" w14:textId="4265D936" w:rsidR="005772A2" w:rsidRPr="00B21BBE" w:rsidRDefault="0089015A">
      <w:pPr>
        <w:pStyle w:val="Untitledsubclause2"/>
        <w:numPr>
          <w:ilvl w:val="0"/>
          <w:numId w:val="0"/>
        </w:numPr>
        <w:ind w:left="2121"/>
        <w:rPr>
          <w:lang w:val="en-GB"/>
        </w:rPr>
      </w:pPr>
      <w:r w:rsidRPr="00B21BBE">
        <w:rPr>
          <w:lang w:val="en-GB"/>
        </w:rPr>
        <w:t>(b) the Contractor being the author of a specific Deliverable authorizes the Client to exclusively exercise on their behalf moral rights to the Deliverables, including deciding on the first release of the work to the public and not marking the works and derivative works with the name and surname of the Contractor.</w:t>
      </w:r>
    </w:p>
    <w:p w14:paraId="20870CDA" w14:textId="77777777" w:rsidR="005772A2" w:rsidRPr="00B21BBE" w:rsidRDefault="0089015A">
      <w:pPr>
        <w:pStyle w:val="Untitledsubclause2"/>
        <w:rPr>
          <w:lang w:val="en-GB"/>
        </w:rPr>
      </w:pPr>
      <w:r w:rsidRPr="74B0A43C">
        <w:rPr>
          <w:lang w:val="en-GB"/>
        </w:rPr>
        <w:t>The acquisition of rights also includes a permit to exercise related rights in the fields of exploitation referred to in paragraph (a) and (b)</w:t>
      </w:r>
    </w:p>
    <w:p w14:paraId="7804C36F" w14:textId="177ACCED" w:rsidR="005772A2" w:rsidRPr="00B21BBE" w:rsidRDefault="0089015A">
      <w:pPr>
        <w:pStyle w:val="Untitledsubclause2"/>
        <w:rPr>
          <w:lang w:val="en-GB"/>
        </w:rPr>
      </w:pPr>
      <w:bookmarkStart w:id="63" w:name="a493192"/>
      <w:r w:rsidRPr="74B0A43C">
        <w:rPr>
          <w:lang w:val="en-GB"/>
        </w:rPr>
        <w:t xml:space="preserve">MOTIFE shall obtain waivers of all economic copyrights, </w:t>
      </w:r>
      <w:r w:rsidRPr="74B0A43C">
        <w:rPr>
          <w:rStyle w:val="tlid-translation"/>
          <w:lang w:val="en-GB"/>
        </w:rPr>
        <w:t>including related rights,</w:t>
      </w:r>
      <w:r w:rsidRPr="74B0A43C">
        <w:rPr>
          <w:lang w:val="en-GB"/>
        </w:rPr>
        <w:t xml:space="preserve"> in the Deliverables to which any individual is now or may be at any future time entitled</w:t>
      </w:r>
      <w:r w:rsidR="00621A80">
        <w:rPr>
          <w:lang w:val="en-GB"/>
        </w:rPr>
        <w:t xml:space="preserve"> to</w:t>
      </w:r>
      <w:r w:rsidRPr="74B0A43C">
        <w:rPr>
          <w:lang w:val="en-GB"/>
        </w:rPr>
        <w:t>; and</w:t>
      </w:r>
      <w:bookmarkEnd w:id="63"/>
    </w:p>
    <w:p w14:paraId="69CA7B06" w14:textId="28A80A6E" w:rsidR="005772A2" w:rsidRPr="00B21BBE" w:rsidRDefault="0089015A">
      <w:pPr>
        <w:pStyle w:val="Untitledsubclause2"/>
        <w:rPr>
          <w:lang w:val="en-GB"/>
        </w:rPr>
      </w:pPr>
      <w:bookmarkStart w:id="64" w:name="a285774"/>
      <w:r w:rsidRPr="74B0A43C">
        <w:rPr>
          <w:lang w:val="en-GB"/>
        </w:rPr>
        <w:t>MOTIFE shall, promptly at Client’s request, do (or procure to be done) all such further acts and things and the execution of all such other documents as Client may from time to time require for the purpose of assigning to Client or securing for Client all right, title and interest in and to the Intellectual Property Rights assigned to Client in accordance with clause 9.2(a).</w:t>
      </w:r>
      <w:bookmarkEnd w:id="64"/>
    </w:p>
    <w:p w14:paraId="17DE7F35" w14:textId="77777777" w:rsidR="005772A2" w:rsidRPr="00B21BBE" w:rsidRDefault="0089015A">
      <w:pPr>
        <w:pStyle w:val="Untitledsubclause1"/>
        <w:rPr>
          <w:lang w:val="en-GB"/>
        </w:rPr>
      </w:pPr>
      <w:bookmarkStart w:id="65" w:name="a80196"/>
      <w:r w:rsidRPr="74B0A43C">
        <w:rPr>
          <w:lang w:val="en-GB"/>
        </w:rPr>
        <w:t>MOTIFE:</w:t>
      </w:r>
      <w:bookmarkEnd w:id="65"/>
    </w:p>
    <w:p w14:paraId="4DC2C88E" w14:textId="77777777" w:rsidR="005772A2" w:rsidRPr="00B21BBE" w:rsidRDefault="0089015A">
      <w:pPr>
        <w:pStyle w:val="Untitledsubclause2"/>
        <w:rPr>
          <w:lang w:val="en-GB"/>
        </w:rPr>
      </w:pPr>
      <w:bookmarkStart w:id="66" w:name="a870297"/>
      <w:r w:rsidRPr="74B0A43C">
        <w:rPr>
          <w:lang w:val="en-GB"/>
        </w:rPr>
        <w:t xml:space="preserve">warrants and represents that the receipt, use and onward supply of the Services and any Deliverables by Client shall not infringe the rights, including any Intellectual Property Rights, of any third party; and </w:t>
      </w:r>
      <w:bookmarkEnd w:id="66"/>
    </w:p>
    <w:p w14:paraId="4494C12F" w14:textId="3CEB96B8" w:rsidR="005772A2" w:rsidRPr="00B21BBE" w:rsidRDefault="0089015A">
      <w:pPr>
        <w:pStyle w:val="Untitledsubclause2"/>
        <w:rPr>
          <w:lang w:val="en-GB"/>
        </w:rPr>
      </w:pPr>
      <w:bookmarkStart w:id="67" w:name="a293801"/>
      <w:r w:rsidRPr="74B0A43C">
        <w:rPr>
          <w:lang w:val="en-GB"/>
        </w:rPr>
        <w:t xml:space="preserve">shall indemnify Client in full against all costs, expenses, </w:t>
      </w:r>
      <w:proofErr w:type="gramStart"/>
      <w:r w:rsidRPr="74B0A43C">
        <w:rPr>
          <w:lang w:val="en-GB"/>
        </w:rPr>
        <w:t>damages</w:t>
      </w:r>
      <w:proofErr w:type="gramEnd"/>
      <w:r w:rsidRPr="74B0A43C">
        <w:rPr>
          <w:lang w:val="en-GB"/>
        </w:rPr>
        <w:t xml:space="preserve"> and losses, including any interest, fines, legal and other professional fees and expenses awarded against or incurred or paid by Client as a result of or in connection with any claim brought against Client for actual or alleged infringement of a third party's Intellectual Property Rights arising out of, or in connection with, the receipt, use of supply of the Services and any Deliverables.</w:t>
      </w:r>
      <w:bookmarkEnd w:id="67"/>
    </w:p>
    <w:p w14:paraId="19C3FA7F" w14:textId="77777777" w:rsidR="005772A2" w:rsidRPr="00B21BBE" w:rsidRDefault="0089015A">
      <w:pPr>
        <w:pStyle w:val="TitleClause"/>
        <w:rPr>
          <w:lang w:val="en-GB"/>
        </w:rPr>
      </w:pPr>
      <w:bookmarkStart w:id="68" w:name="a629000"/>
      <w:bookmarkStart w:id="69" w:name="_Toc256000010"/>
      <w:r w:rsidRPr="74B0A43C">
        <w:rPr>
          <w:lang w:val="en-GB"/>
        </w:rPr>
        <w:t>Insurance</w:t>
      </w:r>
      <w:bookmarkEnd w:id="68"/>
      <w:bookmarkEnd w:id="69"/>
    </w:p>
    <w:p w14:paraId="0E6DAC7C" w14:textId="77777777" w:rsidR="005772A2" w:rsidRPr="00B21BBE" w:rsidRDefault="0089015A">
      <w:pPr>
        <w:pStyle w:val="NoNumUntitledsubclause1"/>
        <w:rPr>
          <w:lang w:val="en-GB"/>
        </w:rPr>
      </w:pPr>
      <w:bookmarkStart w:id="70" w:name="a546141"/>
      <w:r w:rsidRPr="00B21BBE">
        <w:rPr>
          <w:lang w:val="en-GB"/>
        </w:rPr>
        <w:t>During the term of this agreement MOTIFE shall maintain in force, with a reputable insurance company, insurance at appropriate amounts to cover the liabilities that may arise under or in connection with this agreement and shall produce to Client on request both the insurance certificate giving details of cover and the receipt for the current year's premium in respect of each insurance.</w:t>
      </w:r>
      <w:bookmarkEnd w:id="70"/>
    </w:p>
    <w:p w14:paraId="207EDC6D" w14:textId="77777777" w:rsidR="005772A2" w:rsidRPr="00B21BBE" w:rsidRDefault="0089015A">
      <w:pPr>
        <w:pStyle w:val="TitleClause"/>
        <w:spacing w:after="240"/>
        <w:rPr>
          <w:lang w:val="en-GB"/>
        </w:rPr>
      </w:pPr>
      <w:r w:rsidRPr="74B0A43C">
        <w:rPr>
          <w:lang w:val="en-GB"/>
        </w:rPr>
        <w:lastRenderedPageBreak/>
        <w:fldChar w:fldCharType="begin"/>
      </w:r>
      <w:r w:rsidRPr="74B0A43C">
        <w:rPr>
          <w:lang w:val="en-GB"/>
        </w:rPr>
        <w:fldChar w:fldCharType="end"/>
      </w:r>
      <w:bookmarkStart w:id="71" w:name="a959434"/>
      <w:bookmarkStart w:id="72" w:name="_Toc256000012"/>
      <w:r w:rsidRPr="74B0A43C">
        <w:rPr>
          <w:lang w:val="en-GB"/>
        </w:rPr>
        <w:t>Data protection and data processing</w:t>
      </w:r>
      <w:bookmarkEnd w:id="71"/>
      <w:bookmarkEnd w:id="72"/>
    </w:p>
    <w:p w14:paraId="36C03145" w14:textId="77777777" w:rsidR="00AB01B6" w:rsidRPr="00CB2023" w:rsidRDefault="00AB01B6" w:rsidP="00AB01B6">
      <w:pPr>
        <w:pStyle w:val="TitleClause"/>
        <w:numPr>
          <w:ilvl w:val="0"/>
          <w:numId w:val="0"/>
        </w:numPr>
        <w:rPr>
          <w:ins w:id="73" w:author="Azziz MIMOUNI" w:date="2022-03-10T12:05:00Z"/>
          <w:lang w:val="en-GB"/>
        </w:rPr>
        <w:pPrChange w:id="74" w:author="Azziz MIMOUNI" w:date="2022-03-10T12:06:00Z">
          <w:pPr>
            <w:pStyle w:val="TitleClause"/>
          </w:pPr>
        </w:pPrChange>
      </w:pPr>
      <w:commentRangeStart w:id="75"/>
      <w:ins w:id="76" w:author="Azziz MIMOUNI" w:date="2022-03-10T12:05:00Z">
        <w:r w:rsidRPr="00CB2023">
          <w:rPr>
            <w:lang w:val="en-GB"/>
          </w:rPr>
          <w:t xml:space="preserve">Terms not defined under the agreement and used in this article and in the schedule shall have the meaning given to them in the Regulation (EU) 2016/679 of the European Parliament and of the Council of 27 April 2016 on the protection of natural persons </w:t>
        </w:r>
        <w:proofErr w:type="gramStart"/>
        <w:r w:rsidRPr="00CB2023">
          <w:rPr>
            <w:lang w:val="en-GB"/>
          </w:rPr>
          <w:t>with regard to</w:t>
        </w:r>
        <w:proofErr w:type="gramEnd"/>
        <w:r w:rsidRPr="00CB2023">
          <w:rPr>
            <w:lang w:val="en-GB"/>
          </w:rPr>
          <w:t xml:space="preserve"> the processing of personal data and on the free movement of such data and repealing Directive 95/46/EC (General Data Protection Regulation), hereinafter referred to as the “GDPR”. </w:t>
        </w:r>
      </w:ins>
    </w:p>
    <w:p w14:paraId="062EFD4D" w14:textId="77777777" w:rsidR="00AB01B6" w:rsidRPr="00CB2023" w:rsidRDefault="00AB01B6" w:rsidP="00AB01B6">
      <w:pPr>
        <w:pStyle w:val="TitleClause"/>
        <w:numPr>
          <w:ilvl w:val="0"/>
          <w:numId w:val="0"/>
        </w:numPr>
        <w:rPr>
          <w:ins w:id="77" w:author="Azziz MIMOUNI" w:date="2022-03-10T12:05:00Z"/>
          <w:lang w:val="en-GB"/>
        </w:rPr>
        <w:pPrChange w:id="78" w:author="Azziz MIMOUNI" w:date="2022-03-10T12:06:00Z">
          <w:pPr>
            <w:pStyle w:val="TitleClause"/>
          </w:pPr>
        </w:pPrChange>
      </w:pPr>
      <w:ins w:id="79" w:author="Azziz MIMOUNI" w:date="2022-03-10T12:05:00Z">
        <w:r w:rsidRPr="00CB2023">
          <w:rPr>
            <w:lang w:val="en-GB"/>
          </w:rPr>
          <w:t xml:space="preserve">To execute the Order and/or provide the Services, MOTIFE may be required to process Personal Data concerning the clients and/or employees of Client, as well as any Personal Data that Client may hold.  </w:t>
        </w:r>
      </w:ins>
    </w:p>
    <w:p w14:paraId="53B823FA" w14:textId="77777777" w:rsidR="00AB01B6" w:rsidRPr="00CB2023" w:rsidRDefault="00AB01B6" w:rsidP="00AB01B6">
      <w:pPr>
        <w:pStyle w:val="TitleClause"/>
        <w:numPr>
          <w:ilvl w:val="0"/>
          <w:numId w:val="0"/>
        </w:numPr>
        <w:rPr>
          <w:ins w:id="80" w:author="Azziz MIMOUNI" w:date="2022-03-10T12:05:00Z"/>
          <w:lang w:val="en-GB"/>
        </w:rPr>
        <w:pPrChange w:id="81" w:author="Azziz MIMOUNI" w:date="2022-03-10T12:06:00Z">
          <w:pPr>
            <w:pStyle w:val="TitleClause"/>
          </w:pPr>
        </w:pPrChange>
      </w:pPr>
      <w:ins w:id="82" w:author="Azziz MIMOUNI" w:date="2022-03-10T12:05:00Z">
        <w:r w:rsidRPr="00CB2023">
          <w:rPr>
            <w:lang w:val="en-GB"/>
          </w:rPr>
          <w:t>MOTIFE undertakes to comply with any data protection regulations that may be applicable for the performance of the Contract and in particular (</w:t>
        </w:r>
        <w:proofErr w:type="spellStart"/>
        <w:r w:rsidRPr="00CB2023">
          <w:rPr>
            <w:lang w:val="en-GB"/>
          </w:rPr>
          <w:t>i</w:t>
        </w:r>
        <w:proofErr w:type="spellEnd"/>
        <w:r w:rsidRPr="00CB2023">
          <w:rPr>
            <w:lang w:val="en-GB"/>
          </w:rPr>
          <w:t>) the European Regulation n°2016/679 on the protection of individuals with regard to the processing of personal data and on the free movement of such data, (ii) its supplements in national law, and (iii) any other regulations applicable to the processing of Personal Data applicable during the term of the agreement (together, the "Applicable Data Protection Legislation"). MOTIFE shall also ensure that its Employees as well as the Contractors comply with the Applicable Data Protection Legislation.</w:t>
        </w:r>
      </w:ins>
    </w:p>
    <w:p w14:paraId="5A48FFB7" w14:textId="77777777" w:rsidR="00AB01B6" w:rsidRPr="00CB2023" w:rsidRDefault="00AB01B6" w:rsidP="00AB01B6">
      <w:pPr>
        <w:pStyle w:val="TitleClause"/>
        <w:numPr>
          <w:ilvl w:val="0"/>
          <w:numId w:val="0"/>
        </w:numPr>
        <w:rPr>
          <w:ins w:id="83" w:author="Azziz MIMOUNI" w:date="2022-03-10T12:05:00Z"/>
          <w:lang w:val="en-GB"/>
        </w:rPr>
        <w:pPrChange w:id="84" w:author="Azziz MIMOUNI" w:date="2022-03-10T12:06:00Z">
          <w:pPr>
            <w:pStyle w:val="TitleClause"/>
          </w:pPr>
        </w:pPrChange>
      </w:pPr>
      <w:ins w:id="85" w:author="Azziz MIMOUNI" w:date="2022-03-10T12:05:00Z">
        <w:r w:rsidRPr="00CB2023">
          <w:rPr>
            <w:lang w:val="en-GB"/>
          </w:rPr>
          <w:t xml:space="preserve">Regarding the </w:t>
        </w:r>
        <w:proofErr w:type="gramStart"/>
        <w:r w:rsidRPr="00CB2023">
          <w:rPr>
            <w:lang w:val="en-GB"/>
          </w:rPr>
          <w:t>processing aforementioned, Client</w:t>
        </w:r>
        <w:proofErr w:type="gramEnd"/>
        <w:r w:rsidRPr="00CB2023">
          <w:rPr>
            <w:lang w:val="en-GB"/>
          </w:rPr>
          <w:t xml:space="preserve"> acts as a Data Controller and MOTIFE as a Subcontractor. MOTIFE is therefore obliged to process Personal Data only in accordance with the instructions of the Client and for no other purpose than those expressly defined and authorised by the Client solely in the context of the performance of the agreement, unless such processing is required by a regulation of the European Union or of one of the Member States to which MOTIFE is subject, in which case MOTIFE, insofar as permitted by law, shall notify the Client before carrying out such processing.</w:t>
        </w:r>
      </w:ins>
    </w:p>
    <w:p w14:paraId="3D86FDC6" w14:textId="77777777" w:rsidR="00AB01B6" w:rsidRPr="00CB2023" w:rsidRDefault="00AB01B6" w:rsidP="00AB01B6">
      <w:pPr>
        <w:pStyle w:val="TitleClause"/>
        <w:numPr>
          <w:ilvl w:val="0"/>
          <w:numId w:val="0"/>
        </w:numPr>
        <w:rPr>
          <w:ins w:id="86" w:author="Azziz MIMOUNI" w:date="2022-03-10T12:05:00Z"/>
          <w:lang w:val="en-GB"/>
        </w:rPr>
        <w:pPrChange w:id="87" w:author="Azziz MIMOUNI" w:date="2022-03-10T12:06:00Z">
          <w:pPr>
            <w:pStyle w:val="TitleClause"/>
          </w:pPr>
        </w:pPrChange>
      </w:pPr>
      <w:ins w:id="88" w:author="Azziz MIMOUNI" w:date="2022-03-10T12:05:00Z">
        <w:r w:rsidRPr="00CB2023">
          <w:rPr>
            <w:lang w:val="en-GB"/>
          </w:rPr>
          <w:t>Details of the obligations applicable under this agreement are set out in Schedule 1.</w:t>
        </w:r>
      </w:ins>
    </w:p>
    <w:p w14:paraId="7EC27D27" w14:textId="77777777" w:rsidR="00AB01B6" w:rsidRPr="00B21BBE" w:rsidRDefault="00AB01B6" w:rsidP="00AB01B6">
      <w:pPr>
        <w:pStyle w:val="TitleClause"/>
        <w:numPr>
          <w:ilvl w:val="0"/>
          <w:numId w:val="0"/>
        </w:numPr>
        <w:rPr>
          <w:ins w:id="89" w:author="Azziz MIMOUNI" w:date="2022-03-10T12:05:00Z"/>
          <w:lang w:val="en-GB"/>
        </w:rPr>
        <w:pPrChange w:id="90" w:author="Azziz MIMOUNI" w:date="2022-03-10T12:06:00Z">
          <w:pPr>
            <w:pStyle w:val="TitleClause"/>
          </w:pPr>
        </w:pPrChange>
      </w:pPr>
      <w:ins w:id="91" w:author="Azziz MIMOUNI" w:date="2022-03-10T12:05:00Z">
        <w:r w:rsidRPr="00CB2023">
          <w:rPr>
            <w:lang w:val="en-GB"/>
          </w:rPr>
          <w:t>Besides the processing on behalf of Client, the latter may process personal data of Contractors during the execution of this agreement. The Parties shall then act as separate Data Controllers. Obligations that must be respected by Client are set out is Schedule 1.</w:t>
        </w:r>
      </w:ins>
      <w:commentRangeEnd w:id="75"/>
      <w:ins w:id="92" w:author="Azziz MIMOUNI" w:date="2022-03-10T12:12:00Z">
        <w:r w:rsidR="0015559F">
          <w:rPr>
            <w:rStyle w:val="CommentReference"/>
            <w:b w:val="0"/>
            <w:kern w:val="0"/>
          </w:rPr>
          <w:commentReference w:id="75"/>
        </w:r>
      </w:ins>
    </w:p>
    <w:p w14:paraId="0FBA3C75" w14:textId="5EFAE3CC" w:rsidR="00AB01B6" w:rsidRDefault="0089015A">
      <w:pPr>
        <w:pStyle w:val="Untitledsubclause1"/>
        <w:numPr>
          <w:ilvl w:val="0"/>
          <w:numId w:val="0"/>
        </w:numPr>
        <w:ind w:left="720"/>
        <w:rPr>
          <w:ins w:id="93" w:author="Azziz MIMOUNI" w:date="2022-03-10T12:05:00Z"/>
          <w:lang w:val="en-GB"/>
        </w:rPr>
      </w:pPr>
      <w:del w:id="94" w:author="Azziz MIMOUNI" w:date="2022-03-10T12:05:00Z">
        <w:r w:rsidRPr="00B21BBE" w:rsidDel="00AB01B6">
          <w:rPr>
            <w:lang w:val="en-GB"/>
          </w:rPr>
          <w:delText>Both parties shall comply with data protection laws, including but not limited to the Regulation (EU) 2016/679 of the European Parliament and of the Council of 27 April 2016 on the protection of natural persons with regard to the processing of personal data and on the free movement of such data, and repealing Directive 95/46/EC (General Data Protection Regulation), hereinafter referred to as the “GDPR”. In case the separate data processing Agreement will be required between the parties according to the GDPR, the parties will conclude such Agreement based on mutually agreed terms and conditions.</w:delText>
        </w:r>
      </w:del>
    </w:p>
    <w:p w14:paraId="3DDB1119" w14:textId="32A56FAE" w:rsidR="005772A2" w:rsidRPr="00B21BBE" w:rsidRDefault="0089015A">
      <w:pPr>
        <w:pStyle w:val="Untitledsubclause1"/>
        <w:numPr>
          <w:ilvl w:val="0"/>
          <w:numId w:val="0"/>
        </w:numPr>
        <w:ind w:left="720"/>
        <w:rPr>
          <w:lang w:val="en-GB"/>
        </w:rPr>
      </w:pPr>
      <w:r w:rsidRPr="00B21BBE">
        <w:rPr>
          <w:lang w:val="en-GB"/>
        </w:rPr>
        <w:t xml:space="preserve"> </w:t>
      </w:r>
    </w:p>
    <w:p w14:paraId="182BBB36" w14:textId="77777777" w:rsidR="005772A2" w:rsidRPr="00B21BBE" w:rsidRDefault="0089015A">
      <w:pPr>
        <w:pStyle w:val="TitleClause"/>
        <w:rPr>
          <w:lang w:val="en-GB"/>
        </w:rPr>
      </w:pPr>
      <w:bookmarkStart w:id="95" w:name="a737881"/>
      <w:bookmarkStart w:id="96" w:name="_Toc256000013"/>
      <w:r w:rsidRPr="74B0A43C">
        <w:rPr>
          <w:lang w:val="en-GB"/>
        </w:rPr>
        <w:t>Confidentiality</w:t>
      </w:r>
      <w:bookmarkEnd w:id="95"/>
      <w:bookmarkEnd w:id="96"/>
    </w:p>
    <w:p w14:paraId="60B9B2E6" w14:textId="6ACFCA7A" w:rsidR="005772A2" w:rsidRPr="00B21BBE" w:rsidRDefault="0089015A">
      <w:pPr>
        <w:pStyle w:val="Untitledsubclause1"/>
        <w:rPr>
          <w:lang w:val="en-GB"/>
        </w:rPr>
      </w:pPr>
      <w:bookmarkStart w:id="97" w:name="a359377"/>
      <w:r w:rsidRPr="00B21BBE">
        <w:rPr>
          <w:lang w:val="en-GB"/>
        </w:rPr>
        <w:t xml:space="preserve">Each party undertakes that it shall not at any time disclose to any person any confidential information concerning in particular the business, affairs, trade secrets, technical or technological information, methods of operation, know-how, personal data, financial information, customer, clients or suppliers or the other party or of any member of the </w:t>
      </w:r>
      <w:r w:rsidRPr="00B21BBE">
        <w:rPr>
          <w:lang w:val="en-GB"/>
        </w:rPr>
        <w:lastRenderedPageBreak/>
        <w:t xml:space="preserve">group of companies to which the other party belongs, or any other information that has not been publicly revealed, except as permitted by clause </w:t>
      </w:r>
      <w:r w:rsidRPr="00B21BBE">
        <w:rPr>
          <w:lang w:val="en-GB"/>
        </w:rPr>
        <w:fldChar w:fldCharType="begin"/>
      </w:r>
      <w:r w:rsidRPr="00B21BBE">
        <w:rPr>
          <w:highlight w:val="lightGray"/>
          <w:lang w:val="en-GB"/>
        </w:rPr>
        <w:instrText>REF a955312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12.2</w:t>
      </w:r>
      <w:r w:rsidRPr="00B21BBE">
        <w:rPr>
          <w:lang w:val="en-GB"/>
        </w:rPr>
        <w:fldChar w:fldCharType="end"/>
      </w:r>
      <w:r w:rsidRPr="00B21BBE">
        <w:rPr>
          <w:lang w:val="en-GB"/>
        </w:rPr>
        <w:t>.</w:t>
      </w:r>
      <w:bookmarkEnd w:id="97"/>
    </w:p>
    <w:p w14:paraId="4F1108CE" w14:textId="77777777" w:rsidR="005772A2" w:rsidRPr="00B21BBE" w:rsidRDefault="0089015A">
      <w:pPr>
        <w:pStyle w:val="Untitledsubclause1"/>
        <w:rPr>
          <w:lang w:val="en-GB"/>
        </w:rPr>
      </w:pPr>
      <w:bookmarkStart w:id="98" w:name="a955312"/>
      <w:r w:rsidRPr="74B0A43C">
        <w:rPr>
          <w:lang w:val="en-GB"/>
        </w:rPr>
        <w:t>Each party may disclose the other party's confidential information:</w:t>
      </w:r>
      <w:bookmarkEnd w:id="98"/>
    </w:p>
    <w:p w14:paraId="5B8BAC36" w14:textId="29409011" w:rsidR="005772A2" w:rsidRPr="00B21BBE" w:rsidRDefault="0089015A">
      <w:pPr>
        <w:pStyle w:val="Untitledsubclause2"/>
        <w:rPr>
          <w:lang w:val="en-GB"/>
        </w:rPr>
      </w:pPr>
      <w:bookmarkStart w:id="99" w:name="a931620"/>
      <w:r w:rsidRPr="00B21BBE">
        <w:rPr>
          <w:lang w:val="en-GB"/>
        </w:rPr>
        <w:t xml:space="preserve">to its employees, officers, </w:t>
      </w:r>
      <w:proofErr w:type="gramStart"/>
      <w:r w:rsidRPr="00B21BBE">
        <w:rPr>
          <w:lang w:val="en-GB"/>
        </w:rPr>
        <w:t>representatives</w:t>
      </w:r>
      <w:proofErr w:type="gramEnd"/>
      <w:r w:rsidRPr="00B21BBE">
        <w:rPr>
          <w:lang w:val="en-GB"/>
        </w:rPr>
        <w:t xml:space="preserve"> or advisers who need to know such information for the purposes of exercising the party's rights or carrying out its obligations under or in connection with this agreement, and only to the extent necessary to perform these rights and obligations. Each party shall ensure that its employees, officers, </w:t>
      </w:r>
      <w:proofErr w:type="gramStart"/>
      <w:r w:rsidRPr="00B21BBE">
        <w:rPr>
          <w:lang w:val="en-GB"/>
        </w:rPr>
        <w:t>representatives</w:t>
      </w:r>
      <w:proofErr w:type="gramEnd"/>
      <w:r w:rsidRPr="00B21BBE">
        <w:rPr>
          <w:lang w:val="en-GB"/>
        </w:rPr>
        <w:t xml:space="preserve"> or advisers to whom it discloses the other party's confidential information comply with this clause </w:t>
      </w:r>
      <w:r w:rsidRPr="00B21BBE">
        <w:rPr>
          <w:lang w:val="en-GB"/>
        </w:rPr>
        <w:fldChar w:fldCharType="begin"/>
      </w:r>
      <w:r w:rsidRPr="00B21BBE">
        <w:rPr>
          <w:highlight w:val="lightGray"/>
          <w:lang w:val="en-GB"/>
        </w:rPr>
        <w:instrText>REF a737881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w:t>
      </w:r>
      <w:r w:rsidRPr="00B21BBE">
        <w:rPr>
          <w:lang w:val="en-GB"/>
        </w:rPr>
        <w:fldChar w:fldCharType="end"/>
      </w:r>
      <w:r w:rsidRPr="00B21BBE">
        <w:rPr>
          <w:lang w:val="en-GB"/>
        </w:rPr>
        <w:t>; and</w:t>
      </w:r>
      <w:bookmarkEnd w:id="99"/>
    </w:p>
    <w:p w14:paraId="185A8A9B" w14:textId="77777777" w:rsidR="005772A2" w:rsidRPr="00B21BBE" w:rsidRDefault="0089015A">
      <w:pPr>
        <w:pStyle w:val="Untitledsubclause2"/>
        <w:rPr>
          <w:lang w:val="en-GB"/>
        </w:rPr>
      </w:pPr>
      <w:bookmarkStart w:id="100" w:name="a274134"/>
      <w:r w:rsidRPr="74B0A43C">
        <w:rPr>
          <w:lang w:val="en-GB"/>
        </w:rPr>
        <w:t>as may be required by law, a court of competent jurisdiction or any governmental or regulatory authority.</w:t>
      </w:r>
      <w:bookmarkEnd w:id="100"/>
    </w:p>
    <w:p w14:paraId="648420DE" w14:textId="77777777" w:rsidR="005772A2" w:rsidRPr="00B21BBE" w:rsidRDefault="0089015A">
      <w:pPr>
        <w:pStyle w:val="Untitledsubclause1"/>
        <w:rPr>
          <w:lang w:val="en-GB"/>
        </w:rPr>
      </w:pPr>
      <w:bookmarkStart w:id="101" w:name="a1019497"/>
      <w:r w:rsidRPr="74B0A43C">
        <w:rPr>
          <w:lang w:val="en-GB"/>
        </w:rPr>
        <w:t>No party shall use any other party's confidential information for any purpose other than to exercise its rights and perform its obligations under or in connection with this agreement.</w:t>
      </w:r>
      <w:bookmarkEnd w:id="101"/>
    </w:p>
    <w:p w14:paraId="2BD9A5C3" w14:textId="77777777" w:rsidR="005772A2" w:rsidRPr="00B21BBE" w:rsidRDefault="0089015A">
      <w:pPr>
        <w:pStyle w:val="TitleClause"/>
        <w:rPr>
          <w:lang w:val="en-GB"/>
        </w:rPr>
      </w:pPr>
      <w:bookmarkStart w:id="102" w:name="_Ref39656074"/>
      <w:r w:rsidRPr="74B0A43C">
        <w:rPr>
          <w:lang w:val="en-GB"/>
        </w:rPr>
        <w:t>Non-solicitation</w:t>
      </w:r>
      <w:bookmarkEnd w:id="102"/>
    </w:p>
    <w:p w14:paraId="57B900C1" w14:textId="37113FBA" w:rsidR="005772A2" w:rsidRPr="00B21BBE" w:rsidRDefault="00B2621C">
      <w:pPr>
        <w:pStyle w:val="Untitledsubclause1"/>
        <w:rPr>
          <w:lang w:val="en-GB"/>
        </w:rPr>
      </w:pPr>
      <w:r>
        <w:rPr>
          <w:lang w:val="en-GB"/>
        </w:rPr>
        <w:t xml:space="preserve">Save for any </w:t>
      </w:r>
      <w:r w:rsidR="00567D30">
        <w:rPr>
          <w:lang w:val="en-GB"/>
        </w:rPr>
        <w:t>future agreements between parties,</w:t>
      </w:r>
      <w:r>
        <w:rPr>
          <w:lang w:val="en-GB"/>
        </w:rPr>
        <w:t xml:space="preserve"> </w:t>
      </w:r>
      <w:r w:rsidR="00567D30">
        <w:rPr>
          <w:lang w:val="en-GB"/>
        </w:rPr>
        <w:t>b</w:t>
      </w:r>
      <w:r w:rsidR="00567D30" w:rsidRPr="74B0A43C">
        <w:rPr>
          <w:lang w:val="en-GB"/>
        </w:rPr>
        <w:t xml:space="preserve">oth </w:t>
      </w:r>
      <w:r w:rsidR="0089015A" w:rsidRPr="74B0A43C">
        <w:rPr>
          <w:lang w:val="en-GB"/>
        </w:rPr>
        <w:t>parties agree that during the term of Agreement and for a period of 12</w:t>
      </w:r>
      <w:r w:rsidR="0089015A" w:rsidRPr="00EE7A68">
        <w:rPr>
          <w:color w:val="000000" w:themeColor="text1"/>
          <w:lang w:val="en-GB"/>
        </w:rPr>
        <w:t xml:space="preserve"> months </w:t>
      </w:r>
      <w:r w:rsidR="0089015A" w:rsidRPr="74B0A43C">
        <w:rPr>
          <w:lang w:val="en-GB"/>
        </w:rPr>
        <w:t>after its termination, for whatever reason of such termination, they shall not, without prior written consent, either directly or indirectly, entice or attempt to entice away employees or contractors of the other party for his own account or any other company affiliated with the party or for a third party, or cause them to terminate their contracts with the other party or any company affiliated with the other party.</w:t>
      </w:r>
    </w:p>
    <w:p w14:paraId="6F5EE0ED" w14:textId="70CB67DF" w:rsidR="005772A2" w:rsidRPr="00B21BBE" w:rsidRDefault="0089015A">
      <w:pPr>
        <w:pStyle w:val="Untitledsubclause1"/>
        <w:rPr>
          <w:lang w:val="en-GB"/>
        </w:rPr>
      </w:pPr>
      <w:r w:rsidRPr="00B21BBE">
        <w:rPr>
          <w:lang w:val="en-GB"/>
        </w:rPr>
        <w:t>If a party is in breach of any of the provisions of this sec. </w:t>
      </w:r>
      <w:r w:rsidRPr="00B21BBE">
        <w:rPr>
          <w:lang w:val="en-GB"/>
        </w:rPr>
        <w:fldChar w:fldCharType="begin"/>
      </w:r>
      <w:r w:rsidRPr="00B21BBE">
        <w:rPr>
          <w:lang w:val="en-GB"/>
        </w:rPr>
        <w:instrText xml:space="preserve"> REF _Ref39656074 \r \h </w:instrText>
      </w:r>
      <w:r w:rsidRPr="00B21BBE">
        <w:rPr>
          <w:lang w:val="en-GB"/>
        </w:rPr>
      </w:r>
      <w:r w:rsidRPr="00B21BBE">
        <w:rPr>
          <w:lang w:val="en-GB"/>
        </w:rPr>
        <w:fldChar w:fldCharType="separate"/>
      </w:r>
      <w:r w:rsidR="00140B34">
        <w:rPr>
          <w:lang w:val="en-GB"/>
        </w:rPr>
        <w:t>13</w:t>
      </w:r>
      <w:r w:rsidRPr="00B21BBE">
        <w:rPr>
          <w:lang w:val="en-GB"/>
        </w:rPr>
        <w:fldChar w:fldCharType="end"/>
      </w:r>
      <w:r w:rsidRPr="00B21BBE">
        <w:rPr>
          <w:lang w:val="en-GB"/>
        </w:rPr>
        <w:t xml:space="preserve">, they must, on the other party demand, pay a penalty being the equivalent of </w:t>
      </w:r>
      <w:r w:rsidRPr="74B0A43C">
        <w:rPr>
          <w:lang w:val="en-GB"/>
        </w:rPr>
        <w:t>the sixfold of</w:t>
      </w:r>
    </w:p>
    <w:p w14:paraId="25E7C4C2" w14:textId="77777777" w:rsidR="005772A2" w:rsidRPr="00B21BBE" w:rsidRDefault="0089015A">
      <w:pPr>
        <w:pStyle w:val="Untitledsubclause2"/>
        <w:rPr>
          <w:lang w:val="en-GB"/>
        </w:rPr>
      </w:pPr>
      <w:r w:rsidRPr="74B0A43C">
        <w:rPr>
          <w:lang w:val="en-GB"/>
        </w:rPr>
        <w:t>an average value of a prorated monthly invoice issued for the services fulfilled by a person concerned</w:t>
      </w:r>
    </w:p>
    <w:p w14:paraId="4774063E" w14:textId="77777777" w:rsidR="005772A2" w:rsidRPr="00B21BBE" w:rsidRDefault="0089015A">
      <w:pPr>
        <w:pStyle w:val="Untitledsubclause2"/>
        <w:rPr>
          <w:lang w:val="en-GB"/>
        </w:rPr>
      </w:pPr>
      <w:r w:rsidRPr="74B0A43C">
        <w:rPr>
          <w:lang w:val="en-GB"/>
        </w:rPr>
        <w:t>a monthly remuneration offered to a person if such services were not provided</w:t>
      </w:r>
    </w:p>
    <w:p w14:paraId="4920421A" w14:textId="77777777" w:rsidR="005772A2" w:rsidRPr="00B21BBE" w:rsidRDefault="0089015A">
      <w:pPr>
        <w:pStyle w:val="Untitledsubclause2"/>
        <w:numPr>
          <w:ilvl w:val="0"/>
          <w:numId w:val="0"/>
        </w:numPr>
        <w:ind w:left="994"/>
        <w:outlineLvl w:val="1"/>
        <w:rPr>
          <w:rFonts w:ascii="Calibri" w:eastAsia="Calibri" w:hAnsi="Calibri"/>
          <w:color w:val="000000"/>
          <w:lang w:val="en-GB"/>
        </w:rPr>
      </w:pPr>
      <w:r w:rsidRPr="00B21BBE">
        <w:rPr>
          <w:lang w:val="en-GB"/>
        </w:rPr>
        <w:t xml:space="preserve">for each such breach. </w:t>
      </w:r>
    </w:p>
    <w:p w14:paraId="7594C785" w14:textId="77777777" w:rsidR="005772A2" w:rsidRPr="00B21BBE" w:rsidRDefault="0089015A">
      <w:pPr>
        <w:pStyle w:val="Untitledsubclause1"/>
        <w:rPr>
          <w:lang w:val="en-GB"/>
        </w:rPr>
      </w:pPr>
      <w:r w:rsidRPr="74B0A43C">
        <w:rPr>
          <w:lang w:val="en-GB"/>
        </w:rPr>
        <w:t>The payment of any damages shall not affect each party’s right to take further action related to the breach.</w:t>
      </w:r>
    </w:p>
    <w:p w14:paraId="67B71E9E" w14:textId="78666140" w:rsidR="005772A2" w:rsidRPr="00B21BBE" w:rsidRDefault="0089015A">
      <w:pPr>
        <w:pStyle w:val="TitleClause"/>
        <w:rPr>
          <w:lang w:val="en-GB"/>
        </w:rPr>
      </w:pPr>
      <w:bookmarkStart w:id="103" w:name="a151117"/>
      <w:bookmarkStart w:id="104" w:name="_Toc256000015"/>
      <w:r w:rsidRPr="74B0A43C">
        <w:rPr>
          <w:lang w:val="en-GB"/>
        </w:rPr>
        <w:lastRenderedPageBreak/>
        <w:t>Termination</w:t>
      </w:r>
      <w:bookmarkStart w:id="105" w:name="a743645"/>
      <w:bookmarkEnd w:id="103"/>
      <w:bookmarkEnd w:id="104"/>
      <w:r w:rsidR="00691786">
        <w:rPr>
          <w:lang w:val="en-GB"/>
        </w:rPr>
        <w:t xml:space="preserve"> with immediate effect</w:t>
      </w:r>
    </w:p>
    <w:p w14:paraId="771E836A" w14:textId="77777777" w:rsidR="005772A2" w:rsidRPr="00B21BBE" w:rsidRDefault="0089015A">
      <w:pPr>
        <w:pStyle w:val="Untitledsubclause1"/>
        <w:rPr>
          <w:lang w:val="en-GB"/>
        </w:rPr>
      </w:pPr>
      <w:r w:rsidRPr="74B0A43C">
        <w:rPr>
          <w:lang w:val="en-GB"/>
        </w:rPr>
        <w:t>Without affecting any other right or remedy available to it, either party may terminate this agreement with immediate effect by giving written notice to the other party if:</w:t>
      </w:r>
      <w:bookmarkEnd w:id="105"/>
    </w:p>
    <w:p w14:paraId="4FACC068" w14:textId="567400CC" w:rsidR="10327FDD" w:rsidRPr="00EE7A68" w:rsidRDefault="10327FDD" w:rsidP="00EE7A68">
      <w:pPr>
        <w:pStyle w:val="Untitledsubclause2"/>
        <w:numPr>
          <w:ilvl w:val="2"/>
          <w:numId w:val="0"/>
        </w:numPr>
        <w:ind w:left="1200"/>
      </w:pPr>
    </w:p>
    <w:p w14:paraId="68A4688D" w14:textId="77777777" w:rsidR="005772A2" w:rsidRPr="00B21BBE" w:rsidRDefault="0089015A">
      <w:pPr>
        <w:pStyle w:val="Untitledsubclause2"/>
        <w:rPr>
          <w:lang w:val="en-GB"/>
        </w:rPr>
      </w:pPr>
      <w:r w:rsidRPr="74B0A43C">
        <w:rPr>
          <w:lang w:val="en-GB"/>
        </w:rPr>
        <w:fldChar w:fldCharType="begin"/>
      </w:r>
      <w:r w:rsidRPr="74B0A43C">
        <w:rPr>
          <w:lang w:val="en-GB"/>
        </w:rPr>
        <w:fldChar w:fldCharType="end"/>
      </w:r>
      <w:bookmarkStart w:id="106" w:name="a149482"/>
      <w:r w:rsidRPr="74B0A43C">
        <w:rPr>
          <w:lang w:val="en-GB"/>
        </w:rPr>
        <w:t xml:space="preserve">the other party fails to pay any amount due under this agreement on the due date for payment and remains in default not less than 30 days after being notified in writing to make such </w:t>
      </w:r>
      <w:proofErr w:type="gramStart"/>
      <w:r w:rsidRPr="74B0A43C">
        <w:rPr>
          <w:lang w:val="en-GB"/>
        </w:rPr>
        <w:t>payment;</w:t>
      </w:r>
      <w:bookmarkEnd w:id="106"/>
      <w:proofErr w:type="gramEnd"/>
    </w:p>
    <w:p w14:paraId="064BCA8F" w14:textId="77777777" w:rsidR="005772A2" w:rsidRPr="00B21BBE" w:rsidRDefault="0089015A">
      <w:pPr>
        <w:pStyle w:val="Untitledsubclause2"/>
        <w:rPr>
          <w:lang w:val="en-GB"/>
        </w:rPr>
      </w:pPr>
      <w:bookmarkStart w:id="107" w:name="a544691"/>
      <w:r w:rsidRPr="74B0A43C">
        <w:rPr>
          <w:lang w:val="en-GB"/>
        </w:rPr>
        <w:t xml:space="preserve">the other party commits a material breach of any other term of this agreement which breach is irremediable or (if such breach is remediable) fails to remedy that breach within a period of 30 days after being notified in writing to do </w:t>
      </w:r>
      <w:proofErr w:type="gramStart"/>
      <w:r w:rsidRPr="74B0A43C">
        <w:rPr>
          <w:lang w:val="en-GB"/>
        </w:rPr>
        <w:t>so;</w:t>
      </w:r>
      <w:bookmarkEnd w:id="107"/>
      <w:proofErr w:type="gramEnd"/>
    </w:p>
    <w:p w14:paraId="24A6818E" w14:textId="77777777" w:rsidR="005772A2" w:rsidRPr="00B21BBE" w:rsidRDefault="0089015A">
      <w:pPr>
        <w:pStyle w:val="Untitledsubclause2"/>
        <w:rPr>
          <w:lang w:val="en-GB"/>
        </w:rPr>
      </w:pPr>
      <w:r w:rsidRPr="74B0A43C">
        <w:rPr>
          <w:lang w:val="en-GB"/>
        </w:rPr>
        <w:fldChar w:fldCharType="begin"/>
      </w:r>
      <w:r w:rsidRPr="74B0A43C">
        <w:rPr>
          <w:lang w:val="en-GB"/>
        </w:rPr>
        <w:fldChar w:fldCharType="end"/>
      </w:r>
      <w:bookmarkStart w:id="108" w:name="a169183"/>
      <w:r w:rsidRPr="74B0A43C">
        <w:rPr>
          <w:lang w:val="en-GB"/>
        </w:rPr>
        <w:t xml:space="preserve">the other party repeatedly breaches any of the terms of this agreement in such a manner as to reasonably justify the opinion that its conduct is inconsistent with it having the intention or ability to give effect to the terms of this </w:t>
      </w:r>
      <w:proofErr w:type="gramStart"/>
      <w:r w:rsidRPr="74B0A43C">
        <w:rPr>
          <w:lang w:val="en-GB"/>
        </w:rPr>
        <w:t>agreement;</w:t>
      </w:r>
      <w:bookmarkEnd w:id="108"/>
      <w:proofErr w:type="gramEnd"/>
    </w:p>
    <w:p w14:paraId="22C4E181" w14:textId="77777777" w:rsidR="005772A2" w:rsidRPr="00B21BBE" w:rsidRDefault="0089015A">
      <w:pPr>
        <w:pStyle w:val="Untitledsubclause2"/>
        <w:rPr>
          <w:lang w:val="en-GB"/>
        </w:rPr>
      </w:pPr>
      <w:bookmarkStart w:id="109" w:name="a804694"/>
      <w:r w:rsidRPr="74B0A43C">
        <w:rPr>
          <w:lang w:val="en-GB"/>
        </w:rPr>
        <w:t>the other party suspends, or threatens to suspend, payment of its debts or is unable to pay its debts as they fall due or admits inability to pay its debts or (being a company or limited liability partnership) is deemed unable to pay its debts within the meaning of the Polish Bankruptcy Law (Journal of Laws of 2017, item 2344 as amended</w:t>
      </w:r>
      <w:proofErr w:type="gramStart"/>
      <w:r w:rsidRPr="74B0A43C">
        <w:rPr>
          <w:lang w:val="en-GB"/>
        </w:rPr>
        <w:t>);</w:t>
      </w:r>
      <w:bookmarkEnd w:id="109"/>
      <w:proofErr w:type="gramEnd"/>
    </w:p>
    <w:p w14:paraId="760BDF30" w14:textId="77777777" w:rsidR="005772A2" w:rsidRPr="00B21BBE" w:rsidRDefault="0089015A">
      <w:pPr>
        <w:pStyle w:val="Untitledsubclause2"/>
        <w:rPr>
          <w:lang w:val="en-GB"/>
        </w:rPr>
      </w:pPr>
      <w:bookmarkStart w:id="110" w:name="a881847"/>
      <w:r w:rsidRPr="74B0A43C">
        <w:rPr>
          <w:lang w:val="en-GB"/>
        </w:rPr>
        <w:t xml:space="preserve">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w:t>
      </w:r>
      <w:proofErr w:type="gramStart"/>
      <w:r w:rsidRPr="74B0A43C">
        <w:rPr>
          <w:lang w:val="en-GB"/>
        </w:rPr>
        <w:t>party;</w:t>
      </w:r>
      <w:bookmarkEnd w:id="110"/>
      <w:proofErr w:type="gramEnd"/>
    </w:p>
    <w:p w14:paraId="407E1FA9" w14:textId="77777777" w:rsidR="005772A2" w:rsidRPr="00B21BBE" w:rsidRDefault="0089015A">
      <w:pPr>
        <w:pStyle w:val="Untitledsubclause2"/>
        <w:rPr>
          <w:lang w:val="en-GB"/>
        </w:rPr>
      </w:pPr>
      <w:bookmarkStart w:id="111" w:name="a893796"/>
      <w:r w:rsidRPr="74B0A43C">
        <w:rPr>
          <w:lang w:val="en-GB"/>
        </w:rPr>
        <w:t xml:space="preserve">a petition is filed, a notice is given, a resolution is passed, or an order is made, for or in connection with the winding up of that other party (being a company) other than for the sole purpose of a scheme for a solvent amalgamation of that other party with one or more other companies or the solvent reconstruction of that other </w:t>
      </w:r>
      <w:proofErr w:type="gramStart"/>
      <w:r w:rsidRPr="74B0A43C">
        <w:rPr>
          <w:lang w:val="en-GB"/>
        </w:rPr>
        <w:t>party;</w:t>
      </w:r>
      <w:bookmarkEnd w:id="111"/>
      <w:proofErr w:type="gramEnd"/>
    </w:p>
    <w:p w14:paraId="41916D89" w14:textId="77777777" w:rsidR="005772A2" w:rsidRPr="00B21BBE" w:rsidRDefault="0089015A">
      <w:pPr>
        <w:pStyle w:val="Untitledsubclause2"/>
        <w:rPr>
          <w:lang w:val="en-GB"/>
        </w:rPr>
      </w:pPr>
      <w:bookmarkStart w:id="112" w:name="a303363"/>
      <w:r w:rsidRPr="74B0A43C">
        <w:rPr>
          <w:lang w:val="en-GB"/>
        </w:rPr>
        <w:t>an application is made to court, or an order is made, for the appointment of an administrator, or if a notice of intention to appoint an administrator is given or if an administrator is appointed, over the other party (being a company</w:t>
      </w:r>
      <w:proofErr w:type="gramStart"/>
      <w:r w:rsidRPr="74B0A43C">
        <w:rPr>
          <w:lang w:val="en-GB"/>
        </w:rPr>
        <w:t>);</w:t>
      </w:r>
      <w:bookmarkEnd w:id="112"/>
      <w:proofErr w:type="gramEnd"/>
    </w:p>
    <w:p w14:paraId="03240421" w14:textId="77777777" w:rsidR="005772A2" w:rsidRPr="00B21BBE" w:rsidRDefault="0089015A">
      <w:pPr>
        <w:pStyle w:val="Untitledsubclause2"/>
        <w:rPr>
          <w:lang w:val="en-GB"/>
        </w:rPr>
      </w:pPr>
      <w:bookmarkStart w:id="113" w:name="a771515"/>
      <w:r w:rsidRPr="74B0A43C">
        <w:rPr>
          <w:lang w:val="en-GB"/>
        </w:rPr>
        <w:t xml:space="preserve">the holder of a charge over the assets (Polish: </w:t>
      </w:r>
      <w:proofErr w:type="spellStart"/>
      <w:r w:rsidRPr="74B0A43C">
        <w:rPr>
          <w:i/>
          <w:iCs/>
          <w:lang w:val="en-GB"/>
        </w:rPr>
        <w:t>zastaw</w:t>
      </w:r>
      <w:proofErr w:type="spellEnd"/>
      <w:r w:rsidRPr="74B0A43C">
        <w:rPr>
          <w:i/>
          <w:iCs/>
          <w:lang w:val="en-GB"/>
        </w:rPr>
        <w:t xml:space="preserve"> </w:t>
      </w:r>
      <w:proofErr w:type="spellStart"/>
      <w:r w:rsidRPr="74B0A43C">
        <w:rPr>
          <w:i/>
          <w:iCs/>
          <w:lang w:val="en-GB"/>
        </w:rPr>
        <w:t>rejestrowy</w:t>
      </w:r>
      <w:proofErr w:type="spellEnd"/>
      <w:r w:rsidRPr="74B0A43C">
        <w:rPr>
          <w:lang w:val="en-GB"/>
        </w:rPr>
        <w:t xml:space="preserve">) of that other party (being a company) has become entitled to appoint or has appointed an administrative </w:t>
      </w:r>
      <w:proofErr w:type="gramStart"/>
      <w:r w:rsidRPr="74B0A43C">
        <w:rPr>
          <w:lang w:val="en-GB"/>
        </w:rPr>
        <w:t>receiver;</w:t>
      </w:r>
      <w:bookmarkEnd w:id="113"/>
      <w:proofErr w:type="gramEnd"/>
    </w:p>
    <w:p w14:paraId="17BF13EC" w14:textId="77777777" w:rsidR="005772A2" w:rsidRPr="00B21BBE" w:rsidRDefault="0089015A">
      <w:pPr>
        <w:pStyle w:val="Untitledsubclause2"/>
        <w:rPr>
          <w:lang w:val="en-GB"/>
        </w:rPr>
      </w:pPr>
      <w:bookmarkStart w:id="114" w:name="a104408"/>
      <w:r w:rsidRPr="74B0A43C">
        <w:rPr>
          <w:lang w:val="en-GB"/>
        </w:rPr>
        <w:lastRenderedPageBreak/>
        <w:t xml:space="preserve">a person becomes entitled to appoint a receiver over all or any of the assets of the other party or a receiver is appointed over all or any of the assets of the other </w:t>
      </w:r>
      <w:proofErr w:type="gramStart"/>
      <w:r w:rsidRPr="74B0A43C">
        <w:rPr>
          <w:lang w:val="en-GB"/>
        </w:rPr>
        <w:t>party;</w:t>
      </w:r>
      <w:bookmarkEnd w:id="114"/>
      <w:proofErr w:type="gramEnd"/>
    </w:p>
    <w:p w14:paraId="186C057A" w14:textId="77777777" w:rsidR="005772A2" w:rsidRPr="00B21BBE" w:rsidRDefault="0089015A">
      <w:pPr>
        <w:pStyle w:val="Untitledsubclause2"/>
        <w:rPr>
          <w:lang w:val="en-GB"/>
        </w:rPr>
      </w:pPr>
      <w:bookmarkStart w:id="115" w:name="a494390"/>
      <w:r w:rsidRPr="74B0A43C">
        <w:rPr>
          <w:lang w:val="en-GB"/>
        </w:rPr>
        <w:t xml:space="preserve">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w:t>
      </w:r>
      <w:proofErr w:type="gramStart"/>
      <w:r w:rsidRPr="74B0A43C">
        <w:rPr>
          <w:lang w:val="en-GB"/>
        </w:rPr>
        <w:t>days;</w:t>
      </w:r>
      <w:bookmarkEnd w:id="115"/>
      <w:proofErr w:type="gramEnd"/>
    </w:p>
    <w:p w14:paraId="031AE168" w14:textId="530B8D57" w:rsidR="005772A2" w:rsidRPr="00B21BBE" w:rsidRDefault="0089015A">
      <w:pPr>
        <w:pStyle w:val="Untitledsubclause2"/>
        <w:rPr>
          <w:lang w:val="en-GB"/>
        </w:rPr>
      </w:pPr>
      <w:bookmarkStart w:id="116" w:name="a919817"/>
      <w:r w:rsidRPr="00B21BBE">
        <w:rPr>
          <w:lang w:val="en-GB"/>
        </w:rPr>
        <w:t xml:space="preserve">any event occurs, or proceeding is taken, with respect to the other party in any jurisdiction to which it is subject that has an effect equivalent or similar to any of the events mentioned in clause </w:t>
      </w:r>
      <w:r w:rsidR="000119D8" w:rsidRPr="00B21BBE">
        <w:rPr>
          <w:lang w:val="en-GB"/>
        </w:rPr>
        <w:t>1</w:t>
      </w:r>
      <w:r w:rsidR="000119D8">
        <w:rPr>
          <w:lang w:val="en-GB"/>
        </w:rPr>
        <w:t>4</w:t>
      </w:r>
      <w:r w:rsidRPr="00B21BBE">
        <w:rPr>
          <w:lang w:val="en-GB"/>
        </w:rPr>
        <w:t>.1</w:t>
      </w:r>
      <w:r w:rsidRPr="00B21BBE">
        <w:rPr>
          <w:lang w:val="en-GB"/>
        </w:rPr>
        <w:fldChar w:fldCharType="begin"/>
      </w:r>
      <w:r w:rsidRPr="00B21BBE">
        <w:rPr>
          <w:highlight w:val="lightGray"/>
          <w:lang w:val="en-GB"/>
        </w:rPr>
        <w:instrText>REF a804694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(d)</w:t>
      </w:r>
      <w:r w:rsidRPr="00B21BBE">
        <w:rPr>
          <w:lang w:val="en-GB"/>
        </w:rPr>
        <w:fldChar w:fldCharType="end"/>
      </w:r>
      <w:r w:rsidRPr="00B21BBE">
        <w:rPr>
          <w:lang w:val="en-GB"/>
        </w:rPr>
        <w:t xml:space="preserve"> to clause </w:t>
      </w:r>
      <w:r w:rsidR="000119D8" w:rsidRPr="00B21BBE">
        <w:rPr>
          <w:lang w:val="en-GB"/>
        </w:rPr>
        <w:t>1</w:t>
      </w:r>
      <w:r w:rsidR="000119D8">
        <w:rPr>
          <w:lang w:val="en-GB"/>
        </w:rPr>
        <w:t>4</w:t>
      </w:r>
      <w:r w:rsidRPr="00B21BBE">
        <w:rPr>
          <w:lang w:val="en-GB"/>
        </w:rPr>
        <w:t>.1</w:t>
      </w:r>
      <w:r w:rsidRPr="00B21BBE">
        <w:rPr>
          <w:lang w:val="en-GB"/>
        </w:rPr>
        <w:fldChar w:fldCharType="begin"/>
      </w:r>
      <w:r w:rsidRPr="00B21BBE">
        <w:rPr>
          <w:highlight w:val="lightGray"/>
          <w:lang w:val="en-GB"/>
        </w:rPr>
        <w:instrText>REF a494390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(j)</w:t>
      </w:r>
      <w:r w:rsidRPr="00B21BBE">
        <w:rPr>
          <w:lang w:val="en-GB"/>
        </w:rPr>
        <w:fldChar w:fldCharType="end"/>
      </w:r>
      <w:r w:rsidRPr="00B21BBE">
        <w:rPr>
          <w:lang w:val="en-GB"/>
        </w:rPr>
        <w:t xml:space="preserve"> (inclusive); </w:t>
      </w:r>
      <w:bookmarkEnd w:id="116"/>
      <w:r w:rsidRPr="00B21BBE">
        <w:rPr>
          <w:lang w:val="en-GB"/>
        </w:rPr>
        <w:t>or</w:t>
      </w:r>
    </w:p>
    <w:p w14:paraId="3945FC38" w14:textId="77777777" w:rsidR="005772A2" w:rsidRPr="00B21BBE" w:rsidRDefault="0089015A">
      <w:pPr>
        <w:pStyle w:val="Untitledsubclause2"/>
        <w:rPr>
          <w:lang w:val="en-GB"/>
        </w:rPr>
      </w:pPr>
      <w:bookmarkStart w:id="117" w:name="a128688"/>
      <w:r w:rsidRPr="74B0A43C">
        <w:rPr>
          <w:lang w:val="en-GB"/>
        </w:rPr>
        <w:t>the other party suspends or ceases, or threatens to suspend or cease, carrying on all or a substantial part of its business.</w:t>
      </w:r>
      <w:bookmarkEnd w:id="117"/>
    </w:p>
    <w:p w14:paraId="4CE9B4FB" w14:textId="77777777" w:rsidR="005772A2" w:rsidRPr="00B21BBE" w:rsidRDefault="0089015A">
      <w:pPr>
        <w:pStyle w:val="Untitledsubclause1"/>
        <w:rPr>
          <w:lang w:val="en-GB"/>
        </w:rPr>
      </w:pPr>
      <w:bookmarkStart w:id="118" w:name="a1021955"/>
      <w:r w:rsidRPr="74B0A43C">
        <w:rPr>
          <w:lang w:val="en-GB"/>
        </w:rPr>
        <w:t>Without affecting any other right or remedy available to it, Client may terminate this agreement with immediate effect by giving written notice to MOTIFE if</w:t>
      </w:r>
      <w:bookmarkEnd w:id="118"/>
      <w:r w:rsidRPr="74B0A43C">
        <w:rPr>
          <w:lang w:val="en-GB"/>
        </w:rPr>
        <w:t xml:space="preserve"> there is a Change of Control of MOTIFE</w:t>
      </w:r>
      <w:bookmarkStart w:id="119" w:name="a630654"/>
      <w:r w:rsidRPr="74B0A43C">
        <w:rPr>
          <w:lang w:val="en-GB"/>
        </w:rPr>
        <w:t>.</w:t>
      </w:r>
    </w:p>
    <w:p w14:paraId="33556804" w14:textId="77777777" w:rsidR="005772A2" w:rsidRPr="00B21BBE" w:rsidRDefault="0089015A">
      <w:pPr>
        <w:pStyle w:val="TitleClause"/>
        <w:rPr>
          <w:lang w:val="en-GB"/>
        </w:rPr>
      </w:pPr>
      <w:bookmarkStart w:id="120" w:name="a954150"/>
      <w:bookmarkStart w:id="121" w:name="_Toc256000016"/>
      <w:bookmarkEnd w:id="119"/>
      <w:r w:rsidRPr="74B0A43C">
        <w:rPr>
          <w:lang w:val="en-GB"/>
        </w:rPr>
        <w:t>Consequences of termination</w:t>
      </w:r>
      <w:bookmarkEnd w:id="120"/>
      <w:bookmarkEnd w:id="121"/>
    </w:p>
    <w:p w14:paraId="6E843991" w14:textId="77777777" w:rsidR="005772A2" w:rsidRPr="00B21BBE" w:rsidRDefault="0089015A">
      <w:pPr>
        <w:pStyle w:val="Untitledsubclause1"/>
        <w:rPr>
          <w:lang w:val="en-GB"/>
        </w:rPr>
      </w:pPr>
      <w:bookmarkStart w:id="122" w:name="a942815"/>
      <w:r w:rsidRPr="74B0A43C">
        <w:rPr>
          <w:lang w:val="en-GB"/>
        </w:rPr>
        <w:t xml:space="preserve">On termination or expiry of this agreement for any reason: </w:t>
      </w:r>
      <w:bookmarkEnd w:id="122"/>
    </w:p>
    <w:p w14:paraId="61A160E4" w14:textId="77777777" w:rsidR="005772A2" w:rsidRPr="00B21BBE" w:rsidRDefault="0089015A">
      <w:pPr>
        <w:pStyle w:val="Untitledsubclause2"/>
        <w:rPr>
          <w:lang w:val="en-GB"/>
        </w:rPr>
      </w:pPr>
      <w:bookmarkStart w:id="123" w:name="a599492"/>
      <w:r w:rsidRPr="74B0A43C">
        <w:rPr>
          <w:lang w:val="en-GB"/>
        </w:rPr>
        <w:t xml:space="preserve">MOTIFE shall, within 14 days, deliver to Client all Deliverables </w:t>
      </w:r>
      <w:proofErr w:type="gramStart"/>
      <w:r w:rsidRPr="74B0A43C">
        <w:rPr>
          <w:lang w:val="en-GB"/>
        </w:rPr>
        <w:t>whether or not</w:t>
      </w:r>
      <w:proofErr w:type="gramEnd"/>
      <w:r w:rsidRPr="74B0A43C">
        <w:rPr>
          <w:lang w:val="en-GB"/>
        </w:rPr>
        <w:t xml:space="preserve"> then complete, and return all of Client’s Materials and Client’s Equipment. If MOTIFE fails to do so, then Client may enter MOTIFE’s premises and take possession of </w:t>
      </w:r>
      <w:proofErr w:type="gramStart"/>
      <w:r w:rsidRPr="74B0A43C">
        <w:rPr>
          <w:lang w:val="en-GB"/>
        </w:rPr>
        <w:t>them</w:t>
      </w:r>
      <w:bookmarkEnd w:id="123"/>
      <w:r w:rsidRPr="74B0A43C">
        <w:rPr>
          <w:lang w:val="en-GB"/>
        </w:rPr>
        <w:t>;</w:t>
      </w:r>
      <w:proofErr w:type="gramEnd"/>
    </w:p>
    <w:p w14:paraId="070EF65B" w14:textId="77777777" w:rsidR="005772A2" w:rsidRPr="00B21BBE" w:rsidRDefault="0089015A">
      <w:pPr>
        <w:pStyle w:val="Untitledsubclause2"/>
        <w:rPr>
          <w:lang w:val="en-GB"/>
        </w:rPr>
      </w:pPr>
      <w:bookmarkStart w:id="124" w:name="a516633"/>
      <w:r w:rsidRPr="74B0A43C">
        <w:rPr>
          <w:lang w:val="en-GB"/>
        </w:rPr>
        <w:t xml:space="preserve">MOTIFE shall, if </w:t>
      </w:r>
      <w:proofErr w:type="gramStart"/>
      <w:r w:rsidRPr="74B0A43C">
        <w:rPr>
          <w:lang w:val="en-GB"/>
        </w:rPr>
        <w:t>so</w:t>
      </w:r>
      <w:proofErr w:type="gramEnd"/>
      <w:r w:rsidRPr="74B0A43C">
        <w:rPr>
          <w:lang w:val="en-GB"/>
        </w:rPr>
        <w:t xml:space="preserve"> requested by Client, provide all assistance reasonably required by Client to facilitate the smooth transition of the Services to Client, Client or any replacement supplier appointed by either of them</w:t>
      </w:r>
      <w:bookmarkEnd w:id="124"/>
      <w:r w:rsidRPr="74B0A43C">
        <w:rPr>
          <w:lang w:val="en-GB"/>
        </w:rPr>
        <w:t xml:space="preserve">; </w:t>
      </w:r>
    </w:p>
    <w:p w14:paraId="640DA745" w14:textId="30350630" w:rsidR="005772A2" w:rsidRPr="00B21BBE" w:rsidRDefault="0089015A">
      <w:pPr>
        <w:pStyle w:val="Untitledsubclause2"/>
        <w:rPr>
          <w:lang w:val="en-GB"/>
        </w:rPr>
      </w:pPr>
      <w:bookmarkStart w:id="125" w:name="a870252"/>
      <w:r w:rsidRPr="00B21BBE">
        <w:rPr>
          <w:lang w:val="en-GB"/>
        </w:rPr>
        <w:t xml:space="preserve">the following clauses shall continue in force: clause </w:t>
      </w:r>
      <w:r w:rsidRPr="00B21BBE">
        <w:rPr>
          <w:lang w:val="en-GB"/>
        </w:rPr>
        <w:fldChar w:fldCharType="begin"/>
      </w:r>
      <w:r w:rsidRPr="00B21BBE">
        <w:rPr>
          <w:highlight w:val="lightGray"/>
          <w:lang w:val="en-GB"/>
        </w:rPr>
        <w:instrText>REF a431732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w:t>
      </w:r>
      <w:r w:rsidRPr="00B21BBE">
        <w:rPr>
          <w:lang w:val="en-GB"/>
        </w:rPr>
        <w:fldChar w:fldCharType="end"/>
      </w:r>
      <w:r w:rsidRPr="00B21BBE">
        <w:rPr>
          <w:lang w:val="en-GB"/>
        </w:rPr>
        <w:t xml:space="preserve"> (Interpretation), clause </w:t>
      </w:r>
      <w:r w:rsidRPr="00B21BBE">
        <w:rPr>
          <w:lang w:val="en-GB"/>
        </w:rPr>
        <w:fldChar w:fldCharType="begin"/>
      </w:r>
      <w:r w:rsidRPr="00B21BBE">
        <w:rPr>
          <w:highlight w:val="lightGray"/>
          <w:lang w:val="en-GB"/>
        </w:rPr>
        <w:instrText>REF a547405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8</w:t>
      </w:r>
      <w:r w:rsidRPr="00B21BBE">
        <w:rPr>
          <w:lang w:val="en-GB"/>
        </w:rPr>
        <w:fldChar w:fldCharType="end"/>
      </w:r>
      <w:r w:rsidRPr="00B21BBE">
        <w:rPr>
          <w:lang w:val="en-GB"/>
        </w:rPr>
        <w:t xml:space="preserve"> (Audit), clause </w:t>
      </w:r>
      <w:r w:rsidRPr="00B21BBE">
        <w:rPr>
          <w:lang w:val="en-GB"/>
        </w:rPr>
        <w:fldChar w:fldCharType="begin"/>
      </w:r>
      <w:r w:rsidRPr="00B21BBE">
        <w:rPr>
          <w:highlight w:val="lightGray"/>
          <w:lang w:val="en-GB"/>
        </w:rPr>
        <w:instrText>REF a193325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9</w:t>
      </w:r>
      <w:r w:rsidRPr="00B21BBE">
        <w:rPr>
          <w:lang w:val="en-GB"/>
        </w:rPr>
        <w:fldChar w:fldCharType="end"/>
      </w:r>
      <w:r w:rsidRPr="00B21BBE">
        <w:rPr>
          <w:lang w:val="en-GB"/>
        </w:rPr>
        <w:t xml:space="preserve"> (Intellectual Property Rights), clause 11 (Data protection and data processing), clause </w:t>
      </w:r>
      <w:r w:rsidRPr="00B21BBE">
        <w:rPr>
          <w:lang w:val="en-GB"/>
        </w:rPr>
        <w:fldChar w:fldCharType="begin"/>
      </w:r>
      <w:r w:rsidRPr="00B21BBE">
        <w:rPr>
          <w:highlight w:val="lightGray"/>
          <w:lang w:val="en-GB"/>
        </w:rPr>
        <w:instrText>REF a737881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12</w:t>
      </w:r>
      <w:r w:rsidRPr="00B21BBE">
        <w:rPr>
          <w:lang w:val="en-GB"/>
        </w:rPr>
        <w:fldChar w:fldCharType="end"/>
      </w:r>
      <w:r w:rsidRPr="00B21BBE">
        <w:rPr>
          <w:lang w:val="en-GB"/>
        </w:rPr>
        <w:t xml:space="preserve"> (Confidentiality), clause </w:t>
      </w:r>
      <w:r w:rsidRPr="00B21BBE">
        <w:rPr>
          <w:lang w:val="en-GB"/>
        </w:rPr>
        <w:fldChar w:fldCharType="begin"/>
      </w:r>
      <w:r w:rsidRPr="00B21BBE">
        <w:rPr>
          <w:highlight w:val="lightGray"/>
          <w:lang w:val="en-GB"/>
        </w:rPr>
        <w:instrText>REF a954150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15</w:t>
      </w:r>
      <w:r w:rsidRPr="00B21BBE">
        <w:rPr>
          <w:lang w:val="en-GB"/>
        </w:rPr>
        <w:fldChar w:fldCharType="end"/>
      </w:r>
      <w:r w:rsidRPr="00B21BBE">
        <w:rPr>
          <w:lang w:val="en-GB"/>
        </w:rPr>
        <w:t xml:space="preserve"> (Consequences of termination), clause </w:t>
      </w:r>
      <w:r w:rsidR="6FE10235" w:rsidRPr="74B0A43C">
        <w:rPr>
          <w:lang w:val="en-GB"/>
        </w:rPr>
        <w:t>16</w:t>
      </w:r>
      <w:r w:rsidR="00450343">
        <w:rPr>
          <w:lang w:val="en-GB"/>
        </w:rPr>
        <w:t xml:space="preserve"> </w:t>
      </w:r>
      <w:r w:rsidRPr="00B21BBE">
        <w:rPr>
          <w:lang w:val="en-GB"/>
        </w:rPr>
        <w:t xml:space="preserve">(Limitation of Liability), clause </w:t>
      </w:r>
      <w:r w:rsidRPr="00B21BBE">
        <w:rPr>
          <w:lang w:val="en-GB"/>
        </w:rPr>
        <w:fldChar w:fldCharType="begin"/>
      </w:r>
      <w:r w:rsidRPr="00B21BBE">
        <w:rPr>
          <w:highlight w:val="lightGray"/>
          <w:lang w:val="en-GB"/>
        </w:rPr>
        <w:instrText>REF a655074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18</w:t>
      </w:r>
      <w:r w:rsidRPr="00B21BBE">
        <w:rPr>
          <w:lang w:val="en-GB"/>
        </w:rPr>
        <w:fldChar w:fldCharType="end"/>
      </w:r>
      <w:r w:rsidRPr="00B21BBE">
        <w:rPr>
          <w:lang w:val="en-GB"/>
        </w:rPr>
        <w:t xml:space="preserve"> (Waiver), clause </w:t>
      </w:r>
      <w:r w:rsidRPr="00B21BBE">
        <w:rPr>
          <w:lang w:val="en-GB"/>
        </w:rPr>
        <w:fldChar w:fldCharType="begin"/>
      </w:r>
      <w:r w:rsidRPr="00B21BBE">
        <w:rPr>
          <w:highlight w:val="lightGray"/>
          <w:lang w:val="en-GB"/>
        </w:rPr>
        <w:instrText>REF a273531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20</w:t>
      </w:r>
      <w:r w:rsidRPr="00B21BBE">
        <w:rPr>
          <w:lang w:val="en-GB"/>
        </w:rPr>
        <w:fldChar w:fldCharType="end"/>
      </w:r>
      <w:r w:rsidRPr="00B21BBE">
        <w:rPr>
          <w:lang w:val="en-GB"/>
        </w:rPr>
        <w:t xml:space="preserve"> (Severance), clause </w:t>
      </w:r>
      <w:r w:rsidRPr="00B21BBE">
        <w:rPr>
          <w:lang w:val="en-GB"/>
        </w:rPr>
        <w:fldChar w:fldCharType="begin"/>
      </w:r>
      <w:r w:rsidRPr="00B21BBE">
        <w:rPr>
          <w:highlight w:val="lightGray"/>
          <w:lang w:val="en-GB"/>
        </w:rPr>
        <w:instrText>REF a1037233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27</w:t>
      </w:r>
      <w:r w:rsidRPr="00B21BBE">
        <w:rPr>
          <w:lang w:val="en-GB"/>
        </w:rPr>
        <w:fldChar w:fldCharType="end"/>
      </w:r>
      <w:r w:rsidRPr="00B21BBE">
        <w:rPr>
          <w:lang w:val="en-GB"/>
        </w:rPr>
        <w:t xml:space="preserve"> (Governing law) and clause </w:t>
      </w:r>
      <w:r w:rsidRPr="00B21BBE">
        <w:rPr>
          <w:lang w:val="en-GB"/>
        </w:rPr>
        <w:fldChar w:fldCharType="begin"/>
      </w:r>
      <w:r w:rsidRPr="00B21BBE">
        <w:rPr>
          <w:highlight w:val="lightGray"/>
          <w:lang w:val="en-GB"/>
        </w:rPr>
        <w:instrText>REF a334611 \h \w \n</w:instrText>
      </w:r>
      <w:r w:rsidRPr="00B21BBE">
        <w:rPr>
          <w:lang w:val="en-GB"/>
        </w:rPr>
        <w:instrText xml:space="preserve"> \* MERGEFORMAT </w:instrText>
      </w:r>
      <w:r w:rsidRPr="00B21BBE">
        <w:rPr>
          <w:lang w:val="en-GB"/>
        </w:rPr>
      </w:r>
      <w:r w:rsidRPr="00B21BBE">
        <w:rPr>
          <w:lang w:val="en-GB"/>
        </w:rPr>
        <w:fldChar w:fldCharType="separate"/>
      </w:r>
      <w:r w:rsidR="00140B34">
        <w:rPr>
          <w:highlight w:val="lightGray"/>
          <w:lang w:val="en-GB"/>
        </w:rPr>
        <w:t>28</w:t>
      </w:r>
      <w:r w:rsidRPr="00B21BBE">
        <w:rPr>
          <w:lang w:val="en-GB"/>
        </w:rPr>
        <w:fldChar w:fldCharType="end"/>
      </w:r>
      <w:r w:rsidRPr="00B21BBE">
        <w:rPr>
          <w:lang w:val="en-GB"/>
        </w:rPr>
        <w:t xml:space="preserve"> (Jurisdiction).</w:t>
      </w:r>
      <w:bookmarkEnd w:id="125"/>
    </w:p>
    <w:p w14:paraId="7AD6F454" w14:textId="77777777" w:rsidR="005772A2" w:rsidRPr="00B21BBE" w:rsidRDefault="0089015A">
      <w:pPr>
        <w:pStyle w:val="Untitledsubclause1"/>
        <w:rPr>
          <w:lang w:val="en-GB"/>
        </w:rPr>
      </w:pPr>
      <w:bookmarkStart w:id="126" w:name="a245193"/>
      <w:r w:rsidRPr="74B0A43C">
        <w:rPr>
          <w:lang w:val="en-GB"/>
        </w:rPr>
        <w:t xml:space="preserve">Termination or expiry of this agreement shall not affect any rights, remedies, </w:t>
      </w:r>
      <w:proofErr w:type="gramStart"/>
      <w:r w:rsidRPr="74B0A43C">
        <w:rPr>
          <w:lang w:val="en-GB"/>
        </w:rPr>
        <w:t>obligations</w:t>
      </w:r>
      <w:proofErr w:type="gramEnd"/>
      <w:r w:rsidRPr="74B0A43C">
        <w:rPr>
          <w:lang w:val="en-GB"/>
        </w:rPr>
        <w:t xml:space="preserve"> or liabilities of the parties that have accrued up to the date of termination or expiry, including the right to claim damages in respect of any breach of the agreement which existed at or before the date of termination or expiry.</w:t>
      </w:r>
      <w:bookmarkEnd w:id="126"/>
    </w:p>
    <w:p w14:paraId="23683ACC" w14:textId="77777777" w:rsidR="005772A2" w:rsidRPr="00B21BBE" w:rsidRDefault="0089015A">
      <w:pPr>
        <w:pStyle w:val="TitleClause"/>
        <w:rPr>
          <w:lang w:val="en-GB"/>
        </w:rPr>
      </w:pPr>
      <w:bookmarkStart w:id="127" w:name="_Ref56421934"/>
      <w:r w:rsidRPr="74B0A43C">
        <w:rPr>
          <w:lang w:val="en-GB"/>
        </w:rPr>
        <w:lastRenderedPageBreak/>
        <w:t>Limitation of liability</w:t>
      </w:r>
      <w:bookmarkEnd w:id="127"/>
    </w:p>
    <w:p w14:paraId="70A45662" w14:textId="3086F702" w:rsidR="005772A2" w:rsidRPr="00B21BBE" w:rsidRDefault="0089015A">
      <w:pPr>
        <w:pStyle w:val="Untitledsubclause1"/>
        <w:rPr>
          <w:lang w:val="en-GB"/>
        </w:rPr>
      </w:pPr>
      <w:r w:rsidRPr="74B0A43C">
        <w:rPr>
          <w:lang w:val="en-GB"/>
        </w:rPr>
        <w:t xml:space="preserve">Except as may otherwise be set forth in any Order, each party’s total liability to the other party, whether in contract, tort (including negligence), breach of statutory duty, or otherwise, arising under or in connection with this agreement or any Order shall be limited to a sum equal to </w:t>
      </w:r>
      <w:r w:rsidR="00542E6B">
        <w:rPr>
          <w:lang w:val="en-GB"/>
        </w:rPr>
        <w:t>100</w:t>
      </w:r>
      <w:r w:rsidR="73D484E6" w:rsidRPr="74B0A43C">
        <w:rPr>
          <w:lang w:val="en-GB"/>
        </w:rPr>
        <w:t xml:space="preserve">% of </w:t>
      </w:r>
      <w:r w:rsidRPr="74B0A43C">
        <w:rPr>
          <w:lang w:val="en-GB"/>
        </w:rPr>
        <w:t>the total aggregate amount paid or payable by Client to Motife under or in connection with this agreement or any Order during the 12 month period immediately preceding the date of the event giving rise to the liability.</w:t>
      </w:r>
    </w:p>
    <w:p w14:paraId="6B92E93B" w14:textId="77777777" w:rsidR="005772A2" w:rsidRPr="00B21BBE" w:rsidRDefault="0089015A">
      <w:pPr>
        <w:pStyle w:val="Untitledsubclause1"/>
        <w:rPr>
          <w:lang w:val="en-GB"/>
        </w:rPr>
      </w:pPr>
      <w:r w:rsidRPr="74B0A43C">
        <w:rPr>
          <w:lang w:val="en-GB"/>
        </w:rPr>
        <w:t>Nothing in this agreement:</w:t>
      </w:r>
    </w:p>
    <w:p w14:paraId="7E0A718B" w14:textId="77777777" w:rsidR="005772A2" w:rsidRPr="00B21BBE" w:rsidRDefault="0089015A">
      <w:pPr>
        <w:pStyle w:val="Untitledsubclause2"/>
        <w:rPr>
          <w:lang w:val="en-GB"/>
        </w:rPr>
      </w:pPr>
      <w:r w:rsidRPr="74B0A43C">
        <w:rPr>
          <w:lang w:val="en-GB"/>
        </w:rPr>
        <w:t>shall limit or exclude a party’s liability for:</w:t>
      </w:r>
    </w:p>
    <w:p w14:paraId="71B2DE19" w14:textId="77777777" w:rsidR="005772A2" w:rsidRPr="00B21BBE" w:rsidRDefault="0089015A">
      <w:pPr>
        <w:pStyle w:val="Untitledsubclause3"/>
        <w:rPr>
          <w:lang w:val="en-GB"/>
        </w:rPr>
      </w:pPr>
      <w:r w:rsidRPr="74B0A43C">
        <w:rPr>
          <w:lang w:val="en-GB"/>
        </w:rPr>
        <w:t xml:space="preserve">death or personal injury caused by its negligence, or the negligence of its personnel, agents or </w:t>
      </w:r>
      <w:proofErr w:type="gramStart"/>
      <w:r w:rsidRPr="74B0A43C">
        <w:rPr>
          <w:lang w:val="en-GB"/>
        </w:rPr>
        <w:t>subcontractors;</w:t>
      </w:r>
      <w:proofErr w:type="gramEnd"/>
      <w:r w:rsidRPr="74B0A43C">
        <w:rPr>
          <w:lang w:val="en-GB"/>
        </w:rPr>
        <w:t xml:space="preserve"> </w:t>
      </w:r>
    </w:p>
    <w:p w14:paraId="75FF67FB" w14:textId="77777777" w:rsidR="005772A2" w:rsidRPr="00B21BBE" w:rsidRDefault="0089015A">
      <w:pPr>
        <w:pStyle w:val="Untitledsubclause3"/>
        <w:rPr>
          <w:lang w:val="en-GB"/>
        </w:rPr>
      </w:pPr>
      <w:r w:rsidRPr="74B0A43C">
        <w:rPr>
          <w:lang w:val="en-GB"/>
        </w:rPr>
        <w:t xml:space="preserve">fraud or fraudulent </w:t>
      </w:r>
      <w:proofErr w:type="gramStart"/>
      <w:r w:rsidRPr="74B0A43C">
        <w:rPr>
          <w:lang w:val="en-GB"/>
        </w:rPr>
        <w:t>misrepresentation;</w:t>
      </w:r>
      <w:proofErr w:type="gramEnd"/>
    </w:p>
    <w:p w14:paraId="6244EE9C" w14:textId="1AE67E39" w:rsidR="005772A2" w:rsidRPr="00B21BBE" w:rsidRDefault="0089015A">
      <w:pPr>
        <w:pStyle w:val="Untitledsubclause3"/>
        <w:rPr>
          <w:lang w:val="en-GB"/>
        </w:rPr>
      </w:pPr>
      <w:proofErr w:type="spellStart"/>
      <w:r w:rsidRPr="74B0A43C">
        <w:rPr>
          <w:lang w:val="en-GB"/>
        </w:rPr>
        <w:t>willful</w:t>
      </w:r>
      <w:proofErr w:type="spellEnd"/>
      <w:r w:rsidRPr="74B0A43C">
        <w:rPr>
          <w:lang w:val="en-GB"/>
        </w:rPr>
        <w:t xml:space="preserve"> misconduct or gross negligence; </w:t>
      </w:r>
      <w:r w:rsidR="00B877A8" w:rsidRPr="00D72394">
        <w:t>or</w:t>
      </w:r>
    </w:p>
    <w:p w14:paraId="3D6761AC" w14:textId="77777777" w:rsidR="005772A2" w:rsidRPr="00B21BBE" w:rsidRDefault="0089015A">
      <w:pPr>
        <w:pStyle w:val="TitleClause"/>
        <w:rPr>
          <w:b w:val="0"/>
          <w:lang w:val="en-GB"/>
        </w:rPr>
      </w:pPr>
      <w:bookmarkStart w:id="128" w:name="a773486"/>
      <w:bookmarkStart w:id="129" w:name="_Toc256000019"/>
      <w:r w:rsidRPr="74B0A43C">
        <w:rPr>
          <w:lang w:val="en-GB"/>
        </w:rPr>
        <w:t>Assignment and other dealings</w:t>
      </w:r>
      <w:bookmarkEnd w:id="128"/>
      <w:bookmarkEnd w:id="129"/>
    </w:p>
    <w:p w14:paraId="421AE5DE" w14:textId="7DC832B9" w:rsidR="005772A2" w:rsidRPr="00B21BBE" w:rsidRDefault="0089015A">
      <w:pPr>
        <w:pStyle w:val="Untitledsubclause1"/>
        <w:rPr>
          <w:lang w:val="en-GB"/>
        </w:rPr>
      </w:pPr>
      <w:bookmarkStart w:id="130" w:name="a489894"/>
      <w:r w:rsidRPr="00B21BBE">
        <w:rPr>
          <w:lang w:val="en-GB"/>
        </w:rPr>
        <w:t xml:space="preserve">Save as set out in clause </w:t>
      </w:r>
      <w:r w:rsidRPr="00B21BBE">
        <w:rPr>
          <w:lang w:val="en-GB"/>
        </w:rPr>
        <w:fldChar w:fldCharType="begin"/>
      </w:r>
      <w:r w:rsidRPr="00B21BBE">
        <w:rPr>
          <w:lang w:val="en-GB"/>
        </w:rPr>
        <w:instrText xml:space="preserve"> REF _Ref69719813 \r \h </w:instrText>
      </w:r>
      <w:r w:rsidRPr="00B21BBE">
        <w:rPr>
          <w:lang w:val="en-GB"/>
        </w:rPr>
      </w:r>
      <w:r w:rsidRPr="00B21BBE">
        <w:rPr>
          <w:lang w:val="en-GB"/>
        </w:rPr>
        <w:fldChar w:fldCharType="separate"/>
      </w:r>
      <w:r w:rsidR="00140B34">
        <w:rPr>
          <w:lang w:val="en-GB"/>
        </w:rPr>
        <w:t>17.2</w:t>
      </w:r>
      <w:r w:rsidRPr="00B21BBE">
        <w:rPr>
          <w:lang w:val="en-GB"/>
        </w:rPr>
        <w:fldChar w:fldCharType="end"/>
      </w:r>
      <w:r w:rsidRPr="00B21BBE">
        <w:rPr>
          <w:lang w:val="en-GB"/>
        </w:rPr>
        <w:t xml:space="preserve"> below, neither party shall assign, transfer, mortgage, charge, subcontract, declare a trust over or deal in any other manner with any of its rights and obligations under this agreement without the prior written consent of the other party.</w:t>
      </w:r>
      <w:bookmarkEnd w:id="130"/>
    </w:p>
    <w:p w14:paraId="1CF13C15" w14:textId="10397702" w:rsidR="005772A2" w:rsidRPr="00B21BBE" w:rsidRDefault="0089015A">
      <w:pPr>
        <w:pStyle w:val="Untitledsubclause1"/>
        <w:rPr>
          <w:lang w:val="en-GB"/>
        </w:rPr>
      </w:pPr>
      <w:bookmarkStart w:id="131" w:name="_Ref69719813"/>
      <w:bookmarkStart w:id="132" w:name="a714202"/>
      <w:r w:rsidRPr="74B0A43C">
        <w:rPr>
          <w:lang w:val="en-GB"/>
        </w:rPr>
        <w:t xml:space="preserve">Client may at any time assign any or </w:t>
      </w:r>
      <w:proofErr w:type="gramStart"/>
      <w:r w:rsidRPr="74B0A43C">
        <w:rPr>
          <w:lang w:val="en-GB"/>
        </w:rPr>
        <w:t>all of</w:t>
      </w:r>
      <w:proofErr w:type="gramEnd"/>
      <w:r w:rsidRPr="74B0A43C">
        <w:rPr>
          <w:lang w:val="en-GB"/>
        </w:rPr>
        <w:t xml:space="preserve"> its rights under this agreement to any of its Affiliates and MOTIFE hereby consents to such assignment.</w:t>
      </w:r>
      <w:bookmarkEnd w:id="131"/>
      <w:r w:rsidRPr="74B0A43C">
        <w:rPr>
          <w:lang w:val="en-GB"/>
        </w:rPr>
        <w:t xml:space="preserve"> </w:t>
      </w:r>
      <w:bookmarkEnd w:id="132"/>
    </w:p>
    <w:p w14:paraId="6D9AC193" w14:textId="77777777" w:rsidR="005772A2" w:rsidRPr="00B21BBE" w:rsidRDefault="0089015A">
      <w:pPr>
        <w:pStyle w:val="TitleClause"/>
        <w:rPr>
          <w:b w:val="0"/>
          <w:lang w:val="en-GB"/>
        </w:rPr>
      </w:pPr>
      <w:bookmarkStart w:id="133" w:name="a655074"/>
      <w:bookmarkStart w:id="134" w:name="_Toc256000021"/>
      <w:r w:rsidRPr="74B0A43C">
        <w:rPr>
          <w:lang w:val="en-GB"/>
        </w:rPr>
        <w:t>Waiver</w:t>
      </w:r>
      <w:bookmarkEnd w:id="133"/>
      <w:bookmarkEnd w:id="134"/>
    </w:p>
    <w:p w14:paraId="65011D56" w14:textId="77777777" w:rsidR="005772A2" w:rsidRPr="00B21BBE" w:rsidRDefault="0089015A">
      <w:pPr>
        <w:pStyle w:val="Untitledsubclause1"/>
        <w:rPr>
          <w:lang w:val="en-GB"/>
        </w:rPr>
      </w:pPr>
      <w:bookmarkStart w:id="135" w:name="a444023"/>
      <w:r w:rsidRPr="74B0A43C">
        <w:rPr>
          <w:lang w:val="en-GB"/>
        </w:rPr>
        <w:t>A waiver of any right or remedy under this agreement or by law is only effective if given in writing and shall not be deemed a waiver of any subsequent breach or default.</w:t>
      </w:r>
      <w:bookmarkEnd w:id="135"/>
    </w:p>
    <w:p w14:paraId="76CF4CAC" w14:textId="77777777" w:rsidR="005772A2" w:rsidRPr="00B21BBE" w:rsidRDefault="0089015A">
      <w:pPr>
        <w:pStyle w:val="Untitledsubclause1"/>
        <w:rPr>
          <w:lang w:val="en-GB"/>
        </w:rPr>
      </w:pPr>
      <w:bookmarkStart w:id="136" w:name="a161444"/>
      <w:r w:rsidRPr="74B0A43C">
        <w:rPr>
          <w:lang w:val="en-GB"/>
        </w:rP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136"/>
    </w:p>
    <w:p w14:paraId="09BD59EC" w14:textId="77777777" w:rsidR="005772A2" w:rsidRPr="00B21BBE" w:rsidRDefault="0089015A">
      <w:pPr>
        <w:pStyle w:val="TitleClause"/>
        <w:rPr>
          <w:b w:val="0"/>
          <w:lang w:val="en-GB"/>
        </w:rPr>
      </w:pPr>
      <w:bookmarkStart w:id="137" w:name="a962612"/>
      <w:bookmarkStart w:id="138" w:name="_Toc256000022"/>
      <w:r w:rsidRPr="74B0A43C">
        <w:rPr>
          <w:lang w:val="en-GB"/>
        </w:rPr>
        <w:t>Rights and remedies</w:t>
      </w:r>
      <w:bookmarkEnd w:id="137"/>
      <w:bookmarkEnd w:id="138"/>
    </w:p>
    <w:p w14:paraId="402F7AE4" w14:textId="77777777" w:rsidR="005772A2" w:rsidRPr="00B21BBE" w:rsidRDefault="0089015A">
      <w:pPr>
        <w:pStyle w:val="NoNumUntitledsubclause1"/>
        <w:rPr>
          <w:lang w:val="en-GB"/>
        </w:rPr>
      </w:pPr>
      <w:bookmarkStart w:id="139" w:name="a357822"/>
      <w:r w:rsidRPr="00B21BBE">
        <w:rPr>
          <w:lang w:val="en-GB"/>
        </w:rPr>
        <w:t>The rights and remedies provided under this agreement are in addition to, and not exclusive of, any rights or remedies provided by law.</w:t>
      </w:r>
      <w:bookmarkEnd w:id="139"/>
    </w:p>
    <w:p w14:paraId="0FA780C0" w14:textId="03AE9891" w:rsidR="00D15D9C" w:rsidRPr="00D72394" w:rsidRDefault="00D15D9C">
      <w:pPr>
        <w:pStyle w:val="TitleClause"/>
        <w:rPr>
          <w:lang w:val="en-GB"/>
        </w:rPr>
      </w:pPr>
      <w:bookmarkStart w:id="140" w:name="a273531"/>
      <w:bookmarkStart w:id="141" w:name="_Toc256000023"/>
      <w:r w:rsidRPr="00D72394">
        <w:rPr>
          <w:lang w:val="en-GB"/>
        </w:rPr>
        <w:lastRenderedPageBreak/>
        <w:t xml:space="preserve">Force </w:t>
      </w:r>
      <w:r w:rsidR="003C5AED">
        <w:rPr>
          <w:lang w:val="en-GB"/>
        </w:rPr>
        <w:t>m</w:t>
      </w:r>
      <w:r w:rsidRPr="00D72394">
        <w:rPr>
          <w:lang w:val="en-GB"/>
        </w:rPr>
        <w:t>ajeure</w:t>
      </w:r>
    </w:p>
    <w:p w14:paraId="4F5EE478" w14:textId="77777777" w:rsidR="00D15D9C" w:rsidRDefault="00D15D9C" w:rsidP="00D15D9C">
      <w:pPr>
        <w:pStyle w:val="Untitledsubclause1"/>
        <w:rPr>
          <w:lang w:val="en-GB"/>
        </w:rPr>
      </w:pPr>
      <w:r w:rsidRPr="74B0A43C">
        <w:rPr>
          <w:lang w:val="en-GB"/>
        </w:rPr>
        <w:t xml:space="preserve">No Party shall be liable for non-performance or improper performance of its obligations if it proves that such non-performance has been caused by any event beyond that Party's control and that at the time of </w:t>
      </w:r>
      <w:proofErr w:type="gramStart"/>
      <w:r w:rsidRPr="74B0A43C">
        <w:rPr>
          <w:lang w:val="en-GB"/>
        </w:rPr>
        <w:t>entering into</w:t>
      </w:r>
      <w:proofErr w:type="gramEnd"/>
      <w:r w:rsidRPr="74B0A43C">
        <w:rPr>
          <w:lang w:val="en-GB"/>
        </w:rPr>
        <w:t xml:space="preserve"> the Contract it was impossible to predict and prevent such an event and its consequences that have affected the Party's capacity to perform the Contract, and that its consequences were impossible to avoid.</w:t>
      </w:r>
    </w:p>
    <w:p w14:paraId="066FA637" w14:textId="77777777" w:rsidR="00D15D9C" w:rsidRDefault="00D15D9C" w:rsidP="00D15D9C">
      <w:pPr>
        <w:pStyle w:val="Untitledsubclause1"/>
        <w:rPr>
          <w:lang w:val="en-GB"/>
        </w:rPr>
      </w:pPr>
      <w:r w:rsidRPr="74B0A43C">
        <w:rPr>
          <w:lang w:val="en-GB"/>
        </w:rPr>
        <w:t xml:space="preserve">The events may </w:t>
      </w:r>
      <w:proofErr w:type="gramStart"/>
      <w:r w:rsidRPr="74B0A43C">
        <w:rPr>
          <w:lang w:val="en-GB"/>
        </w:rPr>
        <w:t>in particular result</w:t>
      </w:r>
      <w:proofErr w:type="gramEnd"/>
      <w:r w:rsidRPr="74B0A43C">
        <w:rPr>
          <w:lang w:val="en-GB"/>
        </w:rPr>
        <w:t xml:space="preserve"> from the following circumstances:</w:t>
      </w:r>
    </w:p>
    <w:p w14:paraId="04484A06" w14:textId="77777777" w:rsidR="00D15D9C" w:rsidRDefault="00D15D9C" w:rsidP="00D15D9C">
      <w:pPr>
        <w:pStyle w:val="Untitledsubclause2"/>
        <w:rPr>
          <w:lang w:val="en-GB"/>
        </w:rPr>
      </w:pPr>
      <w:r w:rsidRPr="74B0A43C">
        <w:rPr>
          <w:lang w:val="en-GB"/>
        </w:rPr>
        <w:t xml:space="preserve">war, </w:t>
      </w:r>
      <w:proofErr w:type="gramStart"/>
      <w:r w:rsidRPr="74B0A43C">
        <w:rPr>
          <w:lang w:val="en-GB"/>
        </w:rPr>
        <w:t>including:</w:t>
      </w:r>
      <w:proofErr w:type="gramEnd"/>
      <w:r w:rsidRPr="74B0A43C">
        <w:rPr>
          <w:lang w:val="en-GB"/>
        </w:rPr>
        <w:t xml:space="preserve"> civil war, riots, unrest or acts of sabotage;</w:t>
      </w:r>
    </w:p>
    <w:p w14:paraId="644C8AF0" w14:textId="77777777" w:rsidR="00D15D9C" w:rsidRDefault="00D15D9C" w:rsidP="00D15D9C">
      <w:pPr>
        <w:pStyle w:val="Untitledsubclause2"/>
        <w:rPr>
          <w:lang w:val="en-GB"/>
        </w:rPr>
      </w:pPr>
      <w:r w:rsidRPr="74B0A43C">
        <w:rPr>
          <w:lang w:val="en-GB"/>
        </w:rPr>
        <w:t xml:space="preserve">natural disasters, such as heavy storms, hurricanes, earthquakes, floods, damage caused by </w:t>
      </w:r>
      <w:proofErr w:type="gramStart"/>
      <w:r w:rsidRPr="74B0A43C">
        <w:rPr>
          <w:lang w:val="en-GB"/>
        </w:rPr>
        <w:t>lightning;</w:t>
      </w:r>
      <w:proofErr w:type="gramEnd"/>
    </w:p>
    <w:p w14:paraId="677B1352" w14:textId="77777777" w:rsidR="00D15D9C" w:rsidRDefault="00D15D9C" w:rsidP="00D15D9C">
      <w:pPr>
        <w:pStyle w:val="Untitledsubclause2"/>
        <w:rPr>
          <w:lang w:val="en-GB"/>
        </w:rPr>
      </w:pPr>
      <w:r w:rsidRPr="74B0A43C">
        <w:rPr>
          <w:lang w:val="en-GB"/>
        </w:rPr>
        <w:t xml:space="preserve">explosion, fire, destruction of machinery or any kind of </w:t>
      </w:r>
      <w:proofErr w:type="gramStart"/>
      <w:r w:rsidRPr="74B0A43C">
        <w:rPr>
          <w:lang w:val="en-GB"/>
        </w:rPr>
        <w:t>installations;</w:t>
      </w:r>
      <w:proofErr w:type="gramEnd"/>
    </w:p>
    <w:p w14:paraId="77A10D79" w14:textId="77777777" w:rsidR="00D15D9C" w:rsidRDefault="00D15D9C" w:rsidP="00D15D9C">
      <w:pPr>
        <w:pStyle w:val="Untitledsubclause2"/>
        <w:rPr>
          <w:lang w:val="en-GB"/>
        </w:rPr>
      </w:pPr>
      <w:r w:rsidRPr="74B0A43C">
        <w:rPr>
          <w:lang w:val="en-GB"/>
        </w:rPr>
        <w:t xml:space="preserve">boycott, strike, any kind of lockout, work-to-rule </w:t>
      </w:r>
      <w:proofErr w:type="gramStart"/>
      <w:r w:rsidRPr="74B0A43C">
        <w:rPr>
          <w:lang w:val="en-GB"/>
        </w:rPr>
        <w:t>action;</w:t>
      </w:r>
      <w:proofErr w:type="gramEnd"/>
    </w:p>
    <w:p w14:paraId="788ECF3E" w14:textId="77777777" w:rsidR="00D15D9C" w:rsidRDefault="00D15D9C" w:rsidP="00D15D9C">
      <w:pPr>
        <w:pStyle w:val="Untitledsubclause2"/>
        <w:rPr>
          <w:lang w:val="en-GB"/>
        </w:rPr>
      </w:pPr>
      <w:r w:rsidRPr="74B0A43C">
        <w:rPr>
          <w:lang w:val="en-GB"/>
        </w:rPr>
        <w:t>acts of public authorities of general application.</w:t>
      </w:r>
    </w:p>
    <w:p w14:paraId="19B17A22" w14:textId="77777777" w:rsidR="00D15D9C" w:rsidRDefault="00D15D9C" w:rsidP="00D15D9C">
      <w:pPr>
        <w:pStyle w:val="Untitledsubclause1"/>
        <w:rPr>
          <w:lang w:val="en-GB"/>
        </w:rPr>
      </w:pPr>
      <w:r w:rsidRPr="74B0A43C">
        <w:rPr>
          <w:lang w:val="en-GB"/>
        </w:rPr>
        <w:t xml:space="preserve">The Parties undertake to notify each other of any occurrence such event and to meet </w:t>
      </w:r>
      <w:proofErr w:type="gramStart"/>
      <w:r w:rsidRPr="74B0A43C">
        <w:rPr>
          <w:lang w:val="en-GB"/>
        </w:rPr>
        <w:t>in order to</w:t>
      </w:r>
      <w:proofErr w:type="gramEnd"/>
      <w:r w:rsidRPr="74B0A43C">
        <w:rPr>
          <w:lang w:val="en-GB"/>
        </w:rPr>
        <w:t xml:space="preserve"> make adequate arrangements Any such notices as referred to in the previous sentence shall be made in writing or by other easily accessible means, immediately after the occurrence of an event of force majeure.</w:t>
      </w:r>
    </w:p>
    <w:p w14:paraId="788A5398" w14:textId="79DF8969" w:rsidR="005772A2" w:rsidRPr="00B21BBE" w:rsidRDefault="0089015A">
      <w:pPr>
        <w:pStyle w:val="TitleClause"/>
        <w:rPr>
          <w:b w:val="0"/>
          <w:lang w:val="en-GB"/>
        </w:rPr>
      </w:pPr>
      <w:r w:rsidRPr="4292DAC2">
        <w:rPr>
          <w:lang w:val="en-GB"/>
        </w:rPr>
        <w:t>Severance</w:t>
      </w:r>
      <w:bookmarkEnd w:id="140"/>
      <w:bookmarkEnd w:id="141"/>
    </w:p>
    <w:p w14:paraId="6DB5D518" w14:textId="77777777" w:rsidR="005772A2" w:rsidRPr="00B21BBE" w:rsidRDefault="0089015A">
      <w:pPr>
        <w:pStyle w:val="Untitledsubclause1"/>
        <w:rPr>
          <w:lang w:val="en-GB"/>
        </w:rPr>
      </w:pPr>
      <w:bookmarkStart w:id="142" w:name="a656170"/>
      <w:r w:rsidRPr="74B0A43C">
        <w:rPr>
          <w:lang w:val="en-GB"/>
        </w:rPr>
        <w:t xml:space="preserve">If any provision </w:t>
      </w:r>
      <w:bookmarkStart w:id="143" w:name="_Hlk519079589"/>
      <w:r w:rsidRPr="74B0A43C">
        <w:rPr>
          <w:lang w:val="en-GB"/>
        </w:rPr>
        <w:t xml:space="preserve">or part-provision </w:t>
      </w:r>
      <w:bookmarkEnd w:id="143"/>
      <w:r w:rsidRPr="74B0A43C">
        <w:rPr>
          <w:lang w:val="en-GB"/>
        </w:rPr>
        <w:t xml:space="preserve">of this agreement is or becomes invalid, </w:t>
      </w:r>
      <w:proofErr w:type="gramStart"/>
      <w:r w:rsidRPr="74B0A43C">
        <w:rPr>
          <w:lang w:val="en-GB"/>
        </w:rPr>
        <w:t>illegal</w:t>
      </w:r>
      <w:proofErr w:type="gramEnd"/>
      <w:r w:rsidRPr="74B0A43C">
        <w:rPr>
          <w:lang w:val="en-GB"/>
        </w:rPr>
        <w:t xml:space="preserve">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bookmarkEnd w:id="142"/>
    </w:p>
    <w:p w14:paraId="73BCE2B1" w14:textId="77777777" w:rsidR="005772A2" w:rsidRPr="00B21BBE" w:rsidRDefault="0089015A">
      <w:pPr>
        <w:pStyle w:val="Untitledsubclause1"/>
        <w:rPr>
          <w:lang w:val="en-GB"/>
        </w:rPr>
      </w:pPr>
      <w:bookmarkStart w:id="144" w:name="a1051379"/>
      <w:r w:rsidRPr="74B0A43C">
        <w:rPr>
          <w:lang w:val="en-GB"/>
        </w:rPr>
        <w:t xml:space="preserve">If any provision or part-provision of this agreement is invalid, </w:t>
      </w:r>
      <w:proofErr w:type="gramStart"/>
      <w:r w:rsidRPr="74B0A43C">
        <w:rPr>
          <w:lang w:val="en-GB"/>
        </w:rPr>
        <w:t>illegal</w:t>
      </w:r>
      <w:proofErr w:type="gramEnd"/>
      <w:r w:rsidRPr="74B0A43C">
        <w:rPr>
          <w:lang w:val="en-GB"/>
        </w:rPr>
        <w:t xml:space="preserve"> or unenforceable, the parties shall negotiate in good faith to amend such provision so that, as amended, it is legal, valid and enforceable, and, to the greatest extent possible, achieves the intended commercial result of the original provision.</w:t>
      </w:r>
      <w:bookmarkEnd w:id="144"/>
    </w:p>
    <w:p w14:paraId="30518C93" w14:textId="77777777" w:rsidR="005772A2" w:rsidRPr="00B21BBE" w:rsidRDefault="0089015A">
      <w:pPr>
        <w:pStyle w:val="TitleClause"/>
        <w:rPr>
          <w:lang w:val="en-GB"/>
        </w:rPr>
      </w:pPr>
      <w:bookmarkStart w:id="145" w:name="a915683"/>
      <w:bookmarkStart w:id="146" w:name="_Toc256000024"/>
      <w:r w:rsidRPr="4292DAC2">
        <w:rPr>
          <w:lang w:val="en-GB"/>
        </w:rPr>
        <w:t>Entire agreement</w:t>
      </w:r>
      <w:bookmarkEnd w:id="145"/>
      <w:bookmarkEnd w:id="146"/>
      <w:r w:rsidRPr="4292DAC2">
        <w:rPr>
          <w:lang w:val="en-GB"/>
        </w:rPr>
        <w:t xml:space="preserve"> and liability</w:t>
      </w:r>
    </w:p>
    <w:p w14:paraId="438AA903" w14:textId="77777777" w:rsidR="005772A2" w:rsidRPr="00B21BBE" w:rsidRDefault="0089015A">
      <w:pPr>
        <w:pStyle w:val="Untitledsubclause1"/>
        <w:rPr>
          <w:lang w:val="en-GB"/>
        </w:rPr>
      </w:pPr>
      <w:bookmarkStart w:id="147" w:name="a1018741"/>
      <w:r w:rsidRPr="74B0A43C">
        <w:rPr>
          <w:lang w:val="en-GB"/>
        </w:rPr>
        <w:t xml:space="preserve">This agreement constitutes the entire agreement between the parties and supersedes and extinguishes all previous agreements, promises, assurances, warranties, </w:t>
      </w:r>
      <w:proofErr w:type="gramStart"/>
      <w:r w:rsidRPr="74B0A43C">
        <w:rPr>
          <w:lang w:val="en-GB"/>
        </w:rPr>
        <w:t>representations</w:t>
      </w:r>
      <w:proofErr w:type="gramEnd"/>
      <w:r w:rsidRPr="74B0A43C">
        <w:rPr>
          <w:lang w:val="en-GB"/>
        </w:rPr>
        <w:t xml:space="preserve"> and understandings between them, whether written or oral, relating to its subject matter.</w:t>
      </w:r>
      <w:bookmarkEnd w:id="147"/>
    </w:p>
    <w:p w14:paraId="3982A81D" w14:textId="77777777" w:rsidR="005772A2" w:rsidRPr="00B21BBE" w:rsidRDefault="0089015A">
      <w:pPr>
        <w:pStyle w:val="Untitledsubclause1"/>
        <w:rPr>
          <w:lang w:val="en-GB"/>
        </w:rPr>
      </w:pPr>
      <w:bookmarkStart w:id="148" w:name="a279959"/>
      <w:r w:rsidRPr="74B0A43C">
        <w:rPr>
          <w:lang w:val="en-GB"/>
        </w:rPr>
        <w:lastRenderedPageBreak/>
        <w:t xml:space="preserve">Each party agrees that it shall have no remedies in respect of any statement, representation, </w:t>
      </w:r>
      <w:proofErr w:type="gramStart"/>
      <w:r w:rsidRPr="74B0A43C">
        <w:rPr>
          <w:lang w:val="en-GB"/>
        </w:rPr>
        <w:t>assurance</w:t>
      </w:r>
      <w:proofErr w:type="gramEnd"/>
      <w:r w:rsidRPr="74B0A43C">
        <w:rPr>
          <w:lang w:val="en-GB"/>
        </w:rPr>
        <w:t xml:space="preserve"> or warranty (whether made innocently or negligently) that is not set out in this agreement. </w:t>
      </w:r>
      <w:bookmarkEnd w:id="148"/>
    </w:p>
    <w:p w14:paraId="64783A13" w14:textId="77777777" w:rsidR="005772A2" w:rsidRPr="00B21BBE" w:rsidRDefault="0089015A">
      <w:pPr>
        <w:pStyle w:val="TitleClause"/>
        <w:rPr>
          <w:b w:val="0"/>
          <w:lang w:val="en-GB"/>
        </w:rPr>
      </w:pPr>
      <w:bookmarkStart w:id="149" w:name="a1041278"/>
      <w:bookmarkStart w:id="150" w:name="_Toc256000026"/>
      <w:r w:rsidRPr="4292DAC2">
        <w:rPr>
          <w:lang w:val="en-GB"/>
        </w:rPr>
        <w:t>No partnership or agency</w:t>
      </w:r>
      <w:bookmarkEnd w:id="149"/>
      <w:bookmarkEnd w:id="150"/>
    </w:p>
    <w:p w14:paraId="7358C710" w14:textId="77777777" w:rsidR="005772A2" w:rsidRPr="00B21BBE" w:rsidRDefault="0089015A">
      <w:pPr>
        <w:pStyle w:val="Untitledsubclause1"/>
        <w:rPr>
          <w:lang w:val="en-GB"/>
        </w:rPr>
      </w:pPr>
      <w:bookmarkStart w:id="151" w:name="a803887"/>
      <w:r w:rsidRPr="74B0A43C">
        <w:rPr>
          <w:lang w:val="en-GB"/>
        </w:rPr>
        <w:t xml:space="preserve">Nothing in this agreement is intended to, or shall be deemed to, establish any partnership or joint venture between any of the parties or any of the parties and Client, constitute any party or Client the agent of another party or Client, or authorise any party or Client to make or </w:t>
      </w:r>
      <w:proofErr w:type="gramStart"/>
      <w:r w:rsidRPr="74B0A43C">
        <w:rPr>
          <w:lang w:val="en-GB"/>
        </w:rPr>
        <w:t>enter into</w:t>
      </w:r>
      <w:proofErr w:type="gramEnd"/>
      <w:r w:rsidRPr="74B0A43C">
        <w:rPr>
          <w:lang w:val="en-GB"/>
        </w:rPr>
        <w:t xml:space="preserve"> any commitments for or on behalf of any other party or Client.</w:t>
      </w:r>
      <w:bookmarkEnd w:id="151"/>
    </w:p>
    <w:p w14:paraId="2FD99AB0" w14:textId="77777777" w:rsidR="005772A2" w:rsidRPr="00B21BBE" w:rsidRDefault="0089015A">
      <w:pPr>
        <w:pStyle w:val="Untitledsubclause1"/>
        <w:rPr>
          <w:lang w:val="en-GB"/>
        </w:rPr>
      </w:pPr>
      <w:bookmarkStart w:id="152" w:name="a455448"/>
      <w:r w:rsidRPr="74B0A43C">
        <w:rPr>
          <w:lang w:val="en-GB"/>
        </w:rPr>
        <w:t>Each party confirms it is acting on its own behalf and not for the benefit of any other person.</w:t>
      </w:r>
      <w:bookmarkEnd w:id="152"/>
    </w:p>
    <w:p w14:paraId="4A101EBD" w14:textId="77777777" w:rsidR="005772A2" w:rsidRPr="00B21BBE" w:rsidRDefault="0089015A">
      <w:pPr>
        <w:pStyle w:val="TitleClause"/>
        <w:rPr>
          <w:lang w:val="en-GB"/>
        </w:rPr>
      </w:pPr>
      <w:bookmarkStart w:id="153" w:name="a472577"/>
      <w:bookmarkStart w:id="154" w:name="_Toc256000027"/>
      <w:bookmarkStart w:id="155" w:name="_Hlk21095580"/>
      <w:r w:rsidRPr="4292DAC2">
        <w:rPr>
          <w:lang w:val="en-GB"/>
        </w:rPr>
        <w:t>Third party rights</w:t>
      </w:r>
      <w:bookmarkEnd w:id="153"/>
      <w:bookmarkEnd w:id="154"/>
    </w:p>
    <w:p w14:paraId="67781977" w14:textId="77777777" w:rsidR="005772A2" w:rsidRPr="00B21BBE" w:rsidRDefault="0089015A">
      <w:pPr>
        <w:pStyle w:val="Untitledsubclause1"/>
        <w:rPr>
          <w:lang w:val="en-GB"/>
        </w:rPr>
      </w:pPr>
      <w:bookmarkStart w:id="156" w:name="a500576"/>
      <w:bookmarkStart w:id="157" w:name="_Hlk21095999"/>
      <w:r w:rsidRPr="74B0A43C">
        <w:rPr>
          <w:lang w:val="en-GB"/>
        </w:rPr>
        <w:t>Save for Client, this agreement does not confer any rights on a third party to enforce any term of this agreement.</w:t>
      </w:r>
      <w:bookmarkEnd w:id="156"/>
      <w:r w:rsidRPr="74B0A43C">
        <w:rPr>
          <w:lang w:val="en-GB"/>
        </w:rPr>
        <w:t xml:space="preserve"> For the avoidance of doubt, Client may, once incorporated, enforce any term of this agreement.</w:t>
      </w:r>
    </w:p>
    <w:p w14:paraId="0575DE26" w14:textId="77777777" w:rsidR="005772A2" w:rsidRPr="00B21BBE" w:rsidRDefault="0089015A">
      <w:pPr>
        <w:pStyle w:val="Untitledsubclause1"/>
        <w:rPr>
          <w:lang w:val="en-GB"/>
        </w:rPr>
      </w:pPr>
      <w:bookmarkStart w:id="158" w:name="a547809"/>
      <w:bookmarkEnd w:id="155"/>
      <w:bookmarkEnd w:id="157"/>
      <w:r w:rsidRPr="74B0A43C">
        <w:rPr>
          <w:lang w:val="en-GB"/>
        </w:rPr>
        <w:t>The rights of the parties to rescind or vary this agreement are not subject to the consent of any other person.</w:t>
      </w:r>
      <w:bookmarkEnd w:id="158"/>
    </w:p>
    <w:p w14:paraId="15D80B35" w14:textId="77777777" w:rsidR="005772A2" w:rsidRPr="00B21BBE" w:rsidRDefault="0089015A">
      <w:pPr>
        <w:pStyle w:val="TitleClause"/>
        <w:rPr>
          <w:b w:val="0"/>
          <w:lang w:val="en-GB"/>
        </w:rPr>
      </w:pPr>
      <w:bookmarkStart w:id="159" w:name="a682158"/>
      <w:bookmarkStart w:id="160" w:name="_Toc256000028"/>
      <w:r w:rsidRPr="4292DAC2">
        <w:rPr>
          <w:lang w:val="en-GB"/>
        </w:rPr>
        <w:t>Notices</w:t>
      </w:r>
      <w:bookmarkEnd w:id="159"/>
      <w:bookmarkEnd w:id="160"/>
    </w:p>
    <w:p w14:paraId="1C32BAF6" w14:textId="77777777" w:rsidR="005772A2" w:rsidRPr="00B21BBE" w:rsidRDefault="0089015A">
      <w:pPr>
        <w:pStyle w:val="Untitledsubclause1"/>
        <w:rPr>
          <w:lang w:val="en-GB"/>
        </w:rPr>
      </w:pPr>
      <w:bookmarkStart w:id="161" w:name="a87527"/>
      <w:r w:rsidRPr="74B0A43C">
        <w:rPr>
          <w:lang w:val="en-GB"/>
        </w:rPr>
        <w:t>Any notice or other communication given to a party under or in connection with this agreement shall be in writing and shall be:</w:t>
      </w:r>
      <w:bookmarkEnd w:id="161"/>
    </w:p>
    <w:p w14:paraId="613B2683" w14:textId="77777777" w:rsidR="005772A2" w:rsidRPr="00B21BBE" w:rsidRDefault="0089015A">
      <w:pPr>
        <w:pStyle w:val="Untitledsubclause2"/>
        <w:rPr>
          <w:lang w:val="en-GB"/>
        </w:rPr>
      </w:pPr>
      <w:bookmarkStart w:id="162" w:name="a535826"/>
      <w:r w:rsidRPr="74B0A43C">
        <w:rPr>
          <w:lang w:val="en-GB"/>
        </w:rPr>
        <w:t xml:space="preserve">delivered by hand or by pre-paid first-class post or other next Business Day delivery service at its registered office (if a company) or its principal place of business (in any other case); or </w:t>
      </w:r>
      <w:bookmarkEnd w:id="162"/>
    </w:p>
    <w:p w14:paraId="354163CE" w14:textId="77777777" w:rsidR="005772A2" w:rsidRPr="00B21BBE" w:rsidRDefault="0089015A">
      <w:pPr>
        <w:pStyle w:val="Untitledsubclause2"/>
        <w:rPr>
          <w:lang w:val="en-GB"/>
        </w:rPr>
      </w:pPr>
      <w:bookmarkStart w:id="163" w:name="a722087"/>
      <w:r w:rsidRPr="74B0A43C">
        <w:rPr>
          <w:lang w:val="en-GB"/>
        </w:rPr>
        <w:t>sent by fax to its main fax number or sent by email to the address specified below:</w:t>
      </w:r>
      <w:bookmarkEnd w:id="163"/>
    </w:p>
    <w:p w14:paraId="289EA51D" w14:textId="38EED9E7" w:rsidR="005772A2" w:rsidRPr="00B21BBE" w:rsidRDefault="0089015A" w:rsidP="301268FE">
      <w:pPr>
        <w:pStyle w:val="NoNumUntitledClause"/>
        <w:ind w:left="994"/>
        <w:rPr>
          <w:lang w:val="en-GB"/>
        </w:rPr>
      </w:pPr>
      <w:r w:rsidRPr="301268FE">
        <w:rPr>
          <w:lang w:val="en-GB"/>
        </w:rPr>
        <w:t xml:space="preserve">Client </w:t>
      </w:r>
      <w:proofErr w:type="gramStart"/>
      <w:r w:rsidR="000B0109" w:rsidRPr="301268FE">
        <w:rPr>
          <w:lang w:val="fr-FR"/>
        </w:rPr>
        <w:t xml:space="preserve">– </w:t>
      </w:r>
      <w:r w:rsidR="000B0109" w:rsidRPr="00B018EC">
        <w:rPr>
          <w:rFonts w:cstheme="minorHAnsi"/>
          <w:lang w:val="fr-FR"/>
        </w:rPr>
        <w:t xml:space="preserve"> </w:t>
      </w:r>
      <w:r w:rsidR="001B5FB8" w:rsidRPr="00B018EC">
        <w:rPr>
          <w:rFonts w:cstheme="minorHAnsi"/>
          <w:highlight w:val="yellow"/>
          <w:lang w:val="fr-FR"/>
        </w:rPr>
        <w:t>_</w:t>
      </w:r>
      <w:proofErr w:type="gramEnd"/>
      <w:r w:rsidR="001B5FB8" w:rsidRPr="00B018EC">
        <w:rPr>
          <w:rFonts w:cstheme="minorHAnsi"/>
          <w:highlight w:val="yellow"/>
          <w:lang w:val="fr-FR"/>
        </w:rPr>
        <w:t>______</w:t>
      </w:r>
      <w:r w:rsidR="00503518" w:rsidRPr="00B018EC">
        <w:rPr>
          <w:rFonts w:cstheme="minorHAnsi"/>
          <w:lang w:val="fr-FR"/>
        </w:rPr>
        <w:t xml:space="preserve"> </w:t>
      </w:r>
      <w:r w:rsidR="000B0109" w:rsidRPr="00B018EC">
        <w:rPr>
          <w:rFonts w:cstheme="minorHAnsi"/>
          <w:lang w:val="fr-FR"/>
        </w:rPr>
        <w:t xml:space="preserve">– </w:t>
      </w:r>
      <w:r w:rsidR="001B5FB8" w:rsidRPr="00B018EC">
        <w:rPr>
          <w:rFonts w:cstheme="minorHAnsi"/>
          <w:highlight w:val="yellow"/>
          <w:lang w:val="fr-FR"/>
        </w:rPr>
        <w:t>_____________</w:t>
      </w:r>
    </w:p>
    <w:p w14:paraId="693103C1" w14:textId="34240950" w:rsidR="005772A2" w:rsidRPr="00915F3E" w:rsidRDefault="0089015A">
      <w:pPr>
        <w:pStyle w:val="NoNumUntitledClause"/>
        <w:ind w:left="994"/>
        <w:rPr>
          <w:lang w:val="en-GB"/>
        </w:rPr>
      </w:pPr>
      <w:r w:rsidRPr="00B21BBE">
        <w:rPr>
          <w:lang w:val="en-GB"/>
        </w:rPr>
        <w:t xml:space="preserve">MOTIFE – Michal Piatkowski - </w:t>
      </w:r>
      <w:hyperlink r:id="rId23" w:history="1">
        <w:r w:rsidRPr="00D72394">
          <w:rPr>
            <w:rFonts w:eastAsia="Arial"/>
          </w:rPr>
          <w:t>michal@motife.com</w:t>
        </w:r>
      </w:hyperlink>
    </w:p>
    <w:p w14:paraId="1869E220" w14:textId="77777777" w:rsidR="005772A2" w:rsidRPr="00915F3E" w:rsidRDefault="0089015A">
      <w:pPr>
        <w:pStyle w:val="Untitledsubclause1"/>
        <w:rPr>
          <w:lang w:val="en-GB"/>
        </w:rPr>
      </w:pPr>
      <w:bookmarkStart w:id="164" w:name="a851717"/>
      <w:r w:rsidRPr="74B0A43C">
        <w:rPr>
          <w:lang w:val="en-GB"/>
        </w:rPr>
        <w:t>Any notice or communication shall be deemed to have been received:</w:t>
      </w:r>
      <w:bookmarkEnd w:id="164"/>
    </w:p>
    <w:p w14:paraId="3114A564" w14:textId="77777777" w:rsidR="005772A2" w:rsidRPr="00915F3E" w:rsidRDefault="0089015A">
      <w:pPr>
        <w:pStyle w:val="Untitledsubclause2"/>
        <w:rPr>
          <w:lang w:val="en-GB"/>
        </w:rPr>
      </w:pPr>
      <w:bookmarkStart w:id="165" w:name="a666090"/>
      <w:r w:rsidRPr="74B0A43C">
        <w:rPr>
          <w:lang w:val="en-GB"/>
        </w:rPr>
        <w:t xml:space="preserve">if delivered by hand, on signature of a delivery receipt or at the time the notice is left at the proper </w:t>
      </w:r>
      <w:proofErr w:type="gramStart"/>
      <w:r w:rsidRPr="74B0A43C">
        <w:rPr>
          <w:lang w:val="en-GB"/>
        </w:rPr>
        <w:t>address;</w:t>
      </w:r>
      <w:bookmarkEnd w:id="165"/>
      <w:proofErr w:type="gramEnd"/>
    </w:p>
    <w:p w14:paraId="0019B6E9" w14:textId="77777777" w:rsidR="005772A2" w:rsidRPr="00915F3E" w:rsidRDefault="0089015A">
      <w:pPr>
        <w:pStyle w:val="Untitledsubclause2"/>
        <w:rPr>
          <w:lang w:val="en-GB"/>
        </w:rPr>
      </w:pPr>
      <w:bookmarkStart w:id="166" w:name="a488552"/>
      <w:r w:rsidRPr="74B0A43C">
        <w:rPr>
          <w:lang w:val="en-GB"/>
        </w:rPr>
        <w:t xml:space="preserve">if sent by pre-paid first-class post or other next Business Day delivery services, at 9.00 am on the third Business Day after posting or at the time recorded by the delivery </w:t>
      </w:r>
      <w:proofErr w:type="gramStart"/>
      <w:r w:rsidRPr="74B0A43C">
        <w:rPr>
          <w:lang w:val="en-GB"/>
        </w:rPr>
        <w:t>service</w:t>
      </w:r>
      <w:bookmarkEnd w:id="166"/>
      <w:r w:rsidRPr="74B0A43C">
        <w:rPr>
          <w:lang w:val="en-GB"/>
        </w:rPr>
        <w:t>;</w:t>
      </w:r>
      <w:proofErr w:type="gramEnd"/>
    </w:p>
    <w:p w14:paraId="758ACA5B" w14:textId="77777777" w:rsidR="005772A2" w:rsidRPr="00915F3E" w:rsidRDefault="0089015A">
      <w:pPr>
        <w:pStyle w:val="Untitledsubclause2"/>
        <w:rPr>
          <w:lang w:val="en-GB"/>
        </w:rPr>
      </w:pPr>
      <w:bookmarkStart w:id="167" w:name="a755585"/>
      <w:r w:rsidRPr="74B0A43C">
        <w:rPr>
          <w:lang w:val="en-GB"/>
        </w:rPr>
        <w:lastRenderedPageBreak/>
        <w:t>if sent by fax or email, at 9.00am on the next Business Day after transmission.</w:t>
      </w:r>
      <w:bookmarkEnd w:id="167"/>
    </w:p>
    <w:p w14:paraId="6881EA5C" w14:textId="77777777" w:rsidR="005772A2" w:rsidRPr="00915F3E" w:rsidRDefault="0089015A">
      <w:pPr>
        <w:pStyle w:val="Untitledsubclause1"/>
        <w:rPr>
          <w:lang w:val="en-GB"/>
        </w:rPr>
      </w:pPr>
      <w:bookmarkStart w:id="168" w:name="a954485"/>
      <w:r w:rsidRPr="74B0A43C">
        <w:rPr>
          <w:lang w:val="en-GB"/>
        </w:rPr>
        <w:t>This clause does not apply to the service of any proceedings or any documents in any legal action or, where applicable, any arbitration or other method of dispute resolution.</w:t>
      </w:r>
      <w:bookmarkEnd w:id="168"/>
    </w:p>
    <w:p w14:paraId="5B08C93A" w14:textId="77777777" w:rsidR="005772A2" w:rsidRPr="00915F3E" w:rsidRDefault="0089015A">
      <w:pPr>
        <w:pStyle w:val="TitleClause"/>
        <w:rPr>
          <w:b w:val="0"/>
          <w:lang w:val="en-GB"/>
        </w:rPr>
      </w:pPr>
      <w:bookmarkStart w:id="169" w:name="a125030"/>
      <w:bookmarkStart w:id="170" w:name="_Toc256000029"/>
      <w:r w:rsidRPr="4292DAC2">
        <w:rPr>
          <w:lang w:val="en-GB"/>
        </w:rPr>
        <w:t>Counterparts</w:t>
      </w:r>
      <w:bookmarkEnd w:id="169"/>
      <w:bookmarkEnd w:id="170"/>
    </w:p>
    <w:p w14:paraId="7B1C8EEF" w14:textId="77777777" w:rsidR="005772A2" w:rsidRPr="00915F3E" w:rsidRDefault="0089015A">
      <w:pPr>
        <w:pStyle w:val="Untitledsubclause1"/>
        <w:numPr>
          <w:ilvl w:val="0"/>
          <w:numId w:val="0"/>
        </w:numPr>
        <w:ind w:left="720"/>
        <w:rPr>
          <w:lang w:val="en-GB"/>
        </w:rPr>
      </w:pPr>
      <w:bookmarkStart w:id="171" w:name="a810511"/>
      <w:r w:rsidRPr="00915F3E">
        <w:rPr>
          <w:lang w:val="en-GB"/>
        </w:rPr>
        <w:t>This agreement may be executed in any number of counterparts, each of which when executed shall constitute a duplicate original, but all the counterparts shall together constitute the one agreement.</w:t>
      </w:r>
      <w:bookmarkEnd w:id="171"/>
    </w:p>
    <w:p w14:paraId="11A45100" w14:textId="77777777" w:rsidR="005772A2" w:rsidRPr="00915F3E" w:rsidRDefault="0089015A">
      <w:pPr>
        <w:pStyle w:val="TitleClause"/>
        <w:rPr>
          <w:b w:val="0"/>
          <w:lang w:val="en-GB"/>
        </w:rPr>
      </w:pPr>
      <w:bookmarkStart w:id="172" w:name="a1037233"/>
      <w:bookmarkStart w:id="173" w:name="_Toc256000031"/>
      <w:r w:rsidRPr="4292DAC2">
        <w:rPr>
          <w:lang w:val="en-GB"/>
        </w:rPr>
        <w:t>Governing law</w:t>
      </w:r>
      <w:bookmarkEnd w:id="172"/>
      <w:bookmarkEnd w:id="173"/>
      <w:r w:rsidRPr="4292DAC2">
        <w:rPr>
          <w:lang w:val="en-GB"/>
        </w:rPr>
        <w:t xml:space="preserve"> and Language</w:t>
      </w:r>
    </w:p>
    <w:p w14:paraId="67C42F4F" w14:textId="2BDE7079" w:rsidR="005772A2" w:rsidRPr="00915F3E" w:rsidRDefault="0089015A" w:rsidP="00EE7A68">
      <w:pPr>
        <w:pStyle w:val="Untitledsubclause1"/>
        <w:numPr>
          <w:ilvl w:val="1"/>
          <w:numId w:val="0"/>
        </w:numPr>
        <w:ind w:left="720"/>
        <w:rPr>
          <w:lang w:val="en-GB"/>
        </w:rPr>
      </w:pPr>
      <w:bookmarkStart w:id="174" w:name="a603344"/>
      <w:r w:rsidRPr="27D3F19C">
        <w:rPr>
          <w:lang w:val="en-GB"/>
        </w:rPr>
        <w:t xml:space="preserve">This agreement and any dispute or claim arising out of or in connection with it or its subject matter or formation shall be governed by and construed in accordance with the law of </w:t>
      </w:r>
      <w:r w:rsidRPr="00915F3E">
        <w:rPr>
          <w:lang w:val="en-GB"/>
        </w:rPr>
        <w:t>Poland.</w:t>
      </w:r>
      <w:bookmarkEnd w:id="174"/>
      <w:r w:rsidRPr="27D3F19C">
        <w:rPr>
          <w:lang w:val="en-GB"/>
        </w:rPr>
        <w:t xml:space="preserve"> If this agreement is translated into any language other than English, the English language version will prevail. </w:t>
      </w:r>
    </w:p>
    <w:p w14:paraId="397C4427" w14:textId="1A979889" w:rsidR="00A521E8" w:rsidRPr="00915F3E" w:rsidRDefault="00A521E8" w:rsidP="00A521E8">
      <w:pPr>
        <w:pStyle w:val="TitleClause"/>
        <w:rPr>
          <w:b w:val="0"/>
          <w:lang w:val="en-GB"/>
        </w:rPr>
      </w:pPr>
      <w:bookmarkStart w:id="175" w:name="a334611"/>
      <w:bookmarkStart w:id="176" w:name="_Toc256000032"/>
      <w:r w:rsidRPr="4292DAC2">
        <w:rPr>
          <w:lang w:val="en-GB"/>
        </w:rPr>
        <w:t>Jurisdiction</w:t>
      </w:r>
      <w:bookmarkEnd w:id="175"/>
      <w:bookmarkEnd w:id="176"/>
    </w:p>
    <w:p w14:paraId="02480505" w14:textId="5C691285" w:rsidR="005772A2" w:rsidRPr="00B21BBE" w:rsidRDefault="0089015A" w:rsidP="00EE7A68">
      <w:pPr>
        <w:pStyle w:val="Untitledsubclause1"/>
        <w:rPr>
          <w:lang w:val="en-GB"/>
        </w:rPr>
      </w:pPr>
      <w:r w:rsidRPr="00915F3E">
        <w:rPr>
          <w:lang w:val="en-GB"/>
        </w:rPr>
        <w:t xml:space="preserve">Each party irrevocably agrees that all </w:t>
      </w:r>
      <w:r w:rsidR="593CF9F7" w:rsidRPr="00EE7A68">
        <w:t xml:space="preserve">disputes </w:t>
      </w:r>
      <w:r w:rsidRPr="00915F3E">
        <w:rPr>
          <w:lang w:val="en-GB"/>
        </w:rPr>
        <w:t xml:space="preserve">or claims </w:t>
      </w:r>
      <w:r w:rsidR="593CF9F7" w:rsidRPr="00EE7A68">
        <w:t xml:space="preserve">arising out of or in connection with </w:t>
      </w:r>
      <w:r w:rsidRPr="00915F3E">
        <w:rPr>
          <w:lang w:val="en-GB"/>
        </w:rPr>
        <w:t xml:space="preserve">this </w:t>
      </w:r>
      <w:r w:rsidR="008F5C2C" w:rsidRPr="00B018EC">
        <w:rPr>
          <w:rFonts w:eastAsia="Calibri"/>
        </w:rPr>
        <w:t>Agreement</w:t>
      </w:r>
      <w:r w:rsidR="593CF9F7" w:rsidRPr="00EE7A68">
        <w:t xml:space="preserve"> shall be finally settled under the </w:t>
      </w:r>
      <w:r w:rsidR="008F5C2C" w:rsidRPr="00B018EC">
        <w:rPr>
          <w:rFonts w:eastAsia="Calibri"/>
        </w:rPr>
        <w:t>respective</w:t>
      </w:r>
      <w:r w:rsidRPr="00B21BBE">
        <w:rPr>
          <w:lang w:val="en-GB"/>
        </w:rPr>
        <w:t xml:space="preserve"> court</w:t>
      </w:r>
      <w:r w:rsidR="593CF9F7" w:rsidRPr="4292DAC2">
        <w:t xml:space="preserve"> in </w:t>
      </w:r>
      <w:r w:rsidR="008F5C2C" w:rsidRPr="00B018EC">
        <w:rPr>
          <w:rFonts w:eastAsia="Calibri"/>
        </w:rPr>
        <w:t>Kraków, Poland</w:t>
      </w:r>
      <w:r w:rsidRPr="4292DAC2">
        <w:rPr>
          <w:lang w:val="en-GB"/>
        </w:rPr>
        <w:t>.</w:t>
      </w:r>
    </w:p>
    <w:p w14:paraId="1FF53635" w14:textId="77777777" w:rsidR="005772A2" w:rsidRDefault="0089015A">
      <w:pPr>
        <w:rPr>
          <w:rFonts w:eastAsia="Times New Roman" w:cstheme="minorHAnsi"/>
          <w:lang w:val="en-GB"/>
        </w:rPr>
      </w:pPr>
      <w:r>
        <w:rPr>
          <w:rFonts w:cstheme="minorHAnsi"/>
          <w:lang w:val="en-GB"/>
        </w:rPr>
        <w:br w:type="page"/>
      </w:r>
    </w:p>
    <w:p w14:paraId="1D2D5B3C" w14:textId="77777777" w:rsidR="005772A2" w:rsidRDefault="005772A2">
      <w:pPr>
        <w:rPr>
          <w:rFonts w:eastAsia="Times New Roman" w:cstheme="minorHAnsi"/>
          <w:lang w:val="en-GB"/>
        </w:rPr>
      </w:pPr>
    </w:p>
    <w:p w14:paraId="7011DE51" w14:textId="77777777" w:rsidR="005772A2" w:rsidRDefault="0089015A">
      <w:pPr>
        <w:pStyle w:val="Schedule"/>
        <w:rPr>
          <w:rFonts w:cstheme="minorBidi"/>
          <w:lang w:val="en-GB"/>
        </w:rPr>
      </w:pPr>
      <w:r w:rsidRPr="74B0A43C">
        <w:rPr>
          <w:rFonts w:cstheme="minorBidi"/>
          <w:lang w:val="en-GB"/>
        </w:rPr>
        <w:t xml:space="preserve">Outsourcing </w:t>
      </w:r>
    </w:p>
    <w:p w14:paraId="788ABB3D" w14:textId="77777777" w:rsidR="005772A2" w:rsidRDefault="005772A2">
      <w:pPr>
        <w:pStyle w:val="Paragraph"/>
        <w:rPr>
          <w:rFonts w:cstheme="minorHAnsi"/>
          <w:b/>
          <w:i/>
          <w:lang w:val="en-GB"/>
        </w:rPr>
      </w:pPr>
    </w:p>
    <w:p w14:paraId="7D3E1010" w14:textId="77777777" w:rsidR="005772A2" w:rsidRPr="00686041" w:rsidRDefault="0089015A" w:rsidP="001E2E7E">
      <w:pPr>
        <w:pStyle w:val="TitleClause"/>
        <w:numPr>
          <w:ilvl w:val="0"/>
          <w:numId w:val="31"/>
        </w:numPr>
        <w:rPr>
          <w:lang w:val="en-GB"/>
        </w:rPr>
      </w:pPr>
      <w:r w:rsidRPr="4292DAC2">
        <w:rPr>
          <w:lang w:val="en-GB"/>
        </w:rPr>
        <w:t>Key terms of outsourcing services</w:t>
      </w:r>
    </w:p>
    <w:p w14:paraId="50FB2E39" w14:textId="585ED97D" w:rsidR="005772A2" w:rsidRDefault="0089015A" w:rsidP="001E2E7E">
      <w:pPr>
        <w:pStyle w:val="Untitledsubclause1"/>
        <w:numPr>
          <w:ilvl w:val="1"/>
          <w:numId w:val="27"/>
        </w:numPr>
        <w:rPr>
          <w:lang w:val="en-GB"/>
        </w:rPr>
      </w:pPr>
      <w:r>
        <w:rPr>
          <w:lang w:val="en-GB"/>
        </w:rPr>
        <w:t xml:space="preserve">The terms for each </w:t>
      </w:r>
      <w:r w:rsidR="00B33B68">
        <w:rPr>
          <w:lang w:val="en-GB"/>
        </w:rPr>
        <w:t>contractor</w:t>
      </w:r>
      <w:r>
        <w:rPr>
          <w:lang w:val="en-GB"/>
        </w:rPr>
        <w:t xml:space="preserve"> will be set in a separate order, however the key terms are outlined below.</w:t>
      </w:r>
    </w:p>
    <w:tbl>
      <w:tblPr>
        <w:tblStyle w:val="GridTable1Light"/>
        <w:tblW w:w="8254" w:type="dxa"/>
        <w:tblInd w:w="704" w:type="dxa"/>
        <w:tblLook w:val="0600" w:firstRow="0" w:lastRow="0" w:firstColumn="0" w:lastColumn="0" w:noHBand="1" w:noVBand="1"/>
      </w:tblPr>
      <w:tblGrid>
        <w:gridCol w:w="2410"/>
        <w:gridCol w:w="5844"/>
      </w:tblGrid>
      <w:tr w:rsidR="005772A2" w:rsidRPr="009C0854" w14:paraId="26940B3E" w14:textId="77777777" w:rsidTr="005772A2">
        <w:trPr>
          <w:trHeight w:val="643"/>
        </w:trPr>
        <w:tc>
          <w:tcPr>
            <w:tcW w:w="2410" w:type="dxa"/>
            <w:hideMark/>
          </w:tcPr>
          <w:p w14:paraId="4F2916A6" w14:textId="77777777" w:rsidR="005772A2" w:rsidRDefault="0089015A">
            <w:pPr>
              <w:textAlignment w:val="top"/>
              <w:rPr>
                <w:rFonts w:eastAsia="Times New Roman" w:cstheme="minorHAnsi"/>
                <w:sz w:val="36"/>
                <w:szCs w:val="36"/>
                <w:lang w:val="en-GB"/>
              </w:rPr>
            </w:pPr>
            <w:r w:rsidRPr="00EE7A68">
              <w:rPr>
                <w:color w:val="000000" w:themeColor="text1"/>
                <w:kern w:val="24"/>
                <w:lang w:val="en-GB"/>
              </w:rPr>
              <w:t>Cost and fees</w:t>
            </w:r>
          </w:p>
        </w:tc>
        <w:tc>
          <w:tcPr>
            <w:tcW w:w="5844" w:type="dxa"/>
            <w:hideMark/>
          </w:tcPr>
          <w:p w14:paraId="7656C541" w14:textId="2AD20D00" w:rsidR="005772A2" w:rsidRPr="00EE7A68" w:rsidRDefault="0089015A" w:rsidP="001E2E7E">
            <w:pPr>
              <w:pStyle w:val="ListParagraph"/>
              <w:numPr>
                <w:ilvl w:val="0"/>
                <w:numId w:val="28"/>
              </w:numPr>
              <w:spacing w:line="360" w:lineRule="auto"/>
              <w:rPr>
                <w:lang w:val="en-GB"/>
              </w:rPr>
            </w:pPr>
            <w:r w:rsidRPr="00EE7A68">
              <w:rPr>
                <w:lang w:val="en-GB"/>
              </w:rPr>
              <w:t xml:space="preserve">Full cost of </w:t>
            </w:r>
            <w:r w:rsidR="00E33A6A">
              <w:rPr>
                <w:lang w:val="en-GB"/>
              </w:rPr>
              <w:t>each</w:t>
            </w:r>
            <w:r w:rsidRPr="00EE7A68">
              <w:rPr>
                <w:lang w:val="en-GB"/>
              </w:rPr>
              <w:t xml:space="preserve"> </w:t>
            </w:r>
            <w:r w:rsidR="006909E9">
              <w:rPr>
                <w:lang w:val="en-GB"/>
              </w:rPr>
              <w:t>contractor</w:t>
            </w:r>
            <w:r w:rsidRPr="00EE7A68">
              <w:rPr>
                <w:lang w:val="en-GB"/>
              </w:rPr>
              <w:t xml:space="preserve"> as per their contract (employment or service) </w:t>
            </w:r>
          </w:p>
          <w:p w14:paraId="79DA3E7A" w14:textId="35991074" w:rsidR="005772A2" w:rsidRPr="00EE7A68" w:rsidRDefault="0049038E" w:rsidP="001E2E7E">
            <w:pPr>
              <w:pStyle w:val="ListParagraph"/>
              <w:numPr>
                <w:ilvl w:val="0"/>
                <w:numId w:val="28"/>
              </w:numPr>
              <w:spacing w:line="360" w:lineRule="auto"/>
              <w:rPr>
                <w:color w:val="000000" w:themeColor="text1"/>
                <w:kern w:val="24"/>
                <w:lang w:val="en-GB"/>
              </w:rPr>
            </w:pPr>
            <w:r>
              <w:rPr>
                <w:color w:val="000000" w:themeColor="text1"/>
                <w:kern w:val="24"/>
                <w:lang w:val="en-GB"/>
              </w:rPr>
              <w:t>M</w:t>
            </w:r>
            <w:r w:rsidR="0089015A" w:rsidRPr="00EE7A68">
              <w:rPr>
                <w:color w:val="000000" w:themeColor="text1"/>
                <w:kern w:val="24"/>
                <w:lang w:val="en-GB"/>
              </w:rPr>
              <w:t xml:space="preserve">ark-up on </w:t>
            </w:r>
            <w:r w:rsidR="0062707C">
              <w:rPr>
                <w:color w:val="000000" w:themeColor="text1"/>
                <w:kern w:val="24"/>
                <w:lang w:val="en-GB"/>
              </w:rPr>
              <w:t>contractor</w:t>
            </w:r>
            <w:r w:rsidR="000178CC" w:rsidRPr="00EE7A68">
              <w:rPr>
                <w:color w:val="000000" w:themeColor="text1"/>
                <w:kern w:val="24"/>
                <w:lang w:val="en-GB"/>
              </w:rPr>
              <w:t>’</w:t>
            </w:r>
            <w:r w:rsidR="0062707C">
              <w:rPr>
                <w:color w:val="000000" w:themeColor="text1"/>
                <w:kern w:val="24"/>
                <w:lang w:val="en-GB"/>
              </w:rPr>
              <w:t>s</w:t>
            </w:r>
            <w:r w:rsidR="0089015A" w:rsidRPr="00EE7A68">
              <w:rPr>
                <w:color w:val="000000" w:themeColor="text1"/>
                <w:kern w:val="24"/>
                <w:lang w:val="en-GB"/>
              </w:rPr>
              <w:t xml:space="preserve"> monthly gross salary</w:t>
            </w:r>
            <w:r w:rsidR="00682327">
              <w:rPr>
                <w:color w:val="000000" w:themeColor="text1"/>
                <w:kern w:val="24"/>
                <w:lang w:val="en-GB"/>
              </w:rPr>
              <w:t xml:space="preserve"> as per fees in </w:t>
            </w:r>
            <w:r w:rsidR="00682327">
              <w:rPr>
                <w:color w:val="000000" w:themeColor="text1"/>
                <w:kern w:val="24"/>
                <w:lang w:val="en-GB"/>
              </w:rPr>
              <w:fldChar w:fldCharType="begin"/>
            </w:r>
            <w:r w:rsidR="00682327">
              <w:rPr>
                <w:color w:val="000000" w:themeColor="text1"/>
                <w:kern w:val="24"/>
                <w:lang w:val="en-GB"/>
              </w:rPr>
              <w:instrText xml:space="preserve"> REF _Ref97394717 \r \h </w:instrText>
            </w:r>
            <w:r w:rsidR="00682327">
              <w:rPr>
                <w:color w:val="000000" w:themeColor="text1"/>
                <w:kern w:val="24"/>
                <w:lang w:val="en-GB"/>
              </w:rPr>
            </w:r>
            <w:r w:rsidR="00682327">
              <w:rPr>
                <w:color w:val="000000" w:themeColor="text1"/>
                <w:kern w:val="24"/>
                <w:lang w:val="en-GB"/>
              </w:rPr>
              <w:fldChar w:fldCharType="separate"/>
            </w:r>
            <w:r w:rsidR="00682327">
              <w:rPr>
                <w:color w:val="000000" w:themeColor="text1"/>
                <w:kern w:val="24"/>
                <w:lang w:val="en-GB"/>
              </w:rPr>
              <w:t>Schedule 2</w:t>
            </w:r>
            <w:r w:rsidR="00682327">
              <w:rPr>
                <w:color w:val="000000" w:themeColor="text1"/>
                <w:kern w:val="24"/>
                <w:lang w:val="en-GB"/>
              </w:rPr>
              <w:fldChar w:fldCharType="end"/>
            </w:r>
            <w:r w:rsidR="0089015A" w:rsidRPr="00EE7A68">
              <w:rPr>
                <w:color w:val="000000" w:themeColor="text1"/>
                <w:kern w:val="24"/>
                <w:lang w:val="en-GB"/>
              </w:rPr>
              <w:t xml:space="preserve">; </w:t>
            </w:r>
          </w:p>
          <w:p w14:paraId="449BD5DE" w14:textId="77777777" w:rsidR="005772A2" w:rsidRPr="00EE7A68" w:rsidRDefault="0089015A" w:rsidP="001E2E7E">
            <w:pPr>
              <w:pStyle w:val="ListParagraph"/>
              <w:numPr>
                <w:ilvl w:val="0"/>
                <w:numId w:val="28"/>
              </w:numPr>
              <w:spacing w:line="360" w:lineRule="auto"/>
              <w:rPr>
                <w:color w:val="000000" w:themeColor="text1"/>
                <w:kern w:val="24"/>
                <w:lang w:val="en-GB"/>
              </w:rPr>
            </w:pPr>
            <w:r w:rsidRPr="00EE7A68">
              <w:rPr>
                <w:color w:val="000000" w:themeColor="text1"/>
                <w:kern w:val="24"/>
                <w:lang w:val="en-GB"/>
              </w:rPr>
              <w:t>Non-statutory benefits as per agreed scope (optional)</w:t>
            </w:r>
          </w:p>
          <w:p w14:paraId="29686FC1" w14:textId="77777777" w:rsidR="005772A2" w:rsidRPr="00EE7A68" w:rsidRDefault="005772A2">
            <w:pPr>
              <w:spacing w:line="360" w:lineRule="auto"/>
              <w:contextualSpacing/>
              <w:rPr>
                <w:lang w:val="en-GB"/>
              </w:rPr>
            </w:pPr>
          </w:p>
        </w:tc>
      </w:tr>
      <w:tr w:rsidR="005772A2" w:rsidRPr="00D51BBB" w14:paraId="701F0342" w14:textId="77777777" w:rsidTr="005772A2">
        <w:trPr>
          <w:trHeight w:val="421"/>
        </w:trPr>
        <w:tc>
          <w:tcPr>
            <w:tcW w:w="2410" w:type="dxa"/>
            <w:hideMark/>
          </w:tcPr>
          <w:p w14:paraId="188011FB" w14:textId="77777777" w:rsidR="005772A2" w:rsidRDefault="0089015A">
            <w:pPr>
              <w:textAlignment w:val="top"/>
              <w:rPr>
                <w:rFonts w:eastAsia="Times New Roman" w:cstheme="minorHAnsi"/>
                <w:sz w:val="36"/>
                <w:szCs w:val="36"/>
                <w:lang w:val="en-GB"/>
              </w:rPr>
            </w:pPr>
            <w:r w:rsidRPr="00EE7A68">
              <w:rPr>
                <w:color w:val="000000" w:themeColor="text1"/>
                <w:kern w:val="24"/>
                <w:lang w:val="en-GB"/>
              </w:rPr>
              <w:t>Not included in the cost</w:t>
            </w:r>
          </w:p>
        </w:tc>
        <w:tc>
          <w:tcPr>
            <w:tcW w:w="5844" w:type="dxa"/>
            <w:hideMark/>
          </w:tcPr>
          <w:p w14:paraId="043E9677" w14:textId="77777777" w:rsidR="005772A2" w:rsidRPr="00EE7A68" w:rsidRDefault="0089015A">
            <w:pPr>
              <w:spacing w:line="360" w:lineRule="auto"/>
              <w:contextualSpacing/>
              <w:rPr>
                <w:lang w:val="en-GB"/>
              </w:rPr>
            </w:pPr>
            <w:r w:rsidRPr="00EE7A68">
              <w:rPr>
                <w:color w:val="000000" w:themeColor="text1"/>
                <w:kern w:val="24"/>
                <w:lang w:val="en-GB"/>
              </w:rPr>
              <w:t xml:space="preserve">Office space, travels, any additional costs required by a </w:t>
            </w:r>
            <w:proofErr w:type="gramStart"/>
            <w:r w:rsidRPr="00EE7A68">
              <w:rPr>
                <w:color w:val="000000" w:themeColor="text1"/>
                <w:kern w:val="24"/>
                <w:lang w:val="en-GB"/>
              </w:rPr>
              <w:t>Client</w:t>
            </w:r>
            <w:proofErr w:type="gramEnd"/>
            <w:r w:rsidRPr="00EE7A68">
              <w:rPr>
                <w:color w:val="000000" w:themeColor="text1"/>
                <w:kern w:val="24"/>
                <w:lang w:val="en-GB"/>
              </w:rPr>
              <w:t>, recruitment, training, hardware.</w:t>
            </w:r>
          </w:p>
        </w:tc>
      </w:tr>
      <w:tr w:rsidR="005772A2" w14:paraId="2F7E5BE2" w14:textId="77777777" w:rsidTr="005772A2">
        <w:trPr>
          <w:trHeight w:val="565"/>
        </w:trPr>
        <w:tc>
          <w:tcPr>
            <w:tcW w:w="2410" w:type="dxa"/>
            <w:hideMark/>
          </w:tcPr>
          <w:p w14:paraId="70CCE55F" w14:textId="77777777" w:rsidR="005772A2" w:rsidRDefault="0089015A">
            <w:pPr>
              <w:textAlignment w:val="top"/>
              <w:rPr>
                <w:rFonts w:eastAsia="Times New Roman" w:cstheme="minorHAnsi"/>
                <w:sz w:val="36"/>
                <w:szCs w:val="36"/>
                <w:lang w:val="en-GB"/>
              </w:rPr>
            </w:pPr>
            <w:r w:rsidRPr="00EE7A68">
              <w:rPr>
                <w:color w:val="000000" w:themeColor="text1"/>
                <w:kern w:val="24"/>
                <w:lang w:val="en-GB"/>
              </w:rPr>
              <w:t>Transition of the team to own site in Poland</w:t>
            </w:r>
          </w:p>
        </w:tc>
        <w:tc>
          <w:tcPr>
            <w:tcW w:w="5844" w:type="dxa"/>
            <w:hideMark/>
          </w:tcPr>
          <w:p w14:paraId="7F886B03" w14:textId="77777777" w:rsidR="005772A2" w:rsidRPr="00EE7A68" w:rsidRDefault="0089015A">
            <w:pPr>
              <w:spacing w:line="360" w:lineRule="auto"/>
              <w:contextualSpacing/>
              <w:rPr>
                <w:lang w:val="en-GB"/>
              </w:rPr>
            </w:pPr>
            <w:r w:rsidRPr="00EE7A68">
              <w:rPr>
                <w:color w:val="000000" w:themeColor="text1"/>
                <w:kern w:val="24"/>
                <w:lang w:val="en-GB"/>
              </w:rPr>
              <w:t>No fees</w:t>
            </w:r>
          </w:p>
        </w:tc>
      </w:tr>
    </w:tbl>
    <w:p w14:paraId="1D97C871" w14:textId="77777777" w:rsidR="005772A2" w:rsidRDefault="005772A2">
      <w:pPr>
        <w:pStyle w:val="TitleClause"/>
        <w:numPr>
          <w:ilvl w:val="0"/>
          <w:numId w:val="0"/>
        </w:numPr>
        <w:ind w:left="720" w:hanging="720"/>
        <w:rPr>
          <w:lang w:val="en-GB"/>
        </w:rPr>
      </w:pPr>
    </w:p>
    <w:p w14:paraId="62F15AA2" w14:textId="77777777" w:rsidR="005772A2" w:rsidRDefault="0089015A" w:rsidP="001E2E7E">
      <w:pPr>
        <w:pStyle w:val="TitleClause"/>
        <w:numPr>
          <w:ilvl w:val="0"/>
          <w:numId w:val="27"/>
        </w:numPr>
        <w:rPr>
          <w:lang w:val="en-GB"/>
        </w:rPr>
      </w:pPr>
      <w:r w:rsidRPr="4292DAC2">
        <w:rPr>
          <w:lang w:val="en-GB"/>
        </w:rPr>
        <w:t>Obligations of MOTIFE under outsourcing orders</w:t>
      </w:r>
    </w:p>
    <w:p w14:paraId="602EF2E8" w14:textId="77777777" w:rsidR="005772A2" w:rsidRDefault="0089015A">
      <w:pPr>
        <w:pStyle w:val="Untitledsubclause1"/>
        <w:rPr>
          <w:lang w:val="en-GB"/>
        </w:rPr>
      </w:pPr>
      <w:r w:rsidRPr="4292DAC2">
        <w:rPr>
          <w:lang w:val="en-GB"/>
        </w:rPr>
        <w:t>MOTIFE undertakes to delegate Contractors to Client to perform the ordered service based on individual Orders.</w:t>
      </w:r>
    </w:p>
    <w:p w14:paraId="0429AA5E" w14:textId="60855128" w:rsidR="005772A2" w:rsidRDefault="0089015A">
      <w:pPr>
        <w:pStyle w:val="Untitledsubclause1"/>
        <w:rPr>
          <w:lang w:val="en-GB"/>
        </w:rPr>
      </w:pPr>
      <w:bookmarkStart w:id="177" w:name="_Ref56421803"/>
      <w:r w:rsidRPr="74B0A43C">
        <w:rPr>
          <w:lang w:val="en-GB"/>
        </w:rPr>
        <w:t xml:space="preserve">Any activities relating to employing Contractors, in particular entering into employment contracts or civil-law contracts and payment for any work/services performed shall be the responsibility of MOTIFE, in its own name, at its own risk and for its own account and MOTIFE shall indemnify, Client on demand in respect of any claims, losses, damages, liabilities, fines or expenses (including reasonable legal fees) suffered by Client as a result of (a) any breach by MOTIFE of this clause </w:t>
      </w:r>
      <w:r w:rsidRPr="74B0A43C">
        <w:rPr>
          <w:lang w:val="en-GB"/>
        </w:rPr>
        <w:fldChar w:fldCharType="begin"/>
      </w:r>
      <w:r w:rsidRPr="74B0A43C">
        <w:rPr>
          <w:lang w:val="en-GB"/>
        </w:rPr>
        <w:instrText xml:space="preserve"> REF _Ref56421803 \r \h </w:instrText>
      </w:r>
      <w:r w:rsidRPr="74B0A43C">
        <w:rPr>
          <w:lang w:val="en-GB"/>
        </w:rPr>
      </w:r>
      <w:r w:rsidRPr="74B0A43C">
        <w:rPr>
          <w:lang w:val="en-GB"/>
        </w:rPr>
        <w:fldChar w:fldCharType="separate"/>
      </w:r>
      <w:r w:rsidR="00140B34">
        <w:rPr>
          <w:lang w:val="en-GB"/>
        </w:rPr>
        <w:t>2.2</w:t>
      </w:r>
      <w:r w:rsidRPr="74B0A43C">
        <w:rPr>
          <w:lang w:val="en-GB"/>
        </w:rPr>
        <w:fldChar w:fldCharType="end"/>
      </w:r>
      <w:r w:rsidRPr="74B0A43C">
        <w:rPr>
          <w:lang w:val="en-GB"/>
        </w:rPr>
        <w:t xml:space="preserve"> or (b) any determination by a court or other competent body that any Contractor is an employee or worker of Client.</w:t>
      </w:r>
      <w:bookmarkEnd w:id="177"/>
    </w:p>
    <w:p w14:paraId="4D7983D5" w14:textId="77777777" w:rsidR="005772A2" w:rsidRDefault="0089015A">
      <w:pPr>
        <w:pStyle w:val="TitleClause"/>
        <w:rPr>
          <w:lang w:val="en-GB"/>
        </w:rPr>
      </w:pPr>
      <w:r w:rsidRPr="4292DAC2">
        <w:rPr>
          <w:lang w:val="en-GB"/>
        </w:rPr>
        <w:t xml:space="preserve">Obligations of Client under outsourcing orders </w:t>
      </w:r>
    </w:p>
    <w:p w14:paraId="49C3583F" w14:textId="77777777" w:rsidR="005772A2" w:rsidRDefault="0089015A">
      <w:pPr>
        <w:pStyle w:val="Untitledsubclause1"/>
        <w:rPr>
          <w:lang w:val="en-GB"/>
        </w:rPr>
      </w:pPr>
      <w:r w:rsidRPr="74B0A43C">
        <w:rPr>
          <w:lang w:val="en-GB"/>
        </w:rPr>
        <w:t xml:space="preserve">In the case the services are provided at Client’s premises, </w:t>
      </w:r>
      <w:proofErr w:type="gramStart"/>
      <w:r w:rsidRPr="74B0A43C">
        <w:rPr>
          <w:lang w:val="en-GB"/>
        </w:rPr>
        <w:t>in order for</w:t>
      </w:r>
      <w:proofErr w:type="gramEnd"/>
      <w:r w:rsidRPr="74B0A43C">
        <w:rPr>
          <w:lang w:val="en-GB"/>
        </w:rPr>
        <w:t xml:space="preserve"> MOTIFE to fulfil the obligation of training in occupational health and safety for the Contractors as required by </w:t>
      </w:r>
      <w:r w:rsidRPr="74B0A43C">
        <w:rPr>
          <w:lang w:val="en-GB"/>
        </w:rPr>
        <w:lastRenderedPageBreak/>
        <w:t xml:space="preserve">applicable law, Client shall provide MOTIFE with copies of up-to-date general and on-the-job OHS induction training programmes required by Client, taking into consideration the specific character of work at Client's site, for the positions in which Contractors are to provide services. Client shall be solely responsible for any failure to provide or update the above-mentioned documents. </w:t>
      </w:r>
    </w:p>
    <w:p w14:paraId="661D48DE" w14:textId="77777777" w:rsidR="005772A2" w:rsidRDefault="0089015A">
      <w:pPr>
        <w:pStyle w:val="Untitledsubclause1"/>
        <w:rPr>
          <w:lang w:val="en-GB"/>
        </w:rPr>
      </w:pPr>
      <w:r w:rsidRPr="74B0A43C">
        <w:rPr>
          <w:lang w:val="en-GB"/>
        </w:rPr>
        <w:t xml:space="preserve">Client shall procure that supplied equipment is insured and the insurance covers use of the equipment outside Client site. Any damage to the supplied equipment and systems used for work by Contractors shall be notified on an ongoing basis to Client. </w:t>
      </w:r>
    </w:p>
    <w:p w14:paraId="0C8160A4" w14:textId="3DEB9B4C" w:rsidR="005772A2" w:rsidRPr="00EE7A68" w:rsidRDefault="0089015A" w:rsidP="301268FE">
      <w:pPr>
        <w:pStyle w:val="Untitledsubclause1"/>
        <w:rPr>
          <w:rFonts w:asciiTheme="minorBidi" w:eastAsiaTheme="minorBidi" w:hAnsiTheme="minorBidi"/>
          <w:lang w:val="en-GB"/>
        </w:rPr>
      </w:pPr>
      <w:r w:rsidRPr="74B0A43C">
        <w:rPr>
          <w:lang w:val="en-GB"/>
        </w:rPr>
        <w:t xml:space="preserve">Client shall be responsible for ensuring that the premises where Services are to be supplied and the equipment and systems used to supply them, provided by Client, comply with safety standards in accordance with generally applicable provisions of law, in particular </w:t>
      </w:r>
      <w:r w:rsidR="0BE2941E" w:rsidRPr="00D72394">
        <w:rPr>
          <w:lang w:val="en-GB"/>
        </w:rPr>
        <w:t>Occupational Safety and Health</w:t>
      </w:r>
      <w:r w:rsidRPr="74B0A43C">
        <w:rPr>
          <w:lang w:val="en-GB"/>
        </w:rPr>
        <w:t xml:space="preserve"> and fire safety standards. </w:t>
      </w:r>
    </w:p>
    <w:p w14:paraId="5A652DF2" w14:textId="77777777" w:rsidR="005772A2" w:rsidRDefault="0089015A">
      <w:pPr>
        <w:pStyle w:val="Untitledsubclause1"/>
        <w:rPr>
          <w:lang w:val="en-GB"/>
        </w:rPr>
      </w:pPr>
      <w:proofErr w:type="gramStart"/>
      <w:r w:rsidRPr="74B0A43C">
        <w:rPr>
          <w:lang w:val="en-GB"/>
        </w:rPr>
        <w:t>In order to</w:t>
      </w:r>
      <w:proofErr w:type="gramEnd"/>
      <w:r w:rsidRPr="74B0A43C">
        <w:rPr>
          <w:lang w:val="en-GB"/>
        </w:rPr>
        <w:t xml:space="preserve"> ensure the respect of organisational rules at the place of supply of Services, in particular OHS rules, Client shall familiarise the Contractors with those rules and, if required, request MOTIFE to collect statements from the Contractors confirming; in particular, MOTIFE shall oblige the Contractors to abide by the OHS rules and requirements at Client's workplace. Client shall supply the text of the expected obligation. </w:t>
      </w:r>
    </w:p>
    <w:p w14:paraId="76A089DB" w14:textId="77777777" w:rsidR="005772A2" w:rsidRDefault="0089015A">
      <w:pPr>
        <w:pStyle w:val="TitleClause"/>
        <w:rPr>
          <w:lang w:val="en-GB"/>
        </w:rPr>
      </w:pPr>
      <w:r w:rsidRPr="4292DAC2">
        <w:rPr>
          <w:lang w:val="en-GB"/>
        </w:rPr>
        <w:t>Place of services</w:t>
      </w:r>
    </w:p>
    <w:p w14:paraId="07D59AD0" w14:textId="77777777" w:rsidR="005772A2" w:rsidRDefault="0089015A">
      <w:pPr>
        <w:pStyle w:val="Untitledsubclause1"/>
        <w:rPr>
          <w:lang w:val="en-GB"/>
        </w:rPr>
      </w:pPr>
      <w:r w:rsidRPr="74B0A43C">
        <w:rPr>
          <w:lang w:val="en-GB"/>
        </w:rPr>
        <w:t xml:space="preserve">The place of performance of the services shall be agreed by the Parties in a separate agreement. </w:t>
      </w:r>
      <w:proofErr w:type="gramStart"/>
      <w:r w:rsidRPr="74B0A43C">
        <w:rPr>
          <w:lang w:val="en-GB"/>
        </w:rPr>
        <w:t>In particular, services</w:t>
      </w:r>
      <w:proofErr w:type="gramEnd"/>
      <w:r w:rsidRPr="74B0A43C">
        <w:rPr>
          <w:lang w:val="en-GB"/>
        </w:rPr>
        <w:t xml:space="preserve"> may be provided at the Client's premises or remotely from the place of residence of the Contractor.</w:t>
      </w:r>
    </w:p>
    <w:p w14:paraId="28A0C19B" w14:textId="77777777" w:rsidR="005772A2" w:rsidRDefault="0089015A">
      <w:pPr>
        <w:pStyle w:val="Untitledsubclause1"/>
        <w:rPr>
          <w:lang w:val="en-GB"/>
        </w:rPr>
      </w:pPr>
      <w:r w:rsidRPr="74B0A43C">
        <w:rPr>
          <w:lang w:val="en-GB"/>
        </w:rPr>
        <w:t xml:space="preserve">Where it is necessary to perform any Service outside the site indicated in the Order, Client shall cover all reasonable and necessary costs of delegating Contractor to such other site, including the reasonable and necessary costs of travel and accommodation. </w:t>
      </w:r>
    </w:p>
    <w:p w14:paraId="3A3018F2" w14:textId="77777777" w:rsidR="005772A2" w:rsidRDefault="0089015A">
      <w:pPr>
        <w:pStyle w:val="TitleClause"/>
        <w:rPr>
          <w:lang w:val="en-GB"/>
        </w:rPr>
      </w:pPr>
      <w:r w:rsidRPr="4292DAC2">
        <w:rPr>
          <w:lang w:val="en-GB"/>
        </w:rPr>
        <w:t>Additional costs</w:t>
      </w:r>
    </w:p>
    <w:p w14:paraId="6239DA3F" w14:textId="77777777" w:rsidR="005772A2" w:rsidRDefault="0089015A">
      <w:pPr>
        <w:pStyle w:val="Untitledsubclause1"/>
        <w:rPr>
          <w:lang w:val="en-GB"/>
        </w:rPr>
      </w:pPr>
      <w:r w:rsidRPr="74B0A43C">
        <w:rPr>
          <w:lang w:val="en-GB"/>
        </w:rPr>
        <w:t xml:space="preserve">If it is deemed necessary to send a Contractor for a training course of Client's choice </w:t>
      </w:r>
      <w:proofErr w:type="gramStart"/>
      <w:r w:rsidRPr="74B0A43C">
        <w:rPr>
          <w:lang w:val="en-GB"/>
        </w:rPr>
        <w:t>in order to</w:t>
      </w:r>
      <w:proofErr w:type="gramEnd"/>
      <w:r w:rsidRPr="74B0A43C">
        <w:rPr>
          <w:lang w:val="en-GB"/>
        </w:rPr>
        <w:t xml:space="preserve"> improve their professional competences, the Parties shall agree on the training provider, cost and date in a separate written agreement. The cost of such training shall be borne by Client and paid </w:t>
      </w:r>
      <w:proofErr w:type="gramStart"/>
      <w:r w:rsidRPr="74B0A43C">
        <w:rPr>
          <w:lang w:val="en-GB"/>
        </w:rPr>
        <w:t>on the basis of</w:t>
      </w:r>
      <w:proofErr w:type="gramEnd"/>
      <w:r w:rsidRPr="74B0A43C">
        <w:rPr>
          <w:lang w:val="en-GB"/>
        </w:rPr>
        <w:t xml:space="preserve"> a separate invoice</w:t>
      </w:r>
    </w:p>
    <w:p w14:paraId="60769706" w14:textId="77777777" w:rsidR="005772A2" w:rsidRDefault="0089015A">
      <w:pPr>
        <w:pStyle w:val="Untitledsubclause1"/>
        <w:rPr>
          <w:lang w:val="en-GB"/>
        </w:rPr>
      </w:pPr>
      <w:r w:rsidRPr="74B0A43C">
        <w:rPr>
          <w:lang w:val="en-GB"/>
        </w:rPr>
        <w:t>If the Contractors are supposed to perform any Services outside the time and days set out in the Order, the Parties shall determine additional remuneration for such Services.</w:t>
      </w:r>
    </w:p>
    <w:p w14:paraId="408CAFD9" w14:textId="77777777" w:rsidR="005772A2" w:rsidRDefault="0089015A">
      <w:pPr>
        <w:pStyle w:val="Untitledsubclause1"/>
        <w:rPr>
          <w:lang w:val="en-GB"/>
        </w:rPr>
      </w:pPr>
      <w:r w:rsidRPr="74B0A43C">
        <w:rPr>
          <w:lang w:val="en-GB"/>
        </w:rPr>
        <w:t xml:space="preserve">If the Parties agree that the performance hereof requires any additional expense on the part of MOTIFE due to MOTIFE being obliged to pay additional remuneration to the </w:t>
      </w:r>
      <w:r w:rsidRPr="74B0A43C">
        <w:rPr>
          <w:lang w:val="en-GB"/>
        </w:rPr>
        <w:lastRenderedPageBreak/>
        <w:t>Contractor, the Parties shall set such additional remuneration in writing, or else it shall be null and void.</w:t>
      </w:r>
    </w:p>
    <w:p w14:paraId="7042FC88" w14:textId="77777777" w:rsidR="005772A2" w:rsidRDefault="0089015A">
      <w:pPr>
        <w:pStyle w:val="TitleClause"/>
        <w:rPr>
          <w:lang w:val="en-GB"/>
        </w:rPr>
      </w:pPr>
      <w:r w:rsidRPr="4292DAC2">
        <w:rPr>
          <w:lang w:val="en-GB"/>
        </w:rPr>
        <w:t>Additional provisions</w:t>
      </w:r>
    </w:p>
    <w:p w14:paraId="54DEF267" w14:textId="77777777" w:rsidR="005772A2" w:rsidRDefault="0089015A">
      <w:pPr>
        <w:pStyle w:val="Untitledsubclause1"/>
        <w:rPr>
          <w:lang w:val="en-GB"/>
        </w:rPr>
      </w:pPr>
      <w:r w:rsidRPr="74B0A43C">
        <w:rPr>
          <w:lang w:val="en-GB"/>
        </w:rPr>
        <w:t>In the event of any negligence on part of a Contractor or a Contractor causing any risk to life or health at the place of supply of Services, Client may prohibit that Contractor from providing any Services and shall notify MOTIFE of that fact on the same day that such an event occurred.</w:t>
      </w:r>
    </w:p>
    <w:p w14:paraId="08064325" w14:textId="1576806E" w:rsidR="005772A2" w:rsidRDefault="0089015A">
      <w:pPr>
        <w:pStyle w:val="TitleClause"/>
        <w:rPr>
          <w:ins w:id="178" w:author="Azziz MIMOUNI" w:date="2022-03-10T12:08:00Z"/>
          <w:lang w:val="en-GB"/>
        </w:rPr>
      </w:pPr>
      <w:r w:rsidRPr="4292DAC2">
        <w:rPr>
          <w:lang w:val="en-GB"/>
        </w:rPr>
        <w:t xml:space="preserve">Additional GDPR Provisions </w:t>
      </w:r>
    </w:p>
    <w:p w14:paraId="1F4627DF" w14:textId="77777777" w:rsidR="0015559F" w:rsidRPr="00D20E53" w:rsidRDefault="0015559F" w:rsidP="0015559F">
      <w:pPr>
        <w:pStyle w:val="Untitledsubclause1"/>
        <w:rPr>
          <w:ins w:id="179" w:author="Azziz MIMOUNI" w:date="2022-03-10T12:08:00Z"/>
          <w:bCs/>
          <w:lang w:val="en-GB"/>
        </w:rPr>
      </w:pPr>
      <w:bookmarkStart w:id="180" w:name="OLE_LINK3"/>
      <w:bookmarkStart w:id="181" w:name="OLE_LINK4"/>
      <w:commentRangeStart w:id="182"/>
      <w:ins w:id="183" w:author="Azziz MIMOUNI" w:date="2022-03-10T12:08:00Z">
        <w:r w:rsidRPr="00E02591">
          <w:rPr>
            <w:b/>
            <w:bCs/>
            <w:lang w:val="en-GB"/>
          </w:rPr>
          <w:t xml:space="preserve">GDPR Provisions regarding personal data </w:t>
        </w:r>
        <w:r>
          <w:rPr>
            <w:b/>
            <w:bCs/>
            <w:lang w:val="en-GB"/>
          </w:rPr>
          <w:t xml:space="preserve">entrusted by Client to MOTIFE or Contractors </w:t>
        </w:r>
        <w:r w:rsidRPr="003342E3">
          <w:rPr>
            <w:b/>
            <w:bCs/>
            <w:lang w:val="en-GB"/>
          </w:rPr>
          <w:t xml:space="preserve">as </w:t>
        </w:r>
        <w:r>
          <w:rPr>
            <w:b/>
            <w:bCs/>
            <w:lang w:val="en-GB"/>
          </w:rPr>
          <w:t>Data Processors</w:t>
        </w:r>
      </w:ins>
    </w:p>
    <w:bookmarkEnd w:id="180"/>
    <w:bookmarkEnd w:id="181"/>
    <w:p w14:paraId="617451E1" w14:textId="77777777" w:rsidR="0015559F" w:rsidRPr="000A7DEE" w:rsidRDefault="0015559F" w:rsidP="0015559F">
      <w:pPr>
        <w:pStyle w:val="Untitledsubclause2"/>
        <w:numPr>
          <w:ilvl w:val="1"/>
          <w:numId w:val="33"/>
        </w:numPr>
        <w:rPr>
          <w:ins w:id="184" w:author="Azziz MIMOUNI" w:date="2022-03-10T12:08:00Z"/>
          <w:lang w:val="en-GB"/>
        </w:rPr>
      </w:pPr>
      <w:ins w:id="185" w:author="Azziz MIMOUNI" w:date="2022-03-10T12:08:00Z">
        <w:r w:rsidRPr="000A7DEE">
          <w:rPr>
            <w:lang w:val="en-GB"/>
          </w:rPr>
          <w:t>Personal Data processed</w:t>
        </w:r>
        <w:r>
          <w:rPr>
            <w:lang w:val="en-GB"/>
          </w:rPr>
          <w:t xml:space="preserve">: </w:t>
        </w:r>
      </w:ins>
    </w:p>
    <w:p w14:paraId="46760399" w14:textId="77777777" w:rsidR="0015559F" w:rsidRDefault="0015559F" w:rsidP="0015559F">
      <w:pPr>
        <w:pStyle w:val="Untitledsubclause1"/>
        <w:numPr>
          <w:ilvl w:val="0"/>
          <w:numId w:val="0"/>
        </w:numPr>
        <w:ind w:left="1080"/>
        <w:rPr>
          <w:ins w:id="186" w:author="Azziz MIMOUNI" w:date="2022-03-10T12:08:00Z"/>
          <w:lang w:val="en-GB"/>
        </w:rPr>
      </w:pPr>
      <w:ins w:id="187" w:author="Azziz MIMOUNI" w:date="2022-03-10T12:08:00Z">
        <w:r w:rsidRPr="000A7DEE">
          <w:rPr>
            <w:lang w:val="en-GB"/>
          </w:rPr>
          <w:t xml:space="preserve">The Personal Data processed by </w:t>
        </w:r>
        <w:r>
          <w:rPr>
            <w:lang w:val="en-GB"/>
          </w:rPr>
          <w:t>MOTIFE is</w:t>
        </w:r>
        <w:r w:rsidRPr="000A7DEE">
          <w:rPr>
            <w:lang w:val="en-GB"/>
          </w:rPr>
          <w:t xml:space="preserve"> strictly necessary </w:t>
        </w:r>
        <w:r w:rsidRPr="003D47F0">
          <w:rPr>
            <w:lang w:val="en-GB"/>
          </w:rPr>
          <w:t xml:space="preserve">to execute the </w:t>
        </w:r>
        <w:r>
          <w:rPr>
            <w:lang w:val="en-GB"/>
          </w:rPr>
          <w:t xml:space="preserve">Order </w:t>
        </w:r>
        <w:r w:rsidRPr="003D47F0">
          <w:rPr>
            <w:lang w:val="en-GB"/>
          </w:rPr>
          <w:t>and/or provide the Services</w:t>
        </w:r>
        <w:r>
          <w:rPr>
            <w:lang w:val="en-GB"/>
          </w:rPr>
          <w:t>. MOTIFE</w:t>
        </w:r>
        <w:r w:rsidRPr="000A7DEE">
          <w:rPr>
            <w:lang w:val="en-GB"/>
          </w:rPr>
          <w:t xml:space="preserve"> undertakes not to process them for longer than is necessary for the performance of the </w:t>
        </w:r>
        <w:r>
          <w:rPr>
            <w:lang w:val="en-GB"/>
          </w:rPr>
          <w:t xml:space="preserve">agreement. </w:t>
        </w:r>
      </w:ins>
    </w:p>
    <w:p w14:paraId="3874DCC6" w14:textId="77777777" w:rsidR="0015559F" w:rsidRDefault="0015559F" w:rsidP="0015559F">
      <w:pPr>
        <w:pStyle w:val="Untitledsubclause1"/>
        <w:numPr>
          <w:ilvl w:val="0"/>
          <w:numId w:val="0"/>
        </w:numPr>
        <w:ind w:left="1080"/>
        <w:rPr>
          <w:ins w:id="188" w:author="Azziz MIMOUNI" w:date="2022-03-10T12:08:00Z"/>
          <w:lang w:val="en-GB"/>
        </w:rPr>
      </w:pPr>
      <w:ins w:id="189" w:author="Azziz MIMOUNI" w:date="2022-03-10T12:08:00Z">
        <w:r w:rsidRPr="000A7DEE">
          <w:rPr>
            <w:lang w:val="en-GB"/>
          </w:rPr>
          <w:t xml:space="preserve">These are personal data whose processing is necessary to comply with the </w:t>
        </w:r>
        <w:r>
          <w:rPr>
            <w:lang w:val="en-GB"/>
          </w:rPr>
          <w:t>Order. It can either be</w:t>
        </w:r>
        <w:r w:rsidRPr="00AD21E1">
          <w:rPr>
            <w:lang w:val="en-GB"/>
          </w:rPr>
          <w:t xml:space="preserve"> </w:t>
        </w:r>
        <w:r w:rsidRPr="003D47F0">
          <w:rPr>
            <w:lang w:val="en-GB"/>
          </w:rPr>
          <w:t xml:space="preserve">Personal Data concerning the clients and/or employees of </w:t>
        </w:r>
        <w:r>
          <w:rPr>
            <w:lang w:val="en-GB"/>
          </w:rPr>
          <w:t>Client</w:t>
        </w:r>
        <w:r w:rsidRPr="003D47F0">
          <w:rPr>
            <w:lang w:val="en-GB"/>
          </w:rPr>
          <w:t xml:space="preserve">, as well as any Personal Data that </w:t>
        </w:r>
        <w:r>
          <w:rPr>
            <w:lang w:val="en-GB"/>
          </w:rPr>
          <w:t>Client</w:t>
        </w:r>
        <w:r w:rsidRPr="003D47F0">
          <w:rPr>
            <w:lang w:val="en-GB"/>
          </w:rPr>
          <w:t xml:space="preserve"> may hold.  </w:t>
        </w:r>
      </w:ins>
    </w:p>
    <w:p w14:paraId="764669C0" w14:textId="77777777" w:rsidR="0015559F" w:rsidRPr="000A7DEE" w:rsidRDefault="0015559F" w:rsidP="0015559F">
      <w:pPr>
        <w:pStyle w:val="Untitledsubclause2"/>
        <w:numPr>
          <w:ilvl w:val="1"/>
          <w:numId w:val="33"/>
        </w:numPr>
        <w:rPr>
          <w:ins w:id="190" w:author="Azziz MIMOUNI" w:date="2022-03-10T12:08:00Z"/>
          <w:lang w:val="en-GB"/>
        </w:rPr>
      </w:pPr>
      <w:ins w:id="191" w:author="Azziz MIMOUNI" w:date="2022-03-10T12:08:00Z">
        <w:r>
          <w:rPr>
            <w:lang w:val="en-GB"/>
          </w:rPr>
          <w:t>Client’s obligations:</w:t>
        </w:r>
      </w:ins>
    </w:p>
    <w:p w14:paraId="0653D214" w14:textId="77777777" w:rsidR="0015559F" w:rsidRDefault="0015559F" w:rsidP="0015559F">
      <w:pPr>
        <w:pStyle w:val="Untitledsubclause1"/>
        <w:numPr>
          <w:ilvl w:val="0"/>
          <w:numId w:val="0"/>
        </w:numPr>
        <w:ind w:left="1080"/>
        <w:rPr>
          <w:ins w:id="192" w:author="Azziz MIMOUNI" w:date="2022-03-10T12:08:00Z"/>
          <w:lang w:val="en-GB"/>
        </w:rPr>
      </w:pPr>
      <w:ins w:id="193" w:author="Azziz MIMOUNI" w:date="2022-03-10T12:08:00Z">
        <w:r w:rsidRPr="000A7DEE">
          <w:rPr>
            <w:lang w:val="en-GB"/>
          </w:rPr>
          <w:t xml:space="preserve">It is the responsibility of </w:t>
        </w:r>
        <w:r>
          <w:rPr>
            <w:lang w:val="en-GB"/>
          </w:rPr>
          <w:t>Client</w:t>
        </w:r>
        <w:r w:rsidRPr="000A7DEE">
          <w:rPr>
            <w:lang w:val="en-GB"/>
          </w:rPr>
          <w:t xml:space="preserve">, as the </w:t>
        </w:r>
        <w:r>
          <w:rPr>
            <w:lang w:val="en-GB"/>
          </w:rPr>
          <w:t xml:space="preserve">Controller of data processing </w:t>
        </w:r>
        <w:proofErr w:type="gramStart"/>
        <w:r w:rsidRPr="000A7DEE">
          <w:rPr>
            <w:lang w:val="en-GB"/>
          </w:rPr>
          <w:t>with regard to</w:t>
        </w:r>
        <w:proofErr w:type="gramEnd"/>
        <w:r w:rsidRPr="000A7DEE">
          <w:rPr>
            <w:lang w:val="en-GB"/>
          </w:rPr>
          <w:t xml:space="preserve"> the applicable regulations, to carry out the processing of data in a manner that strictly complies with the </w:t>
        </w:r>
        <w:r w:rsidRPr="003D47F0">
          <w:rPr>
            <w:lang w:val="en-GB"/>
          </w:rPr>
          <w:t>Applicable Data Protection Legislation</w:t>
        </w:r>
        <w:r w:rsidRPr="000A7DEE">
          <w:rPr>
            <w:lang w:val="en-GB"/>
          </w:rPr>
          <w:t>, both with regard to the purpose of the processing, the duration of the data storage and the information provided to the persons.</w:t>
        </w:r>
      </w:ins>
    </w:p>
    <w:p w14:paraId="58AF0F53" w14:textId="77777777" w:rsidR="0015559F" w:rsidRDefault="0015559F" w:rsidP="0015559F">
      <w:pPr>
        <w:pStyle w:val="Untitledsubclause2"/>
        <w:numPr>
          <w:ilvl w:val="1"/>
          <w:numId w:val="33"/>
        </w:numPr>
        <w:rPr>
          <w:ins w:id="194" w:author="Azziz MIMOUNI" w:date="2022-03-10T12:08:00Z"/>
          <w:lang w:val="en-GB"/>
        </w:rPr>
      </w:pPr>
      <w:ins w:id="195" w:author="Azziz MIMOUNI" w:date="2022-03-10T12:08:00Z">
        <w:r>
          <w:rPr>
            <w:lang w:val="en-GB"/>
          </w:rPr>
          <w:t xml:space="preserve">MOTIFE’s obligations: </w:t>
        </w:r>
      </w:ins>
    </w:p>
    <w:p w14:paraId="4EEBB69F" w14:textId="77777777" w:rsidR="0015559F" w:rsidRPr="00803D9F" w:rsidRDefault="0015559F" w:rsidP="0015559F">
      <w:pPr>
        <w:pStyle w:val="Untitledsubclause1"/>
        <w:numPr>
          <w:ilvl w:val="0"/>
          <w:numId w:val="0"/>
        </w:numPr>
        <w:ind w:left="1080"/>
        <w:rPr>
          <w:ins w:id="196" w:author="Azziz MIMOUNI" w:date="2022-03-10T12:08:00Z"/>
          <w:lang w:val="en-GB"/>
        </w:rPr>
      </w:pPr>
      <w:proofErr w:type="gramStart"/>
      <w:ins w:id="197" w:author="Azziz MIMOUNI" w:date="2022-03-10T12:08:00Z">
        <w:r w:rsidRPr="00803D9F">
          <w:rPr>
            <w:lang w:val="en-GB"/>
          </w:rPr>
          <w:t>With regard to</w:t>
        </w:r>
        <w:proofErr w:type="gramEnd"/>
        <w:r w:rsidRPr="00803D9F">
          <w:rPr>
            <w:lang w:val="en-GB"/>
          </w:rPr>
          <w:t xml:space="preserve"> the Personal Data of the clients and/or employees of </w:t>
        </w:r>
        <w:r>
          <w:rPr>
            <w:lang w:val="en-GB"/>
          </w:rPr>
          <w:t>Client</w:t>
        </w:r>
        <w:r w:rsidRPr="00803D9F">
          <w:rPr>
            <w:lang w:val="en-GB"/>
          </w:rPr>
          <w:t xml:space="preserve"> to which </w:t>
        </w:r>
        <w:r>
          <w:rPr>
            <w:lang w:val="en-GB"/>
          </w:rPr>
          <w:t>MOTIFE</w:t>
        </w:r>
        <w:r w:rsidRPr="00803D9F">
          <w:rPr>
            <w:lang w:val="en-GB"/>
          </w:rPr>
          <w:t xml:space="preserve"> will have access within the framework of this </w:t>
        </w:r>
        <w:r>
          <w:rPr>
            <w:lang w:val="en-GB"/>
          </w:rPr>
          <w:t>agreement</w:t>
        </w:r>
        <w:r w:rsidRPr="00803D9F">
          <w:rPr>
            <w:lang w:val="en-GB"/>
          </w:rPr>
          <w:t xml:space="preserve">, </w:t>
        </w:r>
        <w:r>
          <w:rPr>
            <w:lang w:val="en-GB"/>
          </w:rPr>
          <w:t xml:space="preserve">Client </w:t>
        </w:r>
        <w:r w:rsidRPr="00803D9F">
          <w:rPr>
            <w:lang w:val="en-GB"/>
          </w:rPr>
          <w:t xml:space="preserve">acts as a Data Controller with regard to the Processing within the meaning of Article 4.7 of the </w:t>
        </w:r>
        <w:r>
          <w:rPr>
            <w:lang w:val="en-GB"/>
          </w:rPr>
          <w:t>GDPR</w:t>
        </w:r>
        <w:r w:rsidRPr="00803D9F">
          <w:rPr>
            <w:lang w:val="en-GB"/>
          </w:rPr>
          <w:t xml:space="preserve">. </w:t>
        </w:r>
        <w:r>
          <w:rPr>
            <w:lang w:val="en-GB"/>
          </w:rPr>
          <w:t>MOTIFE</w:t>
        </w:r>
        <w:r w:rsidRPr="00803D9F">
          <w:rPr>
            <w:lang w:val="en-GB"/>
          </w:rPr>
          <w:t xml:space="preserve"> acts, for its part, as a processor within the meaning of Article 4.8 of the </w:t>
        </w:r>
        <w:r>
          <w:rPr>
            <w:lang w:val="en-GB"/>
          </w:rPr>
          <w:t>GDPR</w:t>
        </w:r>
        <w:r w:rsidRPr="00803D9F">
          <w:rPr>
            <w:lang w:val="en-GB"/>
          </w:rPr>
          <w:t xml:space="preserve">. In this capacity, it processes the Personal Data for the sole purpose of executing the </w:t>
        </w:r>
        <w:r>
          <w:rPr>
            <w:lang w:val="en-GB"/>
          </w:rPr>
          <w:t>agreement</w:t>
        </w:r>
        <w:r w:rsidRPr="00803D9F">
          <w:rPr>
            <w:lang w:val="en-GB"/>
          </w:rPr>
          <w:t xml:space="preserve">, within the limits and conditions referred to in the </w:t>
        </w:r>
        <w:r>
          <w:rPr>
            <w:lang w:val="en-GB"/>
          </w:rPr>
          <w:t>agreement</w:t>
        </w:r>
        <w:r w:rsidRPr="00803D9F">
          <w:rPr>
            <w:lang w:val="en-GB"/>
          </w:rPr>
          <w:t xml:space="preserve"> and on the sole instructions of </w:t>
        </w:r>
        <w:r>
          <w:rPr>
            <w:lang w:val="en-GB"/>
          </w:rPr>
          <w:t xml:space="preserve">the Client. </w:t>
        </w:r>
      </w:ins>
    </w:p>
    <w:p w14:paraId="43C9D8F0" w14:textId="77777777" w:rsidR="0015559F" w:rsidRPr="00803D9F" w:rsidRDefault="0015559F" w:rsidP="0015559F">
      <w:pPr>
        <w:pStyle w:val="Untitledsubclause1"/>
        <w:numPr>
          <w:ilvl w:val="0"/>
          <w:numId w:val="0"/>
        </w:numPr>
        <w:ind w:left="1080"/>
        <w:rPr>
          <w:ins w:id="198" w:author="Azziz MIMOUNI" w:date="2022-03-10T12:08:00Z"/>
          <w:lang w:val="en-GB"/>
        </w:rPr>
      </w:pPr>
      <w:ins w:id="199" w:author="Azziz MIMOUNI" w:date="2022-03-10T12:08:00Z">
        <w:r>
          <w:rPr>
            <w:lang w:val="en-GB"/>
          </w:rPr>
          <w:t>MOTIFE</w:t>
        </w:r>
        <w:r w:rsidRPr="00803D9F">
          <w:rPr>
            <w:lang w:val="en-GB"/>
          </w:rPr>
          <w:t xml:space="preserve"> undertakes to take all necessary and useful measures to protect and conserve the Data, whatever the form and medium, which will be entrusted to it for the </w:t>
        </w:r>
        <w:r w:rsidRPr="00803D9F">
          <w:rPr>
            <w:lang w:val="en-GB"/>
          </w:rPr>
          <w:lastRenderedPageBreak/>
          <w:t xml:space="preserve">performance of the Services. Similarly, </w:t>
        </w:r>
        <w:r>
          <w:rPr>
            <w:lang w:val="en-GB"/>
          </w:rPr>
          <w:t>MOTIFE</w:t>
        </w:r>
        <w:r w:rsidRPr="00803D9F">
          <w:rPr>
            <w:lang w:val="en-GB"/>
          </w:rPr>
          <w:t xml:space="preserve"> undertakes to preserve the confidential nature of the data and shall not use them for any purpose or use other than the strict performance of the Services. </w:t>
        </w:r>
        <w:r>
          <w:rPr>
            <w:lang w:val="en-GB"/>
          </w:rPr>
          <w:t>MOTIFE</w:t>
        </w:r>
        <w:r w:rsidRPr="00803D9F">
          <w:rPr>
            <w:lang w:val="en-GB"/>
          </w:rPr>
          <w:t xml:space="preserve"> shall not use the data for commercial purposes on its own behalf or on behalf of a third party.</w:t>
        </w:r>
      </w:ins>
    </w:p>
    <w:p w14:paraId="31944D99" w14:textId="77777777" w:rsidR="0015559F" w:rsidRPr="00803D9F" w:rsidRDefault="0015559F" w:rsidP="0015559F">
      <w:pPr>
        <w:pStyle w:val="Untitledsubclause1"/>
        <w:numPr>
          <w:ilvl w:val="0"/>
          <w:numId w:val="0"/>
        </w:numPr>
        <w:ind w:left="1080"/>
        <w:rPr>
          <w:ins w:id="200" w:author="Azziz MIMOUNI" w:date="2022-03-10T12:08:00Z"/>
          <w:lang w:val="en-GB"/>
        </w:rPr>
      </w:pPr>
      <w:ins w:id="201" w:author="Azziz MIMOUNI" w:date="2022-03-10T12:08:00Z">
        <w:r>
          <w:rPr>
            <w:lang w:val="en-GB"/>
          </w:rPr>
          <w:t>MOTIFE</w:t>
        </w:r>
        <w:r w:rsidRPr="00803D9F">
          <w:rPr>
            <w:lang w:val="en-GB"/>
          </w:rPr>
          <w:t xml:space="preserve"> undertakes to ensure the confidentiality, integrity, backup and archiving of the Data entrusted to it in the performance of the</w:t>
        </w:r>
        <w:r>
          <w:rPr>
            <w:lang w:val="en-GB"/>
          </w:rPr>
          <w:t xml:space="preserve"> agreement</w:t>
        </w:r>
        <w:r w:rsidRPr="00803D9F">
          <w:rPr>
            <w:lang w:val="en-GB"/>
          </w:rPr>
          <w:t>, and to comply with the purpose of processing the Data as declared by the data controller.</w:t>
        </w:r>
      </w:ins>
    </w:p>
    <w:p w14:paraId="2171BB54" w14:textId="77777777" w:rsidR="0015559F" w:rsidRPr="00803D9F" w:rsidRDefault="0015559F" w:rsidP="0015559F">
      <w:pPr>
        <w:pStyle w:val="Untitledsubclause2"/>
        <w:numPr>
          <w:ilvl w:val="0"/>
          <w:numId w:val="0"/>
        </w:numPr>
        <w:ind w:left="1080"/>
        <w:rPr>
          <w:ins w:id="202" w:author="Azziz MIMOUNI" w:date="2022-03-10T12:08:00Z"/>
          <w:lang w:val="en-GB"/>
        </w:rPr>
      </w:pPr>
      <w:ins w:id="203" w:author="Azziz MIMOUNI" w:date="2022-03-10T12:08:00Z">
        <w:r>
          <w:rPr>
            <w:lang w:val="en-GB"/>
          </w:rPr>
          <w:t>MOTIFE</w:t>
        </w:r>
        <w:r w:rsidRPr="00803D9F">
          <w:rPr>
            <w:lang w:val="en-GB"/>
          </w:rPr>
          <w:t xml:space="preserve"> is required to ensure:</w:t>
        </w:r>
      </w:ins>
    </w:p>
    <w:p w14:paraId="232C49B4" w14:textId="77777777" w:rsidR="0015559F" w:rsidRDefault="0015559F" w:rsidP="0015559F">
      <w:pPr>
        <w:pStyle w:val="Untitledsubclause1"/>
        <w:numPr>
          <w:ilvl w:val="1"/>
          <w:numId w:val="33"/>
        </w:numPr>
        <w:rPr>
          <w:ins w:id="204" w:author="Azziz MIMOUNI" w:date="2022-03-10T12:08:00Z"/>
          <w:lang w:val="en-GB"/>
        </w:rPr>
      </w:pPr>
      <w:ins w:id="205" w:author="Azziz MIMOUNI" w:date="2022-03-10T12:08:00Z">
        <w:r w:rsidRPr="00803D9F">
          <w:rPr>
            <w:lang w:val="en-GB"/>
          </w:rPr>
          <w:t>The security of the information it processes and of its information system. In this context, it shall adopt all necessary and useful measures to ensure the security of access to its information system, limiting access to only those persons and processes authorised for the strict performance of the Services and, in general, ensuring the confidentiality, integrity and control of the disclosure of the Data.</w:t>
        </w:r>
      </w:ins>
    </w:p>
    <w:p w14:paraId="75143D1A" w14:textId="77777777" w:rsidR="0015559F" w:rsidRDefault="0015559F" w:rsidP="0015559F">
      <w:pPr>
        <w:pStyle w:val="Untitledsubclause1"/>
        <w:numPr>
          <w:ilvl w:val="1"/>
          <w:numId w:val="33"/>
        </w:numPr>
        <w:rPr>
          <w:ins w:id="206" w:author="Azziz MIMOUNI" w:date="2022-03-10T12:08:00Z"/>
          <w:lang w:val="en-GB"/>
        </w:rPr>
      </w:pPr>
      <w:ins w:id="207" w:author="Azziz MIMOUNI" w:date="2022-03-10T12:08:00Z">
        <w:r w:rsidRPr="00A8040E">
          <w:rPr>
            <w:lang w:val="en-GB"/>
          </w:rPr>
          <w:t>The integrity of its information system, namely</w:t>
        </w:r>
        <w:r>
          <w:rPr>
            <w:lang w:val="en-GB"/>
          </w:rPr>
          <w:t xml:space="preserve">: </w:t>
        </w:r>
      </w:ins>
    </w:p>
    <w:p w14:paraId="24790FEC" w14:textId="77777777" w:rsidR="0015559F" w:rsidRDefault="0015559F" w:rsidP="0015559F">
      <w:pPr>
        <w:pStyle w:val="Untitledsubclause1"/>
        <w:numPr>
          <w:ilvl w:val="2"/>
          <w:numId w:val="33"/>
        </w:numPr>
        <w:rPr>
          <w:ins w:id="208" w:author="Azziz MIMOUNI" w:date="2022-03-10T12:08:00Z"/>
          <w:lang w:val="en-GB"/>
        </w:rPr>
      </w:pPr>
      <w:ins w:id="209" w:author="Azziz MIMOUNI" w:date="2022-03-10T12:08:00Z">
        <w:r w:rsidRPr="00A8040E">
          <w:rPr>
            <w:lang w:val="en-GB"/>
          </w:rPr>
          <w:t>The backup of the Data that it processes in its information system, in such a way as to allow the restoration of the service in the event of an incident of any kind.</w:t>
        </w:r>
      </w:ins>
    </w:p>
    <w:p w14:paraId="5364A5C7" w14:textId="77777777" w:rsidR="0015559F" w:rsidRPr="00A8040E" w:rsidRDefault="0015559F" w:rsidP="0015559F">
      <w:pPr>
        <w:pStyle w:val="Untitledsubclause1"/>
        <w:numPr>
          <w:ilvl w:val="2"/>
          <w:numId w:val="33"/>
        </w:numPr>
        <w:rPr>
          <w:ins w:id="210" w:author="Azziz MIMOUNI" w:date="2022-03-10T12:08:00Z"/>
          <w:lang w:val="en-GB"/>
        </w:rPr>
      </w:pPr>
      <w:ins w:id="211" w:author="Azziz MIMOUNI" w:date="2022-03-10T12:08:00Z">
        <w:r w:rsidRPr="00A8040E">
          <w:rPr>
            <w:lang w:val="en-GB"/>
          </w:rPr>
          <w:t xml:space="preserve">The archiving of the Data under the conditions defined in the </w:t>
        </w:r>
        <w:r>
          <w:rPr>
            <w:lang w:val="en-GB"/>
          </w:rPr>
          <w:t>agreement</w:t>
        </w:r>
        <w:r w:rsidRPr="00A8040E">
          <w:rPr>
            <w:lang w:val="en-GB"/>
          </w:rPr>
          <w:t>.</w:t>
        </w:r>
      </w:ins>
    </w:p>
    <w:p w14:paraId="5738A35A" w14:textId="77777777" w:rsidR="0015559F" w:rsidRPr="00803D9F" w:rsidRDefault="0015559F" w:rsidP="0015559F">
      <w:pPr>
        <w:pStyle w:val="Untitledsubclause1"/>
        <w:numPr>
          <w:ilvl w:val="0"/>
          <w:numId w:val="0"/>
        </w:numPr>
        <w:ind w:left="1080"/>
        <w:rPr>
          <w:ins w:id="212" w:author="Azziz MIMOUNI" w:date="2022-03-10T12:08:00Z"/>
          <w:lang w:val="en-GB"/>
        </w:rPr>
      </w:pPr>
      <w:ins w:id="213" w:author="Azziz MIMOUNI" w:date="2022-03-10T12:08:00Z">
        <w:r w:rsidRPr="00803D9F">
          <w:rPr>
            <w:lang w:val="en-GB"/>
          </w:rPr>
          <w:t xml:space="preserve">Failure to comply with the obligations set out in this clause shall constitute a fault that may give rise to termination of the </w:t>
        </w:r>
        <w:r>
          <w:rPr>
            <w:lang w:val="en-GB"/>
          </w:rPr>
          <w:t xml:space="preserve">agreement </w:t>
        </w:r>
        <w:r w:rsidRPr="00803D9F">
          <w:rPr>
            <w:lang w:val="en-GB"/>
          </w:rPr>
          <w:t xml:space="preserve">by </w:t>
        </w:r>
        <w:r>
          <w:rPr>
            <w:lang w:val="en-GB"/>
          </w:rPr>
          <w:t>the Client</w:t>
        </w:r>
        <w:r w:rsidRPr="00803D9F">
          <w:rPr>
            <w:lang w:val="en-GB"/>
          </w:rPr>
          <w:t xml:space="preserve"> for fault, except in the case where </w:t>
        </w:r>
        <w:r>
          <w:rPr>
            <w:lang w:val="en-GB"/>
          </w:rPr>
          <w:t>the Client</w:t>
        </w:r>
        <w:r w:rsidRPr="00803D9F">
          <w:rPr>
            <w:lang w:val="en-GB"/>
          </w:rPr>
          <w:t xml:space="preserve"> has not communicated or expressed its instructions.</w:t>
        </w:r>
      </w:ins>
    </w:p>
    <w:p w14:paraId="32DF884A" w14:textId="77777777" w:rsidR="0015559F" w:rsidRPr="00803D9F" w:rsidRDefault="0015559F" w:rsidP="0015559F">
      <w:pPr>
        <w:pStyle w:val="Untitledsubclause1"/>
        <w:numPr>
          <w:ilvl w:val="0"/>
          <w:numId w:val="0"/>
        </w:numPr>
        <w:ind w:left="1080"/>
        <w:rPr>
          <w:ins w:id="214" w:author="Azziz MIMOUNI" w:date="2022-03-10T12:08:00Z"/>
          <w:lang w:val="en-GB"/>
        </w:rPr>
      </w:pPr>
      <w:ins w:id="215" w:author="Azziz MIMOUNI" w:date="2022-03-10T12:08:00Z">
        <w:r>
          <w:rPr>
            <w:lang w:val="en-GB"/>
          </w:rPr>
          <w:t>MOTIFE</w:t>
        </w:r>
        <w:r w:rsidRPr="00803D9F">
          <w:rPr>
            <w:lang w:val="en-GB"/>
          </w:rPr>
          <w:t xml:space="preserve">:  </w:t>
        </w:r>
      </w:ins>
    </w:p>
    <w:p w14:paraId="447C5B7F" w14:textId="77777777" w:rsidR="0015559F" w:rsidRPr="00803D9F" w:rsidRDefault="0015559F" w:rsidP="0015559F">
      <w:pPr>
        <w:pStyle w:val="Untitledsubclause1"/>
        <w:numPr>
          <w:ilvl w:val="1"/>
          <w:numId w:val="33"/>
        </w:numPr>
        <w:rPr>
          <w:ins w:id="216" w:author="Azziz MIMOUNI" w:date="2022-03-10T12:08:00Z"/>
          <w:lang w:val="en-GB"/>
        </w:rPr>
      </w:pPr>
      <w:ins w:id="217" w:author="Azziz MIMOUNI" w:date="2022-03-10T12:08:00Z">
        <w:r w:rsidRPr="00803D9F">
          <w:rPr>
            <w:lang w:val="en-GB"/>
          </w:rPr>
          <w:t xml:space="preserve">Guarantees that the processing tools and procedures respect the principles of protection of Personal Data from the outset and by default ("Privacy by default" and "Privacy by design") and will develop them to ensure this </w:t>
        </w:r>
        <w:proofErr w:type="gramStart"/>
        <w:r w:rsidRPr="00803D9F">
          <w:rPr>
            <w:lang w:val="en-GB"/>
          </w:rPr>
          <w:t>respect;</w:t>
        </w:r>
        <w:proofErr w:type="gramEnd"/>
      </w:ins>
    </w:p>
    <w:p w14:paraId="71CEDE17" w14:textId="77777777" w:rsidR="0015559F" w:rsidRDefault="0015559F" w:rsidP="0015559F">
      <w:pPr>
        <w:pStyle w:val="Untitledsubclause1"/>
        <w:numPr>
          <w:ilvl w:val="1"/>
          <w:numId w:val="33"/>
        </w:numPr>
        <w:rPr>
          <w:ins w:id="218" w:author="Azziz MIMOUNI" w:date="2022-03-10T12:08:00Z"/>
          <w:lang w:val="en-GB"/>
        </w:rPr>
      </w:pPr>
      <w:ins w:id="219" w:author="Azziz MIMOUNI" w:date="2022-03-10T12:08:00Z">
        <w:r w:rsidRPr="00803D9F">
          <w:rPr>
            <w:lang w:val="en-GB"/>
          </w:rPr>
          <w:t xml:space="preserve">Keeps a register of the processing carried out on behalf of </w:t>
        </w:r>
        <w:r>
          <w:rPr>
            <w:lang w:val="en-GB"/>
          </w:rPr>
          <w:t>the Client</w:t>
        </w:r>
        <w:r w:rsidRPr="00803D9F">
          <w:rPr>
            <w:lang w:val="en-GB"/>
          </w:rPr>
          <w:t xml:space="preserve">, in accordance with Article 30.2 of the </w:t>
        </w:r>
        <w:proofErr w:type="gramStart"/>
        <w:r>
          <w:rPr>
            <w:lang w:val="en-GB"/>
          </w:rPr>
          <w:t>GDPR</w:t>
        </w:r>
        <w:r w:rsidRPr="00803D9F">
          <w:rPr>
            <w:lang w:val="en-GB"/>
          </w:rPr>
          <w:t>;</w:t>
        </w:r>
        <w:proofErr w:type="gramEnd"/>
      </w:ins>
    </w:p>
    <w:p w14:paraId="282B1916" w14:textId="77777777" w:rsidR="0015559F" w:rsidRDefault="0015559F" w:rsidP="0015559F">
      <w:pPr>
        <w:pStyle w:val="Untitledsubclause1"/>
        <w:numPr>
          <w:ilvl w:val="1"/>
          <w:numId w:val="33"/>
        </w:numPr>
        <w:rPr>
          <w:ins w:id="220" w:author="Azziz MIMOUNI" w:date="2022-03-10T12:08:00Z"/>
          <w:lang w:val="en-GB"/>
        </w:rPr>
      </w:pPr>
      <w:ins w:id="221" w:author="Azziz MIMOUNI" w:date="2022-03-10T12:08:00Z">
        <w:r w:rsidRPr="00A8040E">
          <w:rPr>
            <w:lang w:val="en-GB"/>
          </w:rPr>
          <w:t xml:space="preserve">Regularly trains its employees on the protection of Personal Data and security, in particular those authorised to process the </w:t>
        </w:r>
        <w:proofErr w:type="gramStart"/>
        <w:r w:rsidRPr="00A8040E">
          <w:rPr>
            <w:lang w:val="en-GB"/>
          </w:rPr>
          <w:t>Data;</w:t>
        </w:r>
        <w:proofErr w:type="gramEnd"/>
      </w:ins>
    </w:p>
    <w:p w14:paraId="186E16DE" w14:textId="77777777" w:rsidR="0015559F" w:rsidRDefault="0015559F" w:rsidP="0015559F">
      <w:pPr>
        <w:pStyle w:val="Untitledsubclause1"/>
        <w:numPr>
          <w:ilvl w:val="1"/>
          <w:numId w:val="33"/>
        </w:numPr>
        <w:rPr>
          <w:ins w:id="222" w:author="Azziz MIMOUNI" w:date="2022-03-10T12:08:00Z"/>
          <w:lang w:val="en-GB"/>
        </w:rPr>
      </w:pPr>
      <w:ins w:id="223" w:author="Azziz MIMOUNI" w:date="2022-03-10T12:08:00Z">
        <w:r w:rsidRPr="00A8040E">
          <w:rPr>
            <w:lang w:val="en-GB"/>
          </w:rPr>
          <w:t xml:space="preserve">Guarantees the confidentiality of the Personal Data and only uses employees who are bound by confidentiality commitments or subject to an appropriate legal obligation of </w:t>
        </w:r>
        <w:proofErr w:type="gramStart"/>
        <w:r w:rsidRPr="00A8040E">
          <w:rPr>
            <w:lang w:val="en-GB"/>
          </w:rPr>
          <w:t>confidentiality;</w:t>
        </w:r>
        <w:proofErr w:type="gramEnd"/>
      </w:ins>
    </w:p>
    <w:p w14:paraId="52700D20" w14:textId="77777777" w:rsidR="0015559F" w:rsidRPr="00A8040E" w:rsidRDefault="0015559F" w:rsidP="0015559F">
      <w:pPr>
        <w:pStyle w:val="Untitledsubclause1"/>
        <w:numPr>
          <w:ilvl w:val="1"/>
          <w:numId w:val="33"/>
        </w:numPr>
        <w:rPr>
          <w:ins w:id="224" w:author="Azziz MIMOUNI" w:date="2022-03-10T12:08:00Z"/>
          <w:lang w:val="en-GB"/>
        </w:rPr>
      </w:pPr>
      <w:ins w:id="225" w:author="Azziz MIMOUNI" w:date="2022-03-10T12:08:00Z">
        <w:r w:rsidRPr="00A8040E">
          <w:rPr>
            <w:lang w:val="en-GB"/>
          </w:rPr>
          <w:lastRenderedPageBreak/>
          <w:t xml:space="preserve">Informs </w:t>
        </w:r>
        <w:r>
          <w:rPr>
            <w:lang w:val="en-GB"/>
          </w:rPr>
          <w:t>Client</w:t>
        </w:r>
        <w:r w:rsidRPr="00A8040E">
          <w:rPr>
            <w:lang w:val="en-GB"/>
          </w:rPr>
          <w:t xml:space="preserve"> of any request for information or investigation by a personal data protection authority concerning the execution of the </w:t>
        </w:r>
        <w:proofErr w:type="gramStart"/>
        <w:r>
          <w:rPr>
            <w:lang w:val="en-GB"/>
          </w:rPr>
          <w:t>agreement</w:t>
        </w:r>
        <w:r w:rsidRPr="00A8040E">
          <w:rPr>
            <w:lang w:val="en-GB"/>
          </w:rPr>
          <w:t>;</w:t>
        </w:r>
        <w:proofErr w:type="gramEnd"/>
      </w:ins>
    </w:p>
    <w:p w14:paraId="2FB47398" w14:textId="77777777" w:rsidR="0015559F" w:rsidRPr="00803D9F" w:rsidRDefault="0015559F" w:rsidP="0015559F">
      <w:pPr>
        <w:pStyle w:val="Untitledsubclause1"/>
        <w:numPr>
          <w:ilvl w:val="0"/>
          <w:numId w:val="0"/>
        </w:numPr>
        <w:ind w:left="1080"/>
        <w:rPr>
          <w:ins w:id="226" w:author="Azziz MIMOUNI" w:date="2022-03-10T12:08:00Z"/>
          <w:lang w:val="en-GB"/>
        </w:rPr>
      </w:pPr>
      <w:ins w:id="227" w:author="Azziz MIMOUNI" w:date="2022-03-10T12:08:00Z">
        <w:r>
          <w:rPr>
            <w:lang w:val="en-GB"/>
          </w:rPr>
          <w:t>MOTIFE</w:t>
        </w:r>
        <w:r w:rsidRPr="00803D9F">
          <w:rPr>
            <w:lang w:val="en-GB"/>
          </w:rPr>
          <w:t xml:space="preserve"> shall immediately inform </w:t>
        </w:r>
        <w:r>
          <w:rPr>
            <w:lang w:val="en-GB"/>
          </w:rPr>
          <w:t>Client</w:t>
        </w:r>
        <w:r w:rsidRPr="00803D9F">
          <w:rPr>
            <w:lang w:val="en-GB"/>
          </w:rPr>
          <w:t xml:space="preserve"> if:</w:t>
        </w:r>
      </w:ins>
    </w:p>
    <w:p w14:paraId="38C3686F" w14:textId="77777777" w:rsidR="0015559F" w:rsidRDefault="0015559F" w:rsidP="0015559F">
      <w:pPr>
        <w:pStyle w:val="Untitledsubclause1"/>
        <w:numPr>
          <w:ilvl w:val="1"/>
          <w:numId w:val="33"/>
        </w:numPr>
        <w:rPr>
          <w:ins w:id="228" w:author="Azziz MIMOUNI" w:date="2022-03-10T12:08:00Z"/>
          <w:lang w:val="en-GB"/>
        </w:rPr>
      </w:pPr>
      <w:ins w:id="229" w:author="Azziz MIMOUNI" w:date="2022-03-10T12:08:00Z">
        <w:r>
          <w:rPr>
            <w:lang w:val="en-GB"/>
          </w:rPr>
          <w:t>It</w:t>
        </w:r>
        <w:r w:rsidRPr="00803D9F">
          <w:rPr>
            <w:lang w:val="en-GB"/>
          </w:rPr>
          <w:t xml:space="preserve"> is no longer able to execute the </w:t>
        </w:r>
        <w:r>
          <w:rPr>
            <w:lang w:val="en-GB"/>
          </w:rPr>
          <w:t>agreement</w:t>
        </w:r>
        <w:r w:rsidRPr="00803D9F">
          <w:rPr>
            <w:lang w:val="en-GB"/>
          </w:rPr>
          <w:t xml:space="preserve"> in accordance with the instructions of </w:t>
        </w:r>
        <w:r>
          <w:rPr>
            <w:lang w:val="en-GB"/>
          </w:rPr>
          <w:t>the Client</w:t>
        </w:r>
        <w:r w:rsidRPr="00803D9F">
          <w:rPr>
            <w:lang w:val="en-GB"/>
          </w:rPr>
          <w:t xml:space="preserve"> or the Applicable Data Protection </w:t>
        </w:r>
        <w:proofErr w:type="gramStart"/>
        <w:r w:rsidRPr="00803D9F">
          <w:rPr>
            <w:lang w:val="en-GB"/>
          </w:rPr>
          <w:t>Legislation;</w:t>
        </w:r>
        <w:proofErr w:type="gramEnd"/>
      </w:ins>
    </w:p>
    <w:p w14:paraId="3B8A387A" w14:textId="77777777" w:rsidR="0015559F" w:rsidRPr="00A8040E" w:rsidRDefault="0015559F" w:rsidP="0015559F">
      <w:pPr>
        <w:pStyle w:val="Untitledsubclause1"/>
        <w:numPr>
          <w:ilvl w:val="1"/>
          <w:numId w:val="33"/>
        </w:numPr>
        <w:rPr>
          <w:ins w:id="230" w:author="Azziz MIMOUNI" w:date="2022-03-10T12:08:00Z"/>
          <w:lang w:val="en-GB"/>
        </w:rPr>
      </w:pPr>
      <w:ins w:id="231" w:author="Azziz MIMOUNI" w:date="2022-03-10T12:08:00Z">
        <w:r w:rsidRPr="00A8040E">
          <w:rPr>
            <w:lang w:val="en-GB"/>
          </w:rPr>
          <w:t xml:space="preserve">An instruction of </w:t>
        </w:r>
        <w:r>
          <w:rPr>
            <w:lang w:val="en-GB"/>
          </w:rPr>
          <w:t>the Client</w:t>
        </w:r>
        <w:r w:rsidRPr="00A8040E">
          <w:rPr>
            <w:lang w:val="en-GB"/>
          </w:rPr>
          <w:t xml:space="preserve"> appears to him to be in violation of the Applicable Data Protection Legislation.</w:t>
        </w:r>
      </w:ins>
    </w:p>
    <w:p w14:paraId="40A5651B" w14:textId="77777777" w:rsidR="0015559F" w:rsidRPr="00A8040E" w:rsidRDefault="0015559F" w:rsidP="0015559F">
      <w:pPr>
        <w:pStyle w:val="Untitledsubclause2"/>
        <w:numPr>
          <w:ilvl w:val="2"/>
          <w:numId w:val="33"/>
        </w:numPr>
        <w:rPr>
          <w:ins w:id="232" w:author="Azziz MIMOUNI" w:date="2022-03-10T12:08:00Z"/>
          <w:lang w:val="en-GB"/>
        </w:rPr>
      </w:pPr>
      <w:ins w:id="233" w:author="Azziz MIMOUNI" w:date="2022-03-10T12:08:00Z">
        <w:r w:rsidRPr="00A8040E">
          <w:rPr>
            <w:lang w:val="en-GB"/>
          </w:rPr>
          <w:t>Compliance with instructions</w:t>
        </w:r>
        <w:r>
          <w:rPr>
            <w:lang w:val="en-GB"/>
          </w:rPr>
          <w:t xml:space="preserve">: </w:t>
        </w:r>
      </w:ins>
    </w:p>
    <w:p w14:paraId="24248CE9" w14:textId="77777777" w:rsidR="0015559F" w:rsidRPr="00A8040E" w:rsidRDefault="0015559F" w:rsidP="0015559F">
      <w:pPr>
        <w:pStyle w:val="Untitledsubclause1"/>
        <w:numPr>
          <w:ilvl w:val="0"/>
          <w:numId w:val="0"/>
        </w:numPr>
        <w:ind w:left="1080"/>
        <w:rPr>
          <w:ins w:id="234" w:author="Azziz MIMOUNI" w:date="2022-03-10T12:08:00Z"/>
          <w:lang w:val="en-GB"/>
        </w:rPr>
      </w:pPr>
      <w:ins w:id="235" w:author="Azziz MIMOUNI" w:date="2022-03-10T12:08:00Z">
        <w:r>
          <w:rPr>
            <w:lang w:val="en-GB"/>
          </w:rPr>
          <w:t>MOTIFE</w:t>
        </w:r>
        <w:r w:rsidRPr="00A8040E">
          <w:rPr>
            <w:lang w:val="en-GB"/>
          </w:rPr>
          <w:t xml:space="preserve"> undertakes to process Personal Data only in strict compliance with these instructions from </w:t>
        </w:r>
        <w:r>
          <w:rPr>
            <w:lang w:val="en-GB"/>
          </w:rPr>
          <w:t>the Client</w:t>
        </w:r>
        <w:r w:rsidRPr="00A8040E">
          <w:rPr>
            <w:lang w:val="en-GB"/>
          </w:rPr>
          <w:t xml:space="preserve">, including </w:t>
        </w:r>
        <w:proofErr w:type="gramStart"/>
        <w:r w:rsidRPr="00A8040E">
          <w:rPr>
            <w:lang w:val="en-GB"/>
          </w:rPr>
          <w:t>with regard to</w:t>
        </w:r>
        <w:proofErr w:type="gramEnd"/>
        <w:r w:rsidRPr="00A8040E">
          <w:rPr>
            <w:lang w:val="en-GB"/>
          </w:rPr>
          <w:t xml:space="preserve"> transfers of Personal Data to a country outside the European Economic Area or to the United Kingdom.</w:t>
        </w:r>
      </w:ins>
    </w:p>
    <w:p w14:paraId="293E80CA" w14:textId="77777777" w:rsidR="0015559F" w:rsidRDefault="0015559F" w:rsidP="0015559F">
      <w:pPr>
        <w:pStyle w:val="Untitledsubclause1"/>
        <w:numPr>
          <w:ilvl w:val="0"/>
          <w:numId w:val="0"/>
        </w:numPr>
        <w:ind w:left="1080"/>
        <w:rPr>
          <w:ins w:id="236" w:author="Azziz MIMOUNI" w:date="2022-03-10T12:08:00Z"/>
          <w:lang w:val="en-GB"/>
        </w:rPr>
      </w:pPr>
      <w:ins w:id="237" w:author="Azziz MIMOUNI" w:date="2022-03-10T12:08:00Z">
        <w:r w:rsidRPr="00A8040E">
          <w:rPr>
            <w:lang w:val="en-GB"/>
          </w:rPr>
          <w:t xml:space="preserve">These instructions may change during the execution of the </w:t>
        </w:r>
        <w:r>
          <w:rPr>
            <w:lang w:val="en-GB"/>
          </w:rPr>
          <w:t xml:space="preserve">agreement. </w:t>
        </w:r>
      </w:ins>
    </w:p>
    <w:p w14:paraId="5DDF9D6C" w14:textId="77777777" w:rsidR="0015559F" w:rsidRPr="00844AAA" w:rsidRDefault="0015559F" w:rsidP="0015559F">
      <w:pPr>
        <w:pStyle w:val="Untitledsubclause2"/>
        <w:numPr>
          <w:ilvl w:val="2"/>
          <w:numId w:val="33"/>
        </w:numPr>
        <w:rPr>
          <w:ins w:id="238" w:author="Azziz MIMOUNI" w:date="2022-03-10T12:08:00Z"/>
          <w:lang w:val="en-GB"/>
        </w:rPr>
      </w:pPr>
      <w:ins w:id="239" w:author="Azziz MIMOUNI" w:date="2022-03-10T12:08:00Z">
        <w:r w:rsidRPr="00844AAA">
          <w:rPr>
            <w:lang w:val="en-GB"/>
          </w:rPr>
          <w:t xml:space="preserve">Subcontracting by </w:t>
        </w:r>
        <w:r>
          <w:rPr>
            <w:lang w:val="en-GB"/>
          </w:rPr>
          <w:t>MOTIFE:</w:t>
        </w:r>
      </w:ins>
    </w:p>
    <w:p w14:paraId="66A7227B" w14:textId="77777777" w:rsidR="0015559F" w:rsidRDefault="0015559F" w:rsidP="0015559F">
      <w:pPr>
        <w:pStyle w:val="Untitledsubclause1"/>
        <w:numPr>
          <w:ilvl w:val="0"/>
          <w:numId w:val="0"/>
        </w:numPr>
        <w:ind w:left="1080"/>
        <w:rPr>
          <w:ins w:id="240" w:author="Azziz MIMOUNI" w:date="2022-03-10T12:08:00Z"/>
          <w:lang w:val="en-GB"/>
        </w:rPr>
      </w:pPr>
      <w:ins w:id="241" w:author="Azziz MIMOUNI" w:date="2022-03-10T12:08:00Z">
        <w:r>
          <w:rPr>
            <w:lang w:val="en-GB"/>
          </w:rPr>
          <w:t>MOTIFE</w:t>
        </w:r>
        <w:r w:rsidRPr="00844AAA">
          <w:rPr>
            <w:lang w:val="en-GB"/>
          </w:rPr>
          <w:t xml:space="preserve"> shall not engage </w:t>
        </w:r>
        <w:r>
          <w:rPr>
            <w:lang w:val="en-GB"/>
          </w:rPr>
          <w:t xml:space="preserve">a Contractor </w:t>
        </w:r>
        <w:r w:rsidRPr="00844AAA">
          <w:rPr>
            <w:lang w:val="en-GB"/>
          </w:rPr>
          <w:t xml:space="preserve">to carry out specific processing activities on behalf of the Client without the specific prior written consent of </w:t>
        </w:r>
        <w:r>
          <w:rPr>
            <w:lang w:val="en-GB"/>
          </w:rPr>
          <w:t xml:space="preserve">the Client. </w:t>
        </w:r>
      </w:ins>
    </w:p>
    <w:p w14:paraId="34E2B841" w14:textId="77777777" w:rsidR="0015559F" w:rsidRDefault="0015559F" w:rsidP="0015559F">
      <w:pPr>
        <w:pStyle w:val="Untitledsubclause1"/>
        <w:numPr>
          <w:ilvl w:val="0"/>
          <w:numId w:val="0"/>
        </w:numPr>
        <w:ind w:left="1080"/>
        <w:rPr>
          <w:ins w:id="242" w:author="Azziz MIMOUNI" w:date="2022-03-10T12:08:00Z"/>
          <w:lang w:val="en-GB"/>
        </w:rPr>
      </w:pPr>
      <w:ins w:id="243" w:author="Azziz MIMOUNI" w:date="2022-03-10T12:08:00Z">
        <w:r w:rsidRPr="00844AAA">
          <w:rPr>
            <w:lang w:val="en-GB"/>
          </w:rPr>
          <w:t xml:space="preserve">Where, in accordance with the conditions set out in this Article, </w:t>
        </w:r>
        <w:r>
          <w:rPr>
            <w:lang w:val="en-GB"/>
          </w:rPr>
          <w:t>MOTIFE</w:t>
        </w:r>
        <w:r w:rsidRPr="00844AAA">
          <w:rPr>
            <w:lang w:val="en-GB"/>
          </w:rPr>
          <w:t xml:space="preserve"> engages a </w:t>
        </w:r>
        <w:r>
          <w:rPr>
            <w:lang w:val="en-GB"/>
          </w:rPr>
          <w:t>C</w:t>
        </w:r>
        <w:r w:rsidRPr="00844AAA">
          <w:rPr>
            <w:lang w:val="en-GB"/>
          </w:rPr>
          <w:t xml:space="preserve">ontractor </w:t>
        </w:r>
        <w:bookmarkStart w:id="244" w:name="OLE_LINK5"/>
        <w:bookmarkStart w:id="245" w:name="OLE_LINK6"/>
        <w:r w:rsidRPr="00844AAA">
          <w:rPr>
            <w:lang w:val="en-GB"/>
          </w:rPr>
          <w:t>to carry out specific processing activities on behalf of the Client</w:t>
        </w:r>
        <w:bookmarkEnd w:id="244"/>
        <w:bookmarkEnd w:id="245"/>
        <w:r w:rsidRPr="00844AAA">
          <w:rPr>
            <w:lang w:val="en-GB"/>
          </w:rPr>
          <w:t xml:space="preserve">, </w:t>
        </w:r>
        <w:r>
          <w:rPr>
            <w:lang w:val="en-GB"/>
          </w:rPr>
          <w:t>MOTIFE</w:t>
        </w:r>
        <w:r w:rsidRPr="00844AAA">
          <w:rPr>
            <w:lang w:val="en-GB"/>
          </w:rPr>
          <w:t xml:space="preserve"> shall impose the same data protection obligations as those set out in this Agreement on</w:t>
        </w:r>
        <w:r>
          <w:rPr>
            <w:lang w:val="en-GB"/>
          </w:rPr>
          <w:t xml:space="preserve"> C</w:t>
        </w:r>
        <w:r w:rsidRPr="00844AAA">
          <w:rPr>
            <w:lang w:val="en-GB"/>
          </w:rPr>
          <w:t xml:space="preserve">ontractors by means of a contract, in particular with regard to presenting sufficient guarantees as to the implementation of appropriate technical and organisational measures so that the processing meets the requirements of the European Legislation on the Protection of Personal Data. Where the </w:t>
        </w:r>
        <w:r>
          <w:rPr>
            <w:lang w:val="en-GB"/>
          </w:rPr>
          <w:t>C</w:t>
        </w:r>
        <w:r w:rsidRPr="00844AAA">
          <w:rPr>
            <w:lang w:val="en-GB"/>
          </w:rPr>
          <w:t xml:space="preserve">ontractor does not fulfil its data protection obligations, </w:t>
        </w:r>
        <w:r>
          <w:rPr>
            <w:lang w:val="en-GB"/>
          </w:rPr>
          <w:t>MOTIFE</w:t>
        </w:r>
        <w:r w:rsidRPr="00844AAA">
          <w:rPr>
            <w:lang w:val="en-GB"/>
          </w:rPr>
          <w:t xml:space="preserve"> shall remain fully responsible to the Client for the performance by the </w:t>
        </w:r>
        <w:r>
          <w:rPr>
            <w:lang w:val="en-GB"/>
          </w:rPr>
          <w:t>C</w:t>
        </w:r>
        <w:r w:rsidRPr="00844AAA">
          <w:rPr>
            <w:lang w:val="en-GB"/>
          </w:rPr>
          <w:t xml:space="preserve">ontractor of its obligations. </w:t>
        </w:r>
        <w:r>
          <w:rPr>
            <w:lang w:val="en-GB"/>
          </w:rPr>
          <w:t>MOTIFE</w:t>
        </w:r>
        <w:r w:rsidRPr="00844AAA">
          <w:rPr>
            <w:lang w:val="en-GB"/>
          </w:rPr>
          <w:t xml:space="preserve"> shall provide the Client, upon request, with a copy of the contract by which </w:t>
        </w:r>
        <w:r>
          <w:rPr>
            <w:lang w:val="en-GB"/>
          </w:rPr>
          <w:t>MOTIFE</w:t>
        </w:r>
        <w:r w:rsidRPr="00844AAA">
          <w:rPr>
            <w:lang w:val="en-GB"/>
          </w:rPr>
          <w:t xml:space="preserve"> 's obligations are passed on to the</w:t>
        </w:r>
        <w:r>
          <w:rPr>
            <w:lang w:val="en-GB"/>
          </w:rPr>
          <w:t xml:space="preserve"> C</w:t>
        </w:r>
        <w:r w:rsidRPr="00844AAA">
          <w:rPr>
            <w:lang w:val="en-GB"/>
          </w:rPr>
          <w:t>ontractor.</w:t>
        </w:r>
      </w:ins>
    </w:p>
    <w:p w14:paraId="78C35AD8" w14:textId="77777777" w:rsidR="0015559F" w:rsidRPr="00D45304" w:rsidRDefault="0015559F" w:rsidP="0015559F">
      <w:pPr>
        <w:pStyle w:val="Untitledsubclause2"/>
        <w:numPr>
          <w:ilvl w:val="2"/>
          <w:numId w:val="33"/>
        </w:numPr>
        <w:rPr>
          <w:ins w:id="246" w:author="Azziz MIMOUNI" w:date="2022-03-10T12:08:00Z"/>
          <w:lang w:val="en-GB"/>
        </w:rPr>
      </w:pPr>
      <w:ins w:id="247" w:author="Azziz MIMOUNI" w:date="2022-03-10T12:08:00Z">
        <w:r w:rsidRPr="00D45304">
          <w:rPr>
            <w:lang w:val="en-GB"/>
          </w:rPr>
          <w:t xml:space="preserve">Assistance, </w:t>
        </w:r>
        <w:proofErr w:type="gramStart"/>
        <w:r w:rsidRPr="00D45304">
          <w:rPr>
            <w:lang w:val="en-GB"/>
          </w:rPr>
          <w:t>warning</w:t>
        </w:r>
        <w:proofErr w:type="gramEnd"/>
        <w:r w:rsidRPr="00D45304">
          <w:rPr>
            <w:lang w:val="en-GB"/>
          </w:rPr>
          <w:t xml:space="preserve"> and duty to advise</w:t>
        </w:r>
        <w:r>
          <w:rPr>
            <w:lang w:val="en-GB"/>
          </w:rPr>
          <w:t xml:space="preserve">: </w:t>
        </w:r>
      </w:ins>
    </w:p>
    <w:p w14:paraId="79810A60" w14:textId="77777777" w:rsidR="0015559F" w:rsidRPr="00D45304" w:rsidRDefault="0015559F" w:rsidP="0015559F">
      <w:pPr>
        <w:pStyle w:val="Untitledsubclause1"/>
        <w:numPr>
          <w:ilvl w:val="0"/>
          <w:numId w:val="0"/>
        </w:numPr>
        <w:ind w:left="1080"/>
        <w:rPr>
          <w:ins w:id="248" w:author="Azziz MIMOUNI" w:date="2022-03-10T12:08:00Z"/>
          <w:lang w:val="en-GB"/>
        </w:rPr>
      </w:pPr>
      <w:ins w:id="249" w:author="Azziz MIMOUNI" w:date="2022-03-10T12:08:00Z">
        <w:r w:rsidRPr="00D45304">
          <w:rPr>
            <w:lang w:val="en-GB"/>
          </w:rPr>
          <w:t>MOTIFE shall use its best efforts to provide the C</w:t>
        </w:r>
        <w:r>
          <w:rPr>
            <w:lang w:val="en-GB"/>
          </w:rPr>
          <w:t>lient</w:t>
        </w:r>
        <w:r w:rsidRPr="00D45304">
          <w:rPr>
            <w:lang w:val="en-GB"/>
          </w:rPr>
          <w:t xml:space="preserve"> with all necessary assistance to: </w:t>
        </w:r>
      </w:ins>
    </w:p>
    <w:p w14:paraId="6677F318" w14:textId="77777777" w:rsidR="0015559F" w:rsidRDefault="0015559F" w:rsidP="0015559F">
      <w:pPr>
        <w:pStyle w:val="Untitledsubclause1"/>
        <w:numPr>
          <w:ilvl w:val="0"/>
          <w:numId w:val="34"/>
        </w:numPr>
        <w:rPr>
          <w:ins w:id="250" w:author="Azziz MIMOUNI" w:date="2022-03-10T12:08:00Z"/>
          <w:lang w:val="en-GB"/>
        </w:rPr>
      </w:pPr>
      <w:ins w:id="251" w:author="Azziz MIMOUNI" w:date="2022-03-10T12:08:00Z">
        <w:r w:rsidRPr="00D45304">
          <w:rPr>
            <w:lang w:val="en-GB"/>
          </w:rPr>
          <w:t xml:space="preserve">Respond to requests from data subjects exercising their rights under the Applicable Data Protection </w:t>
        </w:r>
        <w:proofErr w:type="gramStart"/>
        <w:r w:rsidRPr="00D45304">
          <w:rPr>
            <w:lang w:val="en-GB"/>
          </w:rPr>
          <w:t>Legislation;</w:t>
        </w:r>
        <w:proofErr w:type="gramEnd"/>
      </w:ins>
    </w:p>
    <w:p w14:paraId="22B5C10D" w14:textId="77777777" w:rsidR="0015559F" w:rsidRDefault="0015559F" w:rsidP="0015559F">
      <w:pPr>
        <w:pStyle w:val="Untitledsubclause1"/>
        <w:numPr>
          <w:ilvl w:val="0"/>
          <w:numId w:val="34"/>
        </w:numPr>
        <w:rPr>
          <w:ins w:id="252" w:author="Azziz MIMOUNI" w:date="2022-03-10T12:08:00Z"/>
          <w:lang w:val="en-GB"/>
        </w:rPr>
      </w:pPr>
      <w:ins w:id="253" w:author="Azziz MIMOUNI" w:date="2022-03-10T12:08:00Z">
        <w:r w:rsidRPr="00D45304">
          <w:rPr>
            <w:lang w:val="en-GB"/>
          </w:rPr>
          <w:lastRenderedPageBreak/>
          <w:t xml:space="preserve">MOTIFE shall not under any circumstances respond directly to requests from data subjects to exercise their rights. In this case, MOTIFE shall immediately forward them to </w:t>
        </w:r>
        <w:r>
          <w:rPr>
            <w:lang w:val="en-GB"/>
          </w:rPr>
          <w:t>Client</w:t>
        </w:r>
        <w:r w:rsidRPr="00D45304">
          <w:rPr>
            <w:lang w:val="en-GB"/>
          </w:rPr>
          <w:t xml:space="preserve"> by e-mail to [</w:t>
        </w:r>
        <w:r w:rsidRPr="00E02591">
          <w:rPr>
            <w:highlight w:val="yellow"/>
            <w:lang w:val="en-GB"/>
          </w:rPr>
          <w:t xml:space="preserve">CONTACT POINT AT </w:t>
        </w:r>
        <w:commentRangeStart w:id="254"/>
        <w:r w:rsidRPr="00E02591">
          <w:rPr>
            <w:highlight w:val="yellow"/>
            <w:lang w:val="en-GB"/>
          </w:rPr>
          <w:t>CLIENT</w:t>
        </w:r>
        <w:commentRangeEnd w:id="254"/>
        <w:r>
          <w:rPr>
            <w:rStyle w:val="CommentReference"/>
          </w:rPr>
          <w:commentReference w:id="254"/>
        </w:r>
        <w:r w:rsidRPr="00D45304">
          <w:rPr>
            <w:lang w:val="en-GB"/>
          </w:rPr>
          <w:t xml:space="preserve">]. </w:t>
        </w:r>
      </w:ins>
    </w:p>
    <w:p w14:paraId="31BBE7B1" w14:textId="77777777" w:rsidR="0015559F" w:rsidRDefault="0015559F" w:rsidP="0015559F">
      <w:pPr>
        <w:pStyle w:val="Untitledsubclause1"/>
        <w:numPr>
          <w:ilvl w:val="0"/>
          <w:numId w:val="34"/>
        </w:numPr>
        <w:rPr>
          <w:ins w:id="255" w:author="Azziz MIMOUNI" w:date="2022-03-10T12:08:00Z"/>
          <w:lang w:val="en-GB"/>
        </w:rPr>
      </w:pPr>
      <w:ins w:id="256" w:author="Azziz MIMOUNI" w:date="2022-03-10T12:08:00Z">
        <w:r w:rsidRPr="00D45304">
          <w:rPr>
            <w:lang w:val="en-GB"/>
          </w:rPr>
          <w:t>Assist C</w:t>
        </w:r>
        <w:r>
          <w:rPr>
            <w:lang w:val="en-GB"/>
          </w:rPr>
          <w:t>lient</w:t>
        </w:r>
        <w:r w:rsidRPr="00D45304">
          <w:rPr>
            <w:lang w:val="en-GB"/>
          </w:rPr>
          <w:t xml:space="preserve"> in carrying out data protection impact assessments and, if necessary, in carrying out prior consultation with the supervisory authority.</w:t>
        </w:r>
      </w:ins>
    </w:p>
    <w:p w14:paraId="10B42E38" w14:textId="77777777" w:rsidR="0015559F" w:rsidRPr="00D45304" w:rsidRDefault="0015559F" w:rsidP="0015559F">
      <w:pPr>
        <w:pStyle w:val="Untitledsubclause1"/>
        <w:numPr>
          <w:ilvl w:val="0"/>
          <w:numId w:val="34"/>
        </w:numPr>
        <w:rPr>
          <w:ins w:id="257" w:author="Azziz MIMOUNI" w:date="2022-03-10T12:08:00Z"/>
          <w:lang w:val="en-GB"/>
        </w:rPr>
      </w:pPr>
      <w:ins w:id="258" w:author="Azziz MIMOUNI" w:date="2022-03-10T12:08:00Z">
        <w:r w:rsidRPr="00D45304">
          <w:rPr>
            <w:lang w:val="en-GB"/>
          </w:rPr>
          <w:t>To assist</w:t>
        </w:r>
        <w:r>
          <w:rPr>
            <w:lang w:val="en-GB"/>
          </w:rPr>
          <w:t xml:space="preserve"> Client</w:t>
        </w:r>
        <w:r w:rsidRPr="00D45304">
          <w:rPr>
            <w:lang w:val="en-GB"/>
          </w:rPr>
          <w:t xml:space="preserve"> in ensuring compliance with its obligations under the Applicable Data Protection Legislation with respect to security, including notification to the supervisory authority and to the persons concerned of a Personal Data Breach, data protection impact analysis with or without prior consultation and, more generally, as necessary, in the context of exchanges and requests from a supervisory authority for personal data protection.</w:t>
        </w:r>
      </w:ins>
    </w:p>
    <w:p w14:paraId="6B5DE7AB" w14:textId="77777777" w:rsidR="0015559F" w:rsidRPr="00D45304" w:rsidRDefault="0015559F" w:rsidP="0015559F">
      <w:pPr>
        <w:pStyle w:val="Untitledsubclause1"/>
        <w:numPr>
          <w:ilvl w:val="0"/>
          <w:numId w:val="0"/>
        </w:numPr>
        <w:ind w:left="1080"/>
        <w:rPr>
          <w:ins w:id="259" w:author="Azziz MIMOUNI" w:date="2022-03-10T12:08:00Z"/>
          <w:lang w:val="en-GB"/>
        </w:rPr>
      </w:pPr>
      <w:ins w:id="260" w:author="Azziz MIMOUNI" w:date="2022-03-10T12:08:00Z">
        <w:r w:rsidRPr="00D45304">
          <w:rPr>
            <w:lang w:val="en-GB"/>
          </w:rPr>
          <w:t>MOTIFE shall assis</w:t>
        </w:r>
        <w:r>
          <w:rPr>
            <w:lang w:val="en-GB"/>
          </w:rPr>
          <w:t xml:space="preserve">t </w:t>
        </w:r>
        <w:r w:rsidRPr="00D45304">
          <w:rPr>
            <w:lang w:val="en-GB"/>
          </w:rPr>
          <w:t>C</w:t>
        </w:r>
        <w:r>
          <w:rPr>
            <w:lang w:val="en-GB"/>
          </w:rPr>
          <w:t>lient</w:t>
        </w:r>
        <w:r w:rsidRPr="00D45304">
          <w:rPr>
            <w:lang w:val="en-GB"/>
          </w:rPr>
          <w:t xml:space="preserve"> in the management of requests from a data protection supervisory authority.</w:t>
        </w:r>
      </w:ins>
    </w:p>
    <w:p w14:paraId="0C8D7659" w14:textId="77777777" w:rsidR="0015559F" w:rsidRPr="00D45304" w:rsidRDefault="0015559F" w:rsidP="0015559F">
      <w:pPr>
        <w:pStyle w:val="Untitledsubclause1"/>
        <w:numPr>
          <w:ilvl w:val="0"/>
          <w:numId w:val="0"/>
        </w:numPr>
        <w:ind w:left="1080"/>
        <w:rPr>
          <w:ins w:id="261" w:author="Azziz MIMOUNI" w:date="2022-03-10T12:08:00Z"/>
          <w:lang w:val="en-GB"/>
        </w:rPr>
      </w:pPr>
      <w:ins w:id="262" w:author="Azziz MIMOUNI" w:date="2022-03-10T12:08:00Z">
        <w:r w:rsidRPr="00D45304">
          <w:rPr>
            <w:lang w:val="en-GB"/>
          </w:rPr>
          <w:t xml:space="preserve">MOTIFE shall provide </w:t>
        </w:r>
        <w:r>
          <w:rPr>
            <w:lang w:val="en-GB"/>
          </w:rPr>
          <w:t xml:space="preserve">Client </w:t>
        </w:r>
        <w:r w:rsidRPr="00D45304">
          <w:rPr>
            <w:lang w:val="en-GB"/>
          </w:rPr>
          <w:t>with the necessary documentation to demonstrate compliance with its obligations and to facilitate audits and inspections by the data controller or an authorised representative.</w:t>
        </w:r>
      </w:ins>
    </w:p>
    <w:p w14:paraId="2A01E51D" w14:textId="77777777" w:rsidR="0015559F" w:rsidRPr="00D45304" w:rsidRDefault="0015559F" w:rsidP="0015559F">
      <w:pPr>
        <w:pStyle w:val="Untitledsubclause2"/>
        <w:numPr>
          <w:ilvl w:val="2"/>
          <w:numId w:val="33"/>
        </w:numPr>
        <w:rPr>
          <w:ins w:id="263" w:author="Azziz MIMOUNI" w:date="2022-03-10T12:08:00Z"/>
          <w:lang w:val="en-GB"/>
        </w:rPr>
      </w:pPr>
      <w:ins w:id="264" w:author="Azziz MIMOUNI" w:date="2022-03-10T12:08:00Z">
        <w:r w:rsidRPr="00D45304">
          <w:rPr>
            <w:lang w:val="en-GB"/>
          </w:rPr>
          <w:t>Notification of a Personal Data Breach</w:t>
        </w:r>
      </w:ins>
    </w:p>
    <w:p w14:paraId="25BF4687" w14:textId="77777777" w:rsidR="0015559F" w:rsidRPr="00D45304" w:rsidRDefault="0015559F" w:rsidP="0015559F">
      <w:pPr>
        <w:pStyle w:val="Untitledsubclause1"/>
        <w:numPr>
          <w:ilvl w:val="0"/>
          <w:numId w:val="0"/>
        </w:numPr>
        <w:ind w:left="1080"/>
        <w:rPr>
          <w:ins w:id="265" w:author="Azziz MIMOUNI" w:date="2022-03-10T12:08:00Z"/>
          <w:lang w:val="en-GB"/>
        </w:rPr>
      </w:pPr>
      <w:ins w:id="266" w:author="Azziz MIMOUNI" w:date="2022-03-10T12:08:00Z">
        <w:r w:rsidRPr="00D45304">
          <w:rPr>
            <w:lang w:val="en-GB"/>
          </w:rPr>
          <w:t xml:space="preserve">MOTIFE shall have a system in place to detect, respond to and notify any Data breach. </w:t>
        </w:r>
      </w:ins>
    </w:p>
    <w:p w14:paraId="36017D57" w14:textId="77777777" w:rsidR="0015559F" w:rsidRPr="00D45304" w:rsidRDefault="0015559F" w:rsidP="0015559F">
      <w:pPr>
        <w:pStyle w:val="Untitledsubclause1"/>
        <w:numPr>
          <w:ilvl w:val="0"/>
          <w:numId w:val="0"/>
        </w:numPr>
        <w:ind w:left="1080"/>
        <w:rPr>
          <w:ins w:id="267" w:author="Azziz MIMOUNI" w:date="2022-03-10T12:08:00Z"/>
          <w:lang w:val="en-GB"/>
        </w:rPr>
      </w:pPr>
      <w:ins w:id="268" w:author="Azziz MIMOUNI" w:date="2022-03-10T12:08:00Z">
        <w:r w:rsidRPr="00D45304">
          <w:rPr>
            <w:lang w:val="en-GB"/>
          </w:rPr>
          <w:t xml:space="preserve">MOTIFE shall inform </w:t>
        </w:r>
        <w:r>
          <w:rPr>
            <w:lang w:val="en-GB"/>
          </w:rPr>
          <w:t>Client</w:t>
        </w:r>
        <w:r w:rsidRPr="00D45304">
          <w:rPr>
            <w:lang w:val="en-GB"/>
          </w:rPr>
          <w:t xml:space="preserve"> without delay of any Data Breach or suspected Data Breach, if applicable, by sending an e-mail to the address of the contacts designated in the </w:t>
        </w:r>
        <w:r>
          <w:rPr>
            <w:lang w:val="en-GB"/>
          </w:rPr>
          <w:t>a</w:t>
        </w:r>
        <w:r w:rsidRPr="00D45304">
          <w:rPr>
            <w:lang w:val="en-GB"/>
          </w:rPr>
          <w:t xml:space="preserve">greement or by any other means. A first level of information shall be provided without delay as soon as the event is known. MOTIFE shall provide additional information within forty-eight (48) hours of becoming aware of the event, including at least the information necessary for </w:t>
        </w:r>
        <w:r>
          <w:rPr>
            <w:lang w:val="en-GB"/>
          </w:rPr>
          <w:t>Client</w:t>
        </w:r>
        <w:r w:rsidRPr="00D45304">
          <w:rPr>
            <w:lang w:val="en-GB"/>
          </w:rPr>
          <w:t xml:space="preserve"> to notify the data protection authority of the Personal Data Breach.</w:t>
        </w:r>
      </w:ins>
    </w:p>
    <w:p w14:paraId="72323357" w14:textId="77777777" w:rsidR="0015559F" w:rsidRPr="00D45304" w:rsidRDefault="0015559F" w:rsidP="0015559F">
      <w:pPr>
        <w:pStyle w:val="Untitledsubclause1"/>
        <w:numPr>
          <w:ilvl w:val="0"/>
          <w:numId w:val="0"/>
        </w:numPr>
        <w:ind w:left="1080"/>
        <w:rPr>
          <w:ins w:id="269" w:author="Azziz MIMOUNI" w:date="2022-03-10T12:08:00Z"/>
          <w:lang w:val="en-GB"/>
        </w:rPr>
      </w:pPr>
      <w:ins w:id="270" w:author="Azziz MIMOUNI" w:date="2022-03-10T12:08:00Z">
        <w:r w:rsidRPr="00D45304">
          <w:rPr>
            <w:lang w:val="en-GB"/>
          </w:rPr>
          <w:t xml:space="preserve">This notification is made when there is a Breach or suspicion of a Breach of Personal Data, regardless of the associated risk. The assessment of the risk is the responsibility of </w:t>
        </w:r>
        <w:r>
          <w:rPr>
            <w:lang w:val="en-GB"/>
          </w:rPr>
          <w:t>Client</w:t>
        </w:r>
        <w:r w:rsidRPr="00D45304">
          <w:rPr>
            <w:lang w:val="en-GB"/>
          </w:rPr>
          <w:t>.</w:t>
        </w:r>
      </w:ins>
    </w:p>
    <w:p w14:paraId="0AE88E6A" w14:textId="77777777" w:rsidR="0015559F" w:rsidRPr="00D45304" w:rsidRDefault="0015559F" w:rsidP="0015559F">
      <w:pPr>
        <w:pStyle w:val="Untitledsubclause1"/>
        <w:numPr>
          <w:ilvl w:val="0"/>
          <w:numId w:val="0"/>
        </w:numPr>
        <w:ind w:left="1080"/>
        <w:rPr>
          <w:ins w:id="271" w:author="Azziz MIMOUNI" w:date="2022-03-10T12:08:00Z"/>
          <w:lang w:val="en-GB"/>
        </w:rPr>
      </w:pPr>
      <w:ins w:id="272" w:author="Azziz MIMOUNI" w:date="2022-03-10T12:08:00Z">
        <w:r w:rsidRPr="00D45304">
          <w:rPr>
            <w:lang w:val="en-GB"/>
          </w:rPr>
          <w:t xml:space="preserve">This notification shall be accompanied by any useful documentation to enable </w:t>
        </w:r>
        <w:r>
          <w:rPr>
            <w:lang w:val="en-GB"/>
          </w:rPr>
          <w:t>Client</w:t>
        </w:r>
        <w:r w:rsidRPr="00D45304">
          <w:rPr>
            <w:lang w:val="en-GB"/>
          </w:rPr>
          <w:t>, if necessary, to notify the data protection authority of the Data Breach.</w:t>
        </w:r>
      </w:ins>
    </w:p>
    <w:p w14:paraId="16AC2B16" w14:textId="77777777" w:rsidR="0015559F" w:rsidRPr="00D45304" w:rsidRDefault="0015559F" w:rsidP="0015559F">
      <w:pPr>
        <w:pStyle w:val="Untitledsubclause1"/>
        <w:numPr>
          <w:ilvl w:val="0"/>
          <w:numId w:val="0"/>
        </w:numPr>
        <w:ind w:left="1080"/>
        <w:rPr>
          <w:ins w:id="273" w:author="Azziz MIMOUNI" w:date="2022-03-10T12:08:00Z"/>
          <w:lang w:val="en-GB"/>
        </w:rPr>
      </w:pPr>
      <w:ins w:id="274" w:author="Azziz MIMOUNI" w:date="2022-03-10T12:08:00Z">
        <w:r w:rsidRPr="00D45304">
          <w:rPr>
            <w:lang w:val="en-GB"/>
          </w:rPr>
          <w:t xml:space="preserve">MOTIFE undertakes to cooperate with </w:t>
        </w:r>
        <w:r>
          <w:rPr>
            <w:lang w:val="en-GB"/>
          </w:rPr>
          <w:t>Client</w:t>
        </w:r>
        <w:r w:rsidRPr="00D45304">
          <w:rPr>
            <w:lang w:val="en-GB"/>
          </w:rPr>
          <w:t xml:space="preserve"> to:</w:t>
        </w:r>
      </w:ins>
    </w:p>
    <w:p w14:paraId="65FDB5C5" w14:textId="77777777" w:rsidR="0015559F" w:rsidRDefault="0015559F" w:rsidP="0015559F">
      <w:pPr>
        <w:pStyle w:val="Untitledsubclause1"/>
        <w:numPr>
          <w:ilvl w:val="0"/>
          <w:numId w:val="35"/>
        </w:numPr>
        <w:rPr>
          <w:ins w:id="275" w:author="Azziz MIMOUNI" w:date="2022-03-10T12:08:00Z"/>
          <w:lang w:val="en-GB"/>
        </w:rPr>
      </w:pPr>
      <w:ins w:id="276" w:author="Azziz MIMOUNI" w:date="2022-03-10T12:08:00Z">
        <w:r w:rsidRPr="00D45304">
          <w:rPr>
            <w:lang w:val="en-GB"/>
          </w:rPr>
          <w:t>Limit the effects of the breach and take measures to remedy the breach, including, if necessary, measures to mitigate any negative consequences.</w:t>
        </w:r>
      </w:ins>
    </w:p>
    <w:p w14:paraId="51332B0B" w14:textId="77777777" w:rsidR="0015559F" w:rsidRDefault="0015559F" w:rsidP="0015559F">
      <w:pPr>
        <w:pStyle w:val="Untitledsubclause1"/>
        <w:numPr>
          <w:ilvl w:val="0"/>
          <w:numId w:val="35"/>
        </w:numPr>
        <w:rPr>
          <w:ins w:id="277" w:author="Azziz MIMOUNI" w:date="2022-03-10T12:08:00Z"/>
          <w:lang w:val="en-GB"/>
        </w:rPr>
      </w:pPr>
      <w:ins w:id="278" w:author="Azziz MIMOUNI" w:date="2022-03-10T12:08:00Z">
        <w:r w:rsidRPr="0061181A">
          <w:rPr>
            <w:lang w:val="en-GB"/>
          </w:rPr>
          <w:lastRenderedPageBreak/>
          <w:t xml:space="preserve">Notify the relevant data protection authority of any breach. The notification must include various elements: </w:t>
        </w:r>
      </w:ins>
    </w:p>
    <w:p w14:paraId="33073517" w14:textId="77777777" w:rsidR="0015559F" w:rsidRDefault="0015559F" w:rsidP="0015559F">
      <w:pPr>
        <w:pStyle w:val="Untitledsubclause1"/>
        <w:numPr>
          <w:ilvl w:val="2"/>
          <w:numId w:val="36"/>
        </w:numPr>
        <w:rPr>
          <w:ins w:id="279" w:author="Azziz MIMOUNI" w:date="2022-03-10T12:08:00Z"/>
          <w:lang w:val="en-GB"/>
        </w:rPr>
      </w:pPr>
      <w:ins w:id="280" w:author="Azziz MIMOUNI" w:date="2022-03-10T12:08:00Z">
        <w:r w:rsidRPr="0061181A">
          <w:rPr>
            <w:lang w:val="en-GB"/>
          </w:rPr>
          <w:t>A description of the nature of the Personal Data Breach, listing by category the number of individuals affected by the Breach and the number of Personal Data records affected.</w:t>
        </w:r>
      </w:ins>
    </w:p>
    <w:p w14:paraId="368C8301" w14:textId="77777777" w:rsidR="0015559F" w:rsidRDefault="0015559F" w:rsidP="0015559F">
      <w:pPr>
        <w:pStyle w:val="Untitledsubclause1"/>
        <w:numPr>
          <w:ilvl w:val="2"/>
          <w:numId w:val="36"/>
        </w:numPr>
        <w:rPr>
          <w:ins w:id="281" w:author="Azziz MIMOUNI" w:date="2022-03-10T12:08:00Z"/>
          <w:lang w:val="en-GB"/>
        </w:rPr>
      </w:pPr>
      <w:ins w:id="282" w:author="Azziz MIMOUNI" w:date="2022-03-10T12:08:00Z">
        <w:r w:rsidRPr="0061181A">
          <w:rPr>
            <w:lang w:val="en-GB"/>
          </w:rPr>
          <w:t>The name and contact details of the Data Protection Officer, and if applicable the competent person, holding the necessary information.</w:t>
        </w:r>
      </w:ins>
    </w:p>
    <w:p w14:paraId="478A9A6D" w14:textId="77777777" w:rsidR="0015559F" w:rsidRDefault="0015559F" w:rsidP="0015559F">
      <w:pPr>
        <w:pStyle w:val="Untitledsubclause1"/>
        <w:numPr>
          <w:ilvl w:val="2"/>
          <w:numId w:val="36"/>
        </w:numPr>
        <w:rPr>
          <w:ins w:id="283" w:author="Azziz MIMOUNI" w:date="2022-03-10T12:08:00Z"/>
          <w:lang w:val="en-GB"/>
        </w:rPr>
      </w:pPr>
      <w:ins w:id="284" w:author="Azziz MIMOUNI" w:date="2022-03-10T12:08:00Z">
        <w:r w:rsidRPr="0061181A">
          <w:rPr>
            <w:lang w:val="en-GB"/>
          </w:rPr>
          <w:t>A description of the repercussions of a possible Personal Data Breach.</w:t>
        </w:r>
      </w:ins>
    </w:p>
    <w:p w14:paraId="2B531201" w14:textId="77777777" w:rsidR="0015559F" w:rsidRPr="0061181A" w:rsidRDefault="0015559F" w:rsidP="0015559F">
      <w:pPr>
        <w:pStyle w:val="Untitledsubclause1"/>
        <w:numPr>
          <w:ilvl w:val="2"/>
          <w:numId w:val="36"/>
        </w:numPr>
        <w:rPr>
          <w:ins w:id="285" w:author="Azziz MIMOUNI" w:date="2022-03-10T12:08:00Z"/>
          <w:lang w:val="en-GB"/>
        </w:rPr>
      </w:pPr>
      <w:ins w:id="286" w:author="Azziz MIMOUNI" w:date="2022-03-10T12:08:00Z">
        <w:r w:rsidRPr="0061181A">
          <w:rPr>
            <w:lang w:val="en-GB"/>
          </w:rPr>
          <w:t xml:space="preserve">A description of the measures to be taken, or proposed measures to be taken, to remedy the Personal Data Breach, including, if applicable, measures to limit the negative consequences of the breach. </w:t>
        </w:r>
      </w:ins>
    </w:p>
    <w:p w14:paraId="2CE67201" w14:textId="77777777" w:rsidR="0015559F" w:rsidRPr="00D45304" w:rsidRDefault="0015559F" w:rsidP="0015559F">
      <w:pPr>
        <w:pStyle w:val="Untitledsubclause1"/>
        <w:numPr>
          <w:ilvl w:val="0"/>
          <w:numId w:val="0"/>
        </w:numPr>
        <w:ind w:left="1080"/>
        <w:rPr>
          <w:ins w:id="287" w:author="Azziz MIMOUNI" w:date="2022-03-10T12:08:00Z"/>
          <w:lang w:val="en-GB"/>
        </w:rPr>
      </w:pPr>
      <w:ins w:id="288" w:author="Azziz MIMOUNI" w:date="2022-03-10T12:08:00Z">
        <w:r w:rsidRPr="00D45304">
          <w:rPr>
            <w:lang w:val="en-GB"/>
          </w:rPr>
          <w:t xml:space="preserve">MOTIFE undertakes to mobilise the appropriate human and technical resources </w:t>
        </w:r>
        <w:proofErr w:type="gramStart"/>
        <w:r w:rsidRPr="00D45304">
          <w:rPr>
            <w:lang w:val="en-GB"/>
          </w:rPr>
          <w:t>in order to</w:t>
        </w:r>
        <w:proofErr w:type="gramEnd"/>
        <w:r w:rsidRPr="00D45304">
          <w:rPr>
            <w:lang w:val="en-GB"/>
          </w:rPr>
          <w:t xml:space="preserve"> take the necessary safeguarding measures, and not to make any notification to the persons concerned or authorities without instructions and agreement from </w:t>
        </w:r>
        <w:r>
          <w:rPr>
            <w:lang w:val="en-GB"/>
          </w:rPr>
          <w:t>Client</w:t>
        </w:r>
      </w:ins>
    </w:p>
    <w:p w14:paraId="1FB04856" w14:textId="77777777" w:rsidR="0015559F" w:rsidRPr="00D45304" w:rsidRDefault="0015559F" w:rsidP="0015559F">
      <w:pPr>
        <w:pStyle w:val="Untitledsubclause2"/>
        <w:numPr>
          <w:ilvl w:val="2"/>
          <w:numId w:val="33"/>
        </w:numPr>
        <w:rPr>
          <w:ins w:id="289" w:author="Azziz MIMOUNI" w:date="2022-03-10T12:08:00Z"/>
          <w:lang w:val="en-GB"/>
        </w:rPr>
      </w:pPr>
      <w:ins w:id="290" w:author="Azziz MIMOUNI" w:date="2022-03-10T12:08:00Z">
        <w:r w:rsidRPr="00D45304">
          <w:rPr>
            <w:lang w:val="en-GB"/>
          </w:rPr>
          <w:t>Security</w:t>
        </w:r>
      </w:ins>
    </w:p>
    <w:p w14:paraId="48D3D904" w14:textId="77777777" w:rsidR="0015559F" w:rsidRDefault="0015559F" w:rsidP="0015559F">
      <w:pPr>
        <w:pStyle w:val="Untitledsubclause1"/>
        <w:numPr>
          <w:ilvl w:val="0"/>
          <w:numId w:val="0"/>
        </w:numPr>
        <w:ind w:left="1080"/>
        <w:rPr>
          <w:ins w:id="291" w:author="Azziz MIMOUNI" w:date="2022-03-10T12:08:00Z"/>
          <w:lang w:val="en-GB"/>
        </w:rPr>
      </w:pPr>
      <w:ins w:id="292" w:author="Azziz MIMOUNI" w:date="2022-03-10T12:08:00Z">
        <w:r w:rsidRPr="00D45304">
          <w:rPr>
            <w:lang w:val="en-GB"/>
          </w:rPr>
          <w:t>MOTIFE undertakes to take and maintain all necessary or useful technical, logical and organisational measures in order to ensure a level of security of the entrusted Processing that is adequate with regard to (</w:t>
        </w:r>
        <w:proofErr w:type="spellStart"/>
        <w:r w:rsidRPr="00D45304">
          <w:rPr>
            <w:lang w:val="en-GB"/>
          </w:rPr>
          <w:t>i</w:t>
        </w:r>
        <w:proofErr w:type="spellEnd"/>
        <w:r w:rsidRPr="00D45304">
          <w:rPr>
            <w:lang w:val="en-GB"/>
          </w:rPr>
          <w:t xml:space="preserve">) the state of known techniques, (ii) the terms and conditions of the entrusted Processing as described in this </w:t>
        </w:r>
        <w:r>
          <w:rPr>
            <w:lang w:val="en-GB"/>
          </w:rPr>
          <w:t>agreement</w:t>
        </w:r>
        <w:r w:rsidRPr="00D45304">
          <w:rPr>
            <w:lang w:val="en-GB"/>
          </w:rPr>
          <w:t xml:space="preserve"> and/or in the documented instructions of </w:t>
        </w:r>
        <w:r>
          <w:rPr>
            <w:lang w:val="en-GB"/>
          </w:rPr>
          <w:t>Client</w:t>
        </w:r>
        <w:r w:rsidRPr="00D45304">
          <w:rPr>
            <w:lang w:val="en-GB"/>
          </w:rPr>
          <w:t>, and in any event (iii) the security requirements provided for or resulting from the Applicable Legislation on Data Protection, the practice and documentation of the Supervisory Authorities, as well as all national, European or international laws, regulations and standards providing for obligations or applicable standards in terms of the security of Personal Data or information systems.</w:t>
        </w:r>
      </w:ins>
    </w:p>
    <w:p w14:paraId="02395D20" w14:textId="77777777" w:rsidR="0015559F" w:rsidRDefault="0015559F" w:rsidP="0015559F">
      <w:pPr>
        <w:pStyle w:val="Untitledsubclause1"/>
        <w:numPr>
          <w:ilvl w:val="0"/>
          <w:numId w:val="0"/>
        </w:numPr>
        <w:ind w:left="1080"/>
        <w:rPr>
          <w:ins w:id="293" w:author="Azziz MIMOUNI" w:date="2022-03-10T12:08:00Z"/>
          <w:lang w:val="en-GB"/>
        </w:rPr>
      </w:pPr>
      <w:ins w:id="294" w:author="Azziz MIMOUNI" w:date="2022-03-10T12:08:00Z">
        <w:r w:rsidRPr="00D017C7">
          <w:rPr>
            <w:lang w:val="en-GB"/>
          </w:rPr>
          <w:t xml:space="preserve">MOTIFE undertakes to maintain and update these measures, and to implement new </w:t>
        </w:r>
        <w:proofErr w:type="gramStart"/>
        <w:r w:rsidRPr="00D017C7">
          <w:rPr>
            <w:lang w:val="en-GB"/>
          </w:rPr>
          <w:t>ones</w:t>
        </w:r>
        <w:proofErr w:type="gramEnd"/>
        <w:r w:rsidRPr="00D017C7">
          <w:rPr>
            <w:lang w:val="en-GB"/>
          </w:rPr>
          <w:t xml:space="preserve"> if necessary, throughout the performance of this </w:t>
        </w:r>
        <w:r>
          <w:rPr>
            <w:lang w:val="en-GB"/>
          </w:rPr>
          <w:t>agreement</w:t>
        </w:r>
        <w:r w:rsidRPr="00D017C7">
          <w:rPr>
            <w:lang w:val="en-GB"/>
          </w:rPr>
          <w:t>, so as to ensure at all times an adequate level of security with regard to the above-mentioned criteria and never to reduce or depreciate this level of security.</w:t>
        </w:r>
      </w:ins>
    </w:p>
    <w:p w14:paraId="6DB652F6" w14:textId="77777777" w:rsidR="0015559F" w:rsidRPr="00D017C7" w:rsidRDefault="0015559F" w:rsidP="0015559F">
      <w:pPr>
        <w:pStyle w:val="Untitledsubclause1"/>
        <w:numPr>
          <w:ilvl w:val="0"/>
          <w:numId w:val="0"/>
        </w:numPr>
        <w:ind w:left="1080"/>
        <w:rPr>
          <w:ins w:id="295" w:author="Azziz MIMOUNI" w:date="2022-03-10T12:08:00Z"/>
          <w:lang w:val="en-GB"/>
        </w:rPr>
      </w:pPr>
      <w:ins w:id="296" w:author="Azziz MIMOUNI" w:date="2022-03-10T12:08:00Z">
        <w:r w:rsidRPr="00D017C7">
          <w:rPr>
            <w:lang w:val="en-GB"/>
          </w:rPr>
          <w:t>MOTIFE</w:t>
        </w:r>
        <w:r>
          <w:rPr>
            <w:lang w:val="en-GB"/>
          </w:rPr>
          <w:t xml:space="preserve"> </w:t>
        </w:r>
        <w:r w:rsidRPr="74B0A43C">
          <w:rPr>
            <w:lang w:val="en-GB"/>
          </w:rPr>
          <w:t>shall be</w:t>
        </w:r>
        <w:r>
          <w:rPr>
            <w:lang w:val="en-GB"/>
          </w:rPr>
          <w:t xml:space="preserve"> solely</w:t>
        </w:r>
        <w:r w:rsidRPr="74B0A43C">
          <w:rPr>
            <w:lang w:val="en-GB"/>
          </w:rPr>
          <w:t xml:space="preserve"> liable</w:t>
        </w:r>
        <w:r>
          <w:rPr>
            <w:lang w:val="en-GB"/>
          </w:rPr>
          <w:t xml:space="preserve"> </w:t>
        </w:r>
        <w:r w:rsidRPr="00C86578">
          <w:rPr>
            <w:lang w:val="en-GB"/>
          </w:rPr>
          <w:t>in the event of a data breach related to intrusion into its systems</w:t>
        </w:r>
        <w:r>
          <w:rPr>
            <w:lang w:val="en-GB"/>
          </w:rPr>
          <w:t xml:space="preserve"> or </w:t>
        </w:r>
        <w:r w:rsidRPr="00C86578">
          <w:rPr>
            <w:lang w:val="en-GB"/>
          </w:rPr>
          <w:t>locations</w:t>
        </w:r>
        <w:r>
          <w:rPr>
            <w:lang w:val="en-GB"/>
          </w:rPr>
          <w:t xml:space="preserve">. </w:t>
        </w:r>
      </w:ins>
    </w:p>
    <w:p w14:paraId="0699AC5F" w14:textId="77777777" w:rsidR="0015559F" w:rsidRPr="00D017C7" w:rsidRDefault="0015559F" w:rsidP="0015559F">
      <w:pPr>
        <w:pStyle w:val="Untitledsubclause2"/>
        <w:numPr>
          <w:ilvl w:val="2"/>
          <w:numId w:val="33"/>
        </w:numPr>
        <w:rPr>
          <w:ins w:id="297" w:author="Azziz MIMOUNI" w:date="2022-03-10T12:08:00Z"/>
          <w:lang w:val="en-GB"/>
        </w:rPr>
      </w:pPr>
      <w:ins w:id="298" w:author="Azziz MIMOUNI" w:date="2022-03-10T12:08:00Z">
        <w:r w:rsidRPr="00D017C7">
          <w:rPr>
            <w:lang w:val="en-GB"/>
          </w:rPr>
          <w:t xml:space="preserve">Data transfers outside the </w:t>
        </w:r>
        <w:bookmarkStart w:id="299" w:name="OLE_LINK7"/>
        <w:bookmarkStart w:id="300" w:name="OLE_LINK8"/>
        <w:r>
          <w:rPr>
            <w:lang w:val="en-GB"/>
          </w:rPr>
          <w:t>European Economic Area (</w:t>
        </w:r>
        <w:r w:rsidRPr="00D017C7">
          <w:rPr>
            <w:lang w:val="en-GB"/>
          </w:rPr>
          <w:t>E</w:t>
        </w:r>
        <w:r>
          <w:rPr>
            <w:lang w:val="en-GB"/>
          </w:rPr>
          <w:t>EA</w:t>
        </w:r>
        <w:bookmarkEnd w:id="299"/>
        <w:bookmarkEnd w:id="300"/>
        <w:r>
          <w:rPr>
            <w:lang w:val="en-GB"/>
          </w:rPr>
          <w:t>)</w:t>
        </w:r>
      </w:ins>
    </w:p>
    <w:p w14:paraId="50766C70" w14:textId="77777777" w:rsidR="0015559F" w:rsidRPr="00D017C7" w:rsidRDefault="0015559F" w:rsidP="0015559F">
      <w:pPr>
        <w:pStyle w:val="Untitledsubclause1"/>
        <w:numPr>
          <w:ilvl w:val="0"/>
          <w:numId w:val="0"/>
        </w:numPr>
        <w:ind w:left="1080"/>
        <w:rPr>
          <w:ins w:id="301" w:author="Azziz MIMOUNI" w:date="2022-03-10T12:08:00Z"/>
          <w:lang w:val="en-GB"/>
        </w:rPr>
      </w:pPr>
      <w:ins w:id="302" w:author="Azziz MIMOUNI" w:date="2022-03-10T12:08:00Z">
        <w:r w:rsidRPr="00D017C7">
          <w:rPr>
            <w:lang w:val="en-GB"/>
          </w:rPr>
          <w:lastRenderedPageBreak/>
          <w:t>MOTIFE undertakes to proceed to Data Transfers outside the E</w:t>
        </w:r>
        <w:r>
          <w:rPr>
            <w:lang w:val="en-GB"/>
          </w:rPr>
          <w:t>EA</w:t>
        </w:r>
        <w:r w:rsidRPr="00D017C7">
          <w:rPr>
            <w:lang w:val="en-GB"/>
          </w:rPr>
          <w:t xml:space="preserve"> only if (</w:t>
        </w:r>
        <w:proofErr w:type="spellStart"/>
        <w:r w:rsidRPr="00D017C7">
          <w:rPr>
            <w:lang w:val="en-GB"/>
          </w:rPr>
          <w:t>i</w:t>
        </w:r>
        <w:proofErr w:type="spellEnd"/>
        <w:r w:rsidRPr="00D017C7">
          <w:rPr>
            <w:lang w:val="en-GB"/>
          </w:rPr>
          <w:t xml:space="preserve">) it has previously informed </w:t>
        </w:r>
        <w:r>
          <w:rPr>
            <w:lang w:val="en-GB"/>
          </w:rPr>
          <w:t>Client</w:t>
        </w:r>
        <w:r w:rsidRPr="00D017C7">
          <w:rPr>
            <w:lang w:val="en-GB"/>
          </w:rPr>
          <w:t xml:space="preserve"> of the location of the recipients concerned, (ii) it has obtained </w:t>
        </w:r>
        <w:r>
          <w:rPr>
            <w:lang w:val="en-GB"/>
          </w:rPr>
          <w:t>Client’s</w:t>
        </w:r>
        <w:r w:rsidRPr="00D017C7">
          <w:rPr>
            <w:lang w:val="en-GB"/>
          </w:rPr>
          <w:t xml:space="preserve"> prior written consent for the implementation of the Data Transfer outside the E</w:t>
        </w:r>
        <w:r>
          <w:rPr>
            <w:lang w:val="en-GB"/>
          </w:rPr>
          <w:t>EA</w:t>
        </w:r>
        <w:r w:rsidRPr="00D017C7">
          <w:rPr>
            <w:lang w:val="en-GB"/>
          </w:rPr>
          <w:t>, and (iii) it has implemented appropriate safeguards for the supervision of the Data Transfer outside the E</w:t>
        </w:r>
        <w:r>
          <w:rPr>
            <w:lang w:val="en-GB"/>
          </w:rPr>
          <w:t>EA</w:t>
        </w:r>
        <w:r w:rsidRPr="00D017C7">
          <w:rPr>
            <w:lang w:val="en-GB"/>
          </w:rPr>
          <w:t xml:space="preserve">, namely the signature between each recipient and MOTIFE or </w:t>
        </w:r>
        <w:r>
          <w:rPr>
            <w:lang w:val="en-GB"/>
          </w:rPr>
          <w:t>Client</w:t>
        </w:r>
        <w:r w:rsidRPr="00D017C7">
          <w:rPr>
            <w:lang w:val="en-GB"/>
          </w:rPr>
          <w:t xml:space="preserve"> (at the latter's choice) of standard contractual clauses "Controller/Processor" adopted by the European Commission or adopted by a Supervisory Authority and approved by the European Commission pursuant to Article 46. 2. c) and d) of the GDPR.</w:t>
        </w:r>
      </w:ins>
    </w:p>
    <w:p w14:paraId="6A2AD9CE" w14:textId="77777777" w:rsidR="0015559F" w:rsidRPr="00D017C7" w:rsidRDefault="0015559F" w:rsidP="0015559F">
      <w:pPr>
        <w:pStyle w:val="Untitledsubclause1"/>
        <w:numPr>
          <w:ilvl w:val="0"/>
          <w:numId w:val="0"/>
        </w:numPr>
        <w:ind w:left="1080"/>
        <w:rPr>
          <w:ins w:id="303" w:author="Azziz MIMOUNI" w:date="2022-03-10T12:08:00Z"/>
          <w:lang w:val="en-GB"/>
        </w:rPr>
      </w:pPr>
      <w:proofErr w:type="gramStart"/>
      <w:ins w:id="304" w:author="Azziz MIMOUNI" w:date="2022-03-10T12:08:00Z">
        <w:r w:rsidRPr="00D017C7">
          <w:rPr>
            <w:lang w:val="en-GB"/>
          </w:rPr>
          <w:t>In the event that</w:t>
        </w:r>
        <w:proofErr w:type="gramEnd"/>
        <w:r w:rsidRPr="00D017C7">
          <w:rPr>
            <w:lang w:val="en-GB"/>
          </w:rPr>
          <w:t xml:space="preserve"> MOTIFE considers that the Transfer of data outside the E</w:t>
        </w:r>
        <w:r>
          <w:rPr>
            <w:lang w:val="en-GB"/>
          </w:rPr>
          <w:t>EA</w:t>
        </w:r>
        <w:r w:rsidRPr="00D017C7">
          <w:rPr>
            <w:lang w:val="en-GB"/>
          </w:rPr>
          <w:t xml:space="preserve"> may benefit from one of the derogations referred to in Article 49 of the GDPR, it will inform </w:t>
        </w:r>
        <w:r>
          <w:rPr>
            <w:lang w:val="en-GB"/>
          </w:rPr>
          <w:t>Client</w:t>
        </w:r>
        <w:r w:rsidRPr="00D017C7">
          <w:rPr>
            <w:lang w:val="en-GB"/>
          </w:rPr>
          <w:t>, who will remain the sole judge of the need to implement the appropriate safeguards mentioned above.</w:t>
        </w:r>
      </w:ins>
    </w:p>
    <w:p w14:paraId="08F29ADE" w14:textId="77777777" w:rsidR="0015559F" w:rsidRPr="00D017C7" w:rsidRDefault="0015559F" w:rsidP="0015559F">
      <w:pPr>
        <w:pStyle w:val="Untitledsubclause1"/>
        <w:numPr>
          <w:ilvl w:val="0"/>
          <w:numId w:val="0"/>
        </w:numPr>
        <w:ind w:left="1080"/>
        <w:rPr>
          <w:ins w:id="305" w:author="Azziz MIMOUNI" w:date="2022-03-10T12:08:00Z"/>
          <w:lang w:val="en-GB"/>
        </w:rPr>
      </w:pPr>
      <w:proofErr w:type="gramStart"/>
      <w:ins w:id="306" w:author="Azziz MIMOUNI" w:date="2022-03-10T12:08:00Z">
        <w:r w:rsidRPr="00D017C7">
          <w:rPr>
            <w:lang w:val="en-GB"/>
          </w:rPr>
          <w:t>In the event that</w:t>
        </w:r>
        <w:proofErr w:type="gramEnd"/>
        <w:r w:rsidRPr="00D017C7">
          <w:rPr>
            <w:lang w:val="en-GB"/>
          </w:rPr>
          <w:t xml:space="preserve"> the instrument chosen to provide the aforementioned appropriate safeguards should disappear, be invalidated or be rendered null and void for any reason whatsoever, MOTIFE undertakes to immediately cease all affected or concerned Data Transfers outside the E</w:t>
        </w:r>
        <w:r>
          <w:rPr>
            <w:lang w:val="en-GB"/>
          </w:rPr>
          <w:t>EA</w:t>
        </w:r>
        <w:r w:rsidRPr="00D017C7">
          <w:rPr>
            <w:lang w:val="en-GB"/>
          </w:rPr>
          <w:t xml:space="preserve">, and to offer </w:t>
        </w:r>
        <w:r>
          <w:rPr>
            <w:lang w:val="en-GB"/>
          </w:rPr>
          <w:t>Client</w:t>
        </w:r>
        <w:r w:rsidRPr="00D017C7">
          <w:rPr>
            <w:lang w:val="en-GB"/>
          </w:rPr>
          <w:t xml:space="preserve"> alternative transitional solutions integrating the hosting of the Personal Data entrusted to it within the European Union. The Parties undertake in such case to negotiate in good faith with a view to reaching a rapid solution to re-establish appropriate safeguards for the Transfer of Data outside the EU. Except in the case of force majeure, this situation will not justify the suspension of the execution of the Contract or its termination by MOTIFE.</w:t>
        </w:r>
      </w:ins>
    </w:p>
    <w:p w14:paraId="5E2BE0C2" w14:textId="77777777" w:rsidR="0015559F" w:rsidRPr="00D017C7" w:rsidRDefault="0015559F" w:rsidP="0015559F">
      <w:pPr>
        <w:pStyle w:val="Untitledsubclause2"/>
        <w:numPr>
          <w:ilvl w:val="2"/>
          <w:numId w:val="33"/>
        </w:numPr>
        <w:rPr>
          <w:ins w:id="307" w:author="Azziz MIMOUNI" w:date="2022-03-10T12:08:00Z"/>
          <w:lang w:val="en-GB"/>
        </w:rPr>
      </w:pPr>
      <w:ins w:id="308" w:author="Azziz MIMOUNI" w:date="2022-03-10T12:08:00Z">
        <w:r w:rsidRPr="00D017C7">
          <w:rPr>
            <w:lang w:val="en-GB"/>
          </w:rPr>
          <w:t>Deletion/Removal of Data</w:t>
        </w:r>
      </w:ins>
    </w:p>
    <w:p w14:paraId="545A4F76" w14:textId="77777777" w:rsidR="0015559F" w:rsidRDefault="0015559F" w:rsidP="0015559F">
      <w:pPr>
        <w:pStyle w:val="Untitledsubclause1"/>
        <w:numPr>
          <w:ilvl w:val="0"/>
          <w:numId w:val="0"/>
        </w:numPr>
        <w:ind w:left="1080"/>
        <w:rPr>
          <w:ins w:id="309" w:author="Azziz MIMOUNI" w:date="2022-03-10T12:08:00Z"/>
          <w:lang w:val="en-GB"/>
        </w:rPr>
      </w:pPr>
      <w:ins w:id="310" w:author="Azziz MIMOUNI" w:date="2022-03-10T12:08:00Z">
        <w:r w:rsidRPr="00D017C7">
          <w:rPr>
            <w:lang w:val="en-GB"/>
          </w:rPr>
          <w:t xml:space="preserve">MOTIFE undertakes, at the end of the present </w:t>
        </w:r>
        <w:r>
          <w:rPr>
            <w:lang w:val="en-GB"/>
          </w:rPr>
          <w:t>Agreement</w:t>
        </w:r>
        <w:r w:rsidRPr="00D017C7">
          <w:rPr>
            <w:lang w:val="en-GB"/>
          </w:rPr>
          <w:t xml:space="preserve">, to proceed, at the </w:t>
        </w:r>
        <w:r>
          <w:rPr>
            <w:lang w:val="en-GB"/>
          </w:rPr>
          <w:t>Client</w:t>
        </w:r>
        <w:r w:rsidRPr="00D017C7">
          <w:rPr>
            <w:lang w:val="en-GB"/>
          </w:rPr>
          <w:t>'s choice:</w:t>
        </w:r>
      </w:ins>
    </w:p>
    <w:p w14:paraId="27A74BAB" w14:textId="77777777" w:rsidR="0015559F" w:rsidRDefault="0015559F" w:rsidP="0015559F">
      <w:pPr>
        <w:pStyle w:val="Untitledsubclause1"/>
        <w:numPr>
          <w:ilvl w:val="2"/>
          <w:numId w:val="37"/>
        </w:numPr>
        <w:rPr>
          <w:ins w:id="311" w:author="Azziz MIMOUNI" w:date="2022-03-10T12:08:00Z"/>
          <w:lang w:val="en-GB"/>
        </w:rPr>
      </w:pPr>
      <w:ins w:id="312" w:author="Azziz MIMOUNI" w:date="2022-03-10T12:08:00Z">
        <w:r w:rsidRPr="00D017C7">
          <w:rPr>
            <w:lang w:val="en-GB"/>
          </w:rPr>
          <w:t xml:space="preserve">Either to permanently </w:t>
        </w:r>
        <w:proofErr w:type="gramStart"/>
        <w:r w:rsidRPr="00D017C7">
          <w:rPr>
            <w:lang w:val="en-GB"/>
          </w:rPr>
          <w:t>and</w:t>
        </w:r>
        <w:proofErr w:type="gramEnd"/>
        <w:r w:rsidRPr="00D017C7">
          <w:rPr>
            <w:lang w:val="en-GB"/>
          </w:rPr>
          <w:t xml:space="preserve"> irreversibly delete all Data still in its possession, </w:t>
        </w:r>
      </w:ins>
    </w:p>
    <w:p w14:paraId="580EA4E1" w14:textId="77777777" w:rsidR="0015559F" w:rsidRPr="00D017C7" w:rsidRDefault="0015559F" w:rsidP="0015559F">
      <w:pPr>
        <w:pStyle w:val="Untitledsubclause1"/>
        <w:numPr>
          <w:ilvl w:val="2"/>
          <w:numId w:val="37"/>
        </w:numPr>
        <w:rPr>
          <w:ins w:id="313" w:author="Azziz MIMOUNI" w:date="2022-03-10T12:08:00Z"/>
          <w:lang w:val="en-GB"/>
        </w:rPr>
      </w:pPr>
      <w:ins w:id="314" w:author="Azziz MIMOUNI" w:date="2022-03-10T12:08:00Z">
        <w:r w:rsidRPr="00D017C7">
          <w:rPr>
            <w:lang w:val="en-GB"/>
          </w:rPr>
          <w:t xml:space="preserve">or to return </w:t>
        </w:r>
        <w:proofErr w:type="gramStart"/>
        <w:r w:rsidRPr="00D017C7">
          <w:rPr>
            <w:lang w:val="en-GB"/>
          </w:rPr>
          <w:t>all of</w:t>
        </w:r>
        <w:proofErr w:type="gramEnd"/>
        <w:r w:rsidRPr="00D017C7">
          <w:rPr>
            <w:lang w:val="en-GB"/>
          </w:rPr>
          <w:t xml:space="preserve"> the Data to </w:t>
        </w:r>
        <w:r>
          <w:rPr>
            <w:lang w:val="en-GB"/>
          </w:rPr>
          <w:t>Client</w:t>
        </w:r>
        <w:r w:rsidRPr="00D017C7">
          <w:rPr>
            <w:lang w:val="en-GB"/>
          </w:rPr>
          <w:t xml:space="preserve"> in an intact and reusable format, and to instruct all of its </w:t>
        </w:r>
        <w:r>
          <w:rPr>
            <w:lang w:val="en-GB"/>
          </w:rPr>
          <w:t>C</w:t>
        </w:r>
        <w:r w:rsidRPr="00D017C7">
          <w:rPr>
            <w:lang w:val="en-GB"/>
          </w:rPr>
          <w:t>ontractors to proceed with such deletion or return.</w:t>
        </w:r>
      </w:ins>
    </w:p>
    <w:p w14:paraId="44D829B3" w14:textId="77777777" w:rsidR="0015559F" w:rsidRPr="00D017C7" w:rsidRDefault="0015559F" w:rsidP="0015559F">
      <w:pPr>
        <w:pStyle w:val="Untitledsubclause1"/>
        <w:numPr>
          <w:ilvl w:val="0"/>
          <w:numId w:val="0"/>
        </w:numPr>
        <w:ind w:left="1080"/>
        <w:rPr>
          <w:ins w:id="315" w:author="Azziz MIMOUNI" w:date="2022-03-10T12:08:00Z"/>
          <w:lang w:val="en-GB"/>
        </w:rPr>
      </w:pPr>
      <w:ins w:id="316" w:author="Azziz MIMOUNI" w:date="2022-03-10T12:08:00Z">
        <w:r w:rsidRPr="00D017C7">
          <w:rPr>
            <w:lang w:val="en-GB"/>
          </w:rPr>
          <w:t xml:space="preserve">In the absence of express documented instructions from </w:t>
        </w:r>
        <w:r>
          <w:rPr>
            <w:lang w:val="en-GB"/>
          </w:rPr>
          <w:t>Client</w:t>
        </w:r>
        <w:r w:rsidRPr="00D017C7">
          <w:rPr>
            <w:lang w:val="en-GB"/>
          </w:rPr>
          <w:t>, MOTIFE will give preference to the deletion of the Data under the previous paragraph.</w:t>
        </w:r>
      </w:ins>
    </w:p>
    <w:p w14:paraId="33C48953" w14:textId="77777777" w:rsidR="0015559F" w:rsidRPr="00D017C7" w:rsidRDefault="0015559F" w:rsidP="0015559F">
      <w:pPr>
        <w:pStyle w:val="Untitledsubclause1"/>
        <w:numPr>
          <w:ilvl w:val="0"/>
          <w:numId w:val="0"/>
        </w:numPr>
        <w:ind w:left="1080"/>
        <w:rPr>
          <w:ins w:id="317" w:author="Azziz MIMOUNI" w:date="2022-03-10T12:08:00Z"/>
          <w:lang w:val="en-GB"/>
        </w:rPr>
      </w:pPr>
      <w:ins w:id="318" w:author="Azziz MIMOUNI" w:date="2022-03-10T12:08:00Z">
        <w:r w:rsidRPr="00D017C7">
          <w:rPr>
            <w:lang w:val="en-GB"/>
          </w:rPr>
          <w:t>The deletion and return of the Personal Data in the sense of the two preceding paragraphs means the deletion and return</w:t>
        </w:r>
        <w:proofErr w:type="gramStart"/>
        <w:r w:rsidRPr="00D017C7">
          <w:rPr>
            <w:lang w:val="en-GB"/>
          </w:rPr>
          <w:t>, in particular, of</w:t>
        </w:r>
        <w:proofErr w:type="gramEnd"/>
        <w:r w:rsidRPr="00D017C7">
          <w:rPr>
            <w:lang w:val="en-GB"/>
          </w:rPr>
          <w:t xml:space="preserve"> all files, documents, media or supports of any kind containing Personal Data entrusted to MOTIFE under this Agreement.</w:t>
        </w:r>
      </w:ins>
    </w:p>
    <w:p w14:paraId="15D51211" w14:textId="77777777" w:rsidR="0015559F" w:rsidRPr="00D017C7" w:rsidRDefault="0015559F" w:rsidP="0015559F">
      <w:pPr>
        <w:pStyle w:val="Untitledsubclause1"/>
        <w:numPr>
          <w:ilvl w:val="0"/>
          <w:numId w:val="0"/>
        </w:numPr>
        <w:ind w:left="1080"/>
        <w:rPr>
          <w:ins w:id="319" w:author="Azziz MIMOUNI" w:date="2022-03-10T12:08:00Z"/>
          <w:lang w:val="en-GB"/>
        </w:rPr>
      </w:pPr>
      <w:ins w:id="320" w:author="Azziz MIMOUNI" w:date="2022-03-10T12:08:00Z">
        <w:r w:rsidRPr="00D017C7">
          <w:rPr>
            <w:lang w:val="en-GB"/>
          </w:rPr>
          <w:lastRenderedPageBreak/>
          <w:t xml:space="preserve">In the event of a deletion of the Data, MOTIFE undertakes to keep all necessary and useful proofs of the good realization of this deletion, in any useful form, including </w:t>
        </w:r>
        <w:proofErr w:type="gramStart"/>
        <w:r w:rsidRPr="00D017C7">
          <w:rPr>
            <w:lang w:val="en-GB"/>
          </w:rPr>
          <w:t>in particular</w:t>
        </w:r>
        <w:r>
          <w:rPr>
            <w:lang w:val="en-GB"/>
          </w:rPr>
          <w:t xml:space="preserve"> </w:t>
        </w:r>
        <w:r w:rsidRPr="00D017C7">
          <w:rPr>
            <w:lang w:val="en-GB"/>
          </w:rPr>
          <w:t>certificates</w:t>
        </w:r>
        <w:proofErr w:type="gramEnd"/>
        <w:r w:rsidRPr="00D017C7">
          <w:rPr>
            <w:lang w:val="en-GB"/>
          </w:rPr>
          <w:t xml:space="preserve"> or attestations of professional third parties, and to communicate these proofs to </w:t>
        </w:r>
        <w:r>
          <w:rPr>
            <w:lang w:val="en-GB"/>
          </w:rPr>
          <w:t>Client</w:t>
        </w:r>
        <w:r w:rsidRPr="00D017C7">
          <w:rPr>
            <w:lang w:val="en-GB"/>
          </w:rPr>
          <w:t xml:space="preserve"> at first request.</w:t>
        </w:r>
      </w:ins>
    </w:p>
    <w:p w14:paraId="7E29C65C" w14:textId="4FD8ACF1" w:rsidR="0015559F" w:rsidRPr="0015559F" w:rsidRDefault="0015559F" w:rsidP="0015559F">
      <w:pPr>
        <w:pStyle w:val="Untitledsubclause1"/>
        <w:rPr>
          <w:lang w:val="en-GB"/>
        </w:rPr>
        <w:pPrChange w:id="321" w:author="Azziz MIMOUNI" w:date="2022-03-10T12:08:00Z">
          <w:pPr>
            <w:pStyle w:val="TitleClause"/>
          </w:pPr>
        </w:pPrChange>
      </w:pPr>
      <w:ins w:id="322" w:author="Azziz MIMOUNI" w:date="2022-03-10T12:08:00Z">
        <w:r w:rsidRPr="00C420A5">
          <w:rPr>
            <w:lang w:val="en-GB"/>
          </w:rPr>
          <w:t>GDPR Provisions regarding personal data</w:t>
        </w:r>
        <w:r>
          <w:rPr>
            <w:lang w:val="en-GB"/>
          </w:rPr>
          <w:t xml:space="preserve"> of Contractors</w:t>
        </w:r>
      </w:ins>
      <w:commentRangeEnd w:id="182"/>
      <w:ins w:id="323" w:author="Azziz MIMOUNI" w:date="2022-03-10T12:09:00Z">
        <w:r>
          <w:rPr>
            <w:rStyle w:val="CommentReference"/>
          </w:rPr>
          <w:commentReference w:id="182"/>
        </w:r>
      </w:ins>
    </w:p>
    <w:p w14:paraId="734AA13A" w14:textId="77777777" w:rsidR="005772A2" w:rsidRDefault="0089015A">
      <w:pPr>
        <w:pStyle w:val="Untitledsubclause1"/>
        <w:rPr>
          <w:lang w:val="en-GB"/>
        </w:rPr>
      </w:pPr>
      <w:r w:rsidRPr="74B0A43C">
        <w:rPr>
          <w:lang w:val="en-GB"/>
        </w:rPr>
        <w:t>Client may process only the following categories of Contractors' personal data:</w:t>
      </w:r>
    </w:p>
    <w:p w14:paraId="11183685" w14:textId="77777777" w:rsidR="005772A2" w:rsidRDefault="0089015A" w:rsidP="301268FE">
      <w:pPr>
        <w:pStyle w:val="Untitledsubclause2"/>
        <w:rPr>
          <w:lang w:val="en-GB"/>
        </w:rPr>
      </w:pPr>
      <w:r w:rsidRPr="74B0A43C">
        <w:rPr>
          <w:lang w:val="en-GB"/>
        </w:rPr>
        <w:t>given name and surname,</w:t>
      </w:r>
    </w:p>
    <w:p w14:paraId="68F036F3" w14:textId="77777777" w:rsidR="005772A2" w:rsidRDefault="0089015A">
      <w:pPr>
        <w:pStyle w:val="Untitledsubclause2"/>
        <w:rPr>
          <w:lang w:val="en-GB"/>
        </w:rPr>
      </w:pPr>
      <w:r w:rsidRPr="74B0A43C">
        <w:rPr>
          <w:lang w:val="en-GB"/>
        </w:rPr>
        <w:t xml:space="preserve">position, </w:t>
      </w:r>
    </w:p>
    <w:p w14:paraId="6278EFAD" w14:textId="77777777" w:rsidR="005772A2" w:rsidRDefault="0089015A">
      <w:pPr>
        <w:pStyle w:val="Untitledsubclause2"/>
        <w:rPr>
          <w:lang w:val="en-GB"/>
        </w:rPr>
      </w:pPr>
      <w:r w:rsidRPr="74B0A43C">
        <w:rPr>
          <w:lang w:val="en-GB"/>
        </w:rPr>
        <w:t>email address,</w:t>
      </w:r>
    </w:p>
    <w:p w14:paraId="548FB329" w14:textId="77777777" w:rsidR="005772A2" w:rsidRDefault="0089015A">
      <w:pPr>
        <w:pStyle w:val="Untitledsubclause2"/>
        <w:rPr>
          <w:lang w:val="en-GB"/>
        </w:rPr>
      </w:pPr>
      <w:r w:rsidRPr="74B0A43C">
        <w:rPr>
          <w:lang w:val="en-GB"/>
        </w:rPr>
        <w:t>telephone number,</w:t>
      </w:r>
    </w:p>
    <w:p w14:paraId="27D91AA4" w14:textId="77777777" w:rsidR="005772A2" w:rsidRDefault="0089015A">
      <w:pPr>
        <w:pStyle w:val="Untitledsubclause2"/>
        <w:rPr>
          <w:lang w:val="en-GB"/>
        </w:rPr>
      </w:pPr>
      <w:r w:rsidRPr="74B0A43C">
        <w:rPr>
          <w:lang w:val="en-GB"/>
        </w:rPr>
        <w:t xml:space="preserve">correspondence address, </w:t>
      </w:r>
    </w:p>
    <w:p w14:paraId="4EDFCAE3" w14:textId="77777777" w:rsidR="005772A2" w:rsidRDefault="0089015A">
      <w:pPr>
        <w:pStyle w:val="Untitledsubclause2"/>
        <w:rPr>
          <w:lang w:val="en-GB"/>
        </w:rPr>
      </w:pPr>
      <w:r w:rsidRPr="74B0A43C">
        <w:rPr>
          <w:lang w:val="en-GB"/>
        </w:rPr>
        <w:t>PESEL,</w:t>
      </w:r>
    </w:p>
    <w:p w14:paraId="7A7740FA" w14:textId="77777777" w:rsidR="005772A2" w:rsidRDefault="0089015A" w:rsidP="301268FE">
      <w:pPr>
        <w:pStyle w:val="Untitledsubclause2"/>
        <w:rPr>
          <w:lang w:val="en-GB"/>
        </w:rPr>
      </w:pPr>
      <w:r w:rsidRPr="74B0A43C">
        <w:rPr>
          <w:lang w:val="en-GB"/>
        </w:rPr>
        <w:t>identity card number.</w:t>
      </w:r>
    </w:p>
    <w:p w14:paraId="4C04A0D8" w14:textId="77777777" w:rsidR="005772A2" w:rsidRDefault="0089015A" w:rsidP="301268FE">
      <w:pPr>
        <w:pStyle w:val="Untitledsubclause1"/>
        <w:rPr>
          <w:lang w:val="en-GB"/>
        </w:rPr>
      </w:pPr>
      <w:r w:rsidRPr="74B0A43C">
        <w:rPr>
          <w:lang w:val="en-GB"/>
        </w:rPr>
        <w:t>Client shall be authorised to perform the following processing operations on the data provided to Client: collection, recording, storage, retrieval, modification, archiving, browsing, organization, structuring, use, erasure, destruction, disclosure of data by making them public.</w:t>
      </w:r>
    </w:p>
    <w:p w14:paraId="689B5934" w14:textId="6762816D" w:rsidR="005772A2" w:rsidRDefault="0089015A" w:rsidP="301268FE">
      <w:pPr>
        <w:pStyle w:val="Untitledsubclause1"/>
        <w:rPr>
          <w:lang w:val="en-GB"/>
        </w:rPr>
      </w:pPr>
      <w:r w:rsidRPr="74B0A43C">
        <w:rPr>
          <w:lang w:val="en-GB"/>
        </w:rPr>
        <w:t xml:space="preserve">Client may process the data </w:t>
      </w:r>
      <w:r w:rsidR="5BA6997E" w:rsidRPr="74B0A43C">
        <w:rPr>
          <w:lang w:val="en-GB"/>
        </w:rPr>
        <w:t>worldwide</w:t>
      </w:r>
      <w:r w:rsidRPr="74B0A43C">
        <w:rPr>
          <w:lang w:val="en-GB"/>
        </w:rPr>
        <w:t xml:space="preserve">. </w:t>
      </w:r>
    </w:p>
    <w:p w14:paraId="2ABA1ED2" w14:textId="77777777" w:rsidR="005772A2" w:rsidRDefault="0089015A" w:rsidP="301268FE">
      <w:pPr>
        <w:pStyle w:val="Untitledsubclause1"/>
        <w:rPr>
          <w:lang w:val="en-GB"/>
        </w:rPr>
      </w:pPr>
      <w:r w:rsidRPr="74B0A43C">
        <w:rPr>
          <w:lang w:val="en-GB"/>
        </w:rPr>
        <w:t>Client shall not be authorised to decide about processing measures or purposes.</w:t>
      </w:r>
    </w:p>
    <w:p w14:paraId="413D2C97" w14:textId="77777777" w:rsidR="005772A2" w:rsidRDefault="0089015A">
      <w:pPr>
        <w:pStyle w:val="Untitledsubclause1"/>
        <w:rPr>
          <w:lang w:val="en-GB"/>
        </w:rPr>
      </w:pPr>
      <w:r w:rsidRPr="74B0A43C">
        <w:rPr>
          <w:lang w:val="en-GB"/>
        </w:rPr>
        <w:t xml:space="preserve">MOTIFE hereby authorises Client to appoint persons authorised to process Contractors' personal data, and to grant them relevant written authorisations. Such authorised persons have received training in the processing and protection of personal data and are obliged to keep confidential and protect such data. </w:t>
      </w:r>
    </w:p>
    <w:p w14:paraId="62E46F93" w14:textId="77777777" w:rsidR="005772A2" w:rsidRDefault="0089015A">
      <w:pPr>
        <w:pStyle w:val="Untitledsubclause1"/>
        <w:rPr>
          <w:lang w:val="en-GB"/>
        </w:rPr>
      </w:pPr>
      <w:r w:rsidRPr="74B0A43C">
        <w:rPr>
          <w:lang w:val="en-GB"/>
        </w:rPr>
        <w:t xml:space="preserve">Client confirms that, prior to the commencement of any processing activities involving any personal data provided by MOTIFE by Client's authorised staff, Client has implemented effective security measures and fulfilled the requirements laid down in the GDPR. </w:t>
      </w:r>
    </w:p>
    <w:p w14:paraId="7099489F" w14:textId="77777777" w:rsidR="005772A2" w:rsidRDefault="0089015A">
      <w:pPr>
        <w:pStyle w:val="Untitledsubclause1"/>
        <w:rPr>
          <w:lang w:val="en-GB"/>
        </w:rPr>
      </w:pPr>
      <w:r w:rsidRPr="74B0A43C">
        <w:rPr>
          <w:lang w:val="en-GB"/>
        </w:rPr>
        <w:t xml:space="preserve">MOTIFE confirms that every Contractor has been informed that </w:t>
      </w:r>
      <w:proofErr w:type="gramStart"/>
      <w:r w:rsidRPr="74B0A43C">
        <w:rPr>
          <w:lang w:val="en-GB"/>
        </w:rPr>
        <w:t>in the course of</w:t>
      </w:r>
      <w:proofErr w:type="gramEnd"/>
      <w:r w:rsidRPr="74B0A43C">
        <w:rPr>
          <w:lang w:val="en-GB"/>
        </w:rPr>
        <w:t xml:space="preserve"> provision of services to Client their personal data shall be processed by MOTIFE and Client. MOTIFE shall ensure that every Contractor agrees to such data processing, provided that all personal data must be processed fairly and lawfully, in compliance with the Data Protection Act and the GDPR. </w:t>
      </w:r>
    </w:p>
    <w:p w14:paraId="4383DD05" w14:textId="77777777" w:rsidR="005772A2" w:rsidRDefault="0089015A">
      <w:pPr>
        <w:pStyle w:val="TitleClause"/>
        <w:rPr>
          <w:lang w:val="en-GB"/>
        </w:rPr>
      </w:pPr>
      <w:r w:rsidRPr="4292DAC2">
        <w:rPr>
          <w:lang w:val="en-GB"/>
        </w:rPr>
        <w:lastRenderedPageBreak/>
        <w:t>Additional Provisions on Liability</w:t>
      </w:r>
    </w:p>
    <w:p w14:paraId="34C2D9F7" w14:textId="6167F39F" w:rsidR="005772A2" w:rsidRDefault="0089015A">
      <w:pPr>
        <w:pStyle w:val="Untitledsubclause1"/>
        <w:rPr>
          <w:lang w:val="en-GB"/>
        </w:rPr>
      </w:pPr>
      <w:r>
        <w:rPr>
          <w:lang w:val="en-GB"/>
        </w:rPr>
        <w:t xml:space="preserve">Notwithstanding clause </w:t>
      </w:r>
      <w:r>
        <w:rPr>
          <w:lang w:val="en-GB"/>
        </w:rPr>
        <w:fldChar w:fldCharType="begin"/>
      </w:r>
      <w:r>
        <w:rPr>
          <w:lang w:val="en-GB"/>
        </w:rPr>
        <w:instrText xml:space="preserve"> REF _Ref56421934 \r \h </w:instrText>
      </w:r>
      <w:r>
        <w:rPr>
          <w:lang w:val="en-GB"/>
        </w:rPr>
      </w:r>
      <w:r>
        <w:rPr>
          <w:lang w:val="en-GB"/>
        </w:rPr>
        <w:fldChar w:fldCharType="separate"/>
      </w:r>
      <w:r w:rsidR="00140B34">
        <w:rPr>
          <w:lang w:val="en-GB"/>
        </w:rPr>
        <w:t>16</w:t>
      </w:r>
      <w:r>
        <w:rPr>
          <w:lang w:val="en-GB"/>
        </w:rPr>
        <w:fldChar w:fldCharType="end"/>
      </w:r>
      <w:r>
        <w:rPr>
          <w:lang w:val="en-GB"/>
        </w:rPr>
        <w:t xml:space="preserve"> of this agreement, under Outsourcing orders, the liability for each order shall be limited to a sum equal to the total annual charges for a specific Order and not the entire agreement. </w:t>
      </w:r>
    </w:p>
    <w:p w14:paraId="3230A7B5" w14:textId="77777777" w:rsidR="005772A2" w:rsidRDefault="0089015A">
      <w:pPr>
        <w:pStyle w:val="Untitledsubclause1"/>
        <w:rPr>
          <w:lang w:val="en-GB"/>
        </w:rPr>
      </w:pPr>
      <w:r w:rsidRPr="74B0A43C">
        <w:rPr>
          <w:lang w:val="en-GB"/>
        </w:rPr>
        <w:t>Client shall be liable to MOTIFE for ensuring safe and healthy conditions for Contractors to provide their services.</w:t>
      </w:r>
    </w:p>
    <w:p w14:paraId="0F9E8F77" w14:textId="77777777" w:rsidR="005772A2" w:rsidRDefault="0089015A">
      <w:pPr>
        <w:pStyle w:val="Untitledsubclause1"/>
        <w:rPr>
          <w:lang w:val="en-GB"/>
        </w:rPr>
      </w:pPr>
      <w:r w:rsidRPr="74B0A43C">
        <w:rPr>
          <w:lang w:val="en-GB"/>
        </w:rPr>
        <w:t xml:space="preserve">Client shall cooperate, also by providing all information and documentation on any damage sustained, especially if any such documents are required by the insurer for claim adjustment purposes. </w:t>
      </w:r>
    </w:p>
    <w:p w14:paraId="71A373D4" w14:textId="2CE606C4" w:rsidR="74B0A43C" w:rsidRPr="00D72394" w:rsidRDefault="74B0A43C">
      <w:r w:rsidRPr="00EE7A68">
        <w:br w:type="page"/>
      </w:r>
    </w:p>
    <w:p w14:paraId="2D17484E" w14:textId="474F6199" w:rsidR="00FE2F1B" w:rsidRPr="00FE2F1B" w:rsidRDefault="00FE2F1B" w:rsidP="001E2E7E">
      <w:pPr>
        <w:pStyle w:val="Schedule"/>
        <w:rPr>
          <w:lang w:val="en-GB"/>
        </w:rPr>
      </w:pPr>
      <w:bookmarkStart w:id="324" w:name="_Ref97394717"/>
      <w:r>
        <w:rPr>
          <w:lang w:val="en-GB"/>
        </w:rPr>
        <w:lastRenderedPageBreak/>
        <w:t>Fees</w:t>
      </w:r>
      <w:bookmarkEnd w:id="324"/>
    </w:p>
    <w:p w14:paraId="56BF7594" w14:textId="2B595975" w:rsidR="00AC2467" w:rsidRDefault="00AC2467">
      <w:pPr>
        <w:rPr>
          <w:rFonts w:eastAsia="Times New Roman" w:cstheme="minorHAnsi"/>
        </w:rPr>
      </w:pPr>
    </w:p>
    <w:p w14:paraId="5BA5DE01" w14:textId="5D319C04" w:rsidR="00AC2467" w:rsidRPr="00AC2467" w:rsidRDefault="00AC2467" w:rsidP="001E2E7E">
      <w:pPr>
        <w:pStyle w:val="TitleClause"/>
        <w:numPr>
          <w:ilvl w:val="0"/>
          <w:numId w:val="32"/>
        </w:numPr>
        <w:rPr>
          <w:lang w:val="en-GB"/>
        </w:rPr>
      </w:pPr>
      <w:r>
        <w:rPr>
          <w:lang w:val="en-GB"/>
        </w:rPr>
        <w:t>Employment related</w:t>
      </w:r>
    </w:p>
    <w:p w14:paraId="1DC9A404" w14:textId="77777777" w:rsidR="00AC2467" w:rsidRDefault="00AC2467">
      <w:pPr>
        <w:rPr>
          <w:rFonts w:eastAsia="Times New Roman" w:cstheme="minorHAnsi"/>
        </w:rPr>
      </w:pPr>
    </w:p>
    <w:p w14:paraId="6CAC5C2F" w14:textId="77777777" w:rsidR="00AC2467" w:rsidRDefault="00AC2467">
      <w:pPr>
        <w:rPr>
          <w:rFonts w:eastAsia="Times New Roman" w:cstheme="minorHAnsi"/>
        </w:rPr>
      </w:pPr>
    </w:p>
    <w:tbl>
      <w:tblPr>
        <w:tblStyle w:val="GridTable1Light"/>
        <w:tblW w:w="8646" w:type="dxa"/>
        <w:tblInd w:w="704" w:type="dxa"/>
        <w:tblLook w:val="0600" w:firstRow="0" w:lastRow="0" w:firstColumn="0" w:lastColumn="0" w:noHBand="1" w:noVBand="1"/>
      </w:tblPr>
      <w:tblGrid>
        <w:gridCol w:w="2693"/>
        <w:gridCol w:w="2552"/>
        <w:gridCol w:w="3401"/>
      </w:tblGrid>
      <w:tr w:rsidR="00AD1DEC" w:rsidRPr="00EE7A68" w14:paraId="235BBB53" w14:textId="77777777" w:rsidTr="00AD1DEC">
        <w:trPr>
          <w:trHeight w:val="643"/>
        </w:trPr>
        <w:tc>
          <w:tcPr>
            <w:tcW w:w="2693" w:type="dxa"/>
          </w:tcPr>
          <w:p w14:paraId="67EEDB13" w14:textId="348B14D7" w:rsidR="00AD1DEC" w:rsidRPr="00D5634E" w:rsidRDefault="00D5634E" w:rsidP="00AD1DEC">
            <w:pPr>
              <w:textAlignment w:val="top"/>
              <w:rPr>
                <w:rFonts w:eastAsia="Times New Roman" w:cstheme="minorHAnsi"/>
                <w:b/>
                <w:bCs/>
                <w:sz w:val="36"/>
                <w:szCs w:val="36"/>
                <w:lang w:val="en-GB"/>
              </w:rPr>
            </w:pPr>
            <w:r w:rsidRPr="00D5634E">
              <w:rPr>
                <w:b/>
                <w:bCs/>
                <w:lang w:val="en-GB"/>
              </w:rPr>
              <w:t>Service</w:t>
            </w:r>
          </w:p>
        </w:tc>
        <w:tc>
          <w:tcPr>
            <w:tcW w:w="2552" w:type="dxa"/>
          </w:tcPr>
          <w:p w14:paraId="1D3E7FA8" w14:textId="26493F2F" w:rsidR="00AD1DEC" w:rsidRPr="00D5634E" w:rsidRDefault="00D5634E" w:rsidP="00AD1DEC">
            <w:pPr>
              <w:spacing w:line="360" w:lineRule="auto"/>
              <w:rPr>
                <w:b/>
                <w:bCs/>
                <w:lang w:val="en-GB"/>
              </w:rPr>
            </w:pPr>
            <w:r w:rsidRPr="00D5634E">
              <w:rPr>
                <w:b/>
                <w:bCs/>
                <w:lang w:val="en-GB"/>
              </w:rPr>
              <w:t>Fee</w:t>
            </w:r>
          </w:p>
        </w:tc>
        <w:tc>
          <w:tcPr>
            <w:tcW w:w="3401" w:type="dxa"/>
          </w:tcPr>
          <w:p w14:paraId="76CFF7A0" w14:textId="78D4C94C" w:rsidR="00AD1DEC" w:rsidRPr="00D5634E" w:rsidRDefault="00D5634E" w:rsidP="00AD1DEC">
            <w:pPr>
              <w:spacing w:line="360" w:lineRule="auto"/>
              <w:contextualSpacing/>
              <w:rPr>
                <w:b/>
                <w:bCs/>
                <w:lang w:val="en-GB"/>
              </w:rPr>
            </w:pPr>
            <w:r w:rsidRPr="00D5634E">
              <w:rPr>
                <w:b/>
                <w:bCs/>
                <w:lang w:val="en-GB"/>
              </w:rPr>
              <w:t>Details</w:t>
            </w:r>
          </w:p>
        </w:tc>
      </w:tr>
      <w:tr w:rsidR="00AD1DEC" w:rsidRPr="00EE7A68" w14:paraId="06FCE05B" w14:textId="77777777" w:rsidTr="00AD1DEC">
        <w:trPr>
          <w:trHeight w:val="421"/>
        </w:trPr>
        <w:tc>
          <w:tcPr>
            <w:tcW w:w="2693" w:type="dxa"/>
          </w:tcPr>
          <w:p w14:paraId="54BB4A76" w14:textId="77777777" w:rsidR="00B35D50" w:rsidRPr="00D5634E" w:rsidRDefault="00AD1DEC" w:rsidP="00AD1DEC">
            <w:pPr>
              <w:textAlignment w:val="top"/>
              <w:rPr>
                <w:rFonts w:hAnsi="Poppins"/>
                <w:b/>
                <w:bCs/>
                <w:color w:val="000000" w:themeColor="text1"/>
                <w:kern w:val="24"/>
                <w:sz w:val="21"/>
                <w:szCs w:val="21"/>
                <w:lang w:val="en-GB"/>
              </w:rPr>
            </w:pPr>
            <w:r w:rsidRPr="00D5634E">
              <w:rPr>
                <w:rFonts w:hAnsi="Poppins"/>
                <w:b/>
                <w:bCs/>
                <w:color w:val="000000" w:themeColor="text1"/>
                <w:kern w:val="24"/>
                <w:sz w:val="21"/>
                <w:szCs w:val="21"/>
                <w:lang w:val="en-GB"/>
              </w:rPr>
              <w:t xml:space="preserve">Umbrella company </w:t>
            </w:r>
          </w:p>
          <w:p w14:paraId="112E1EEB" w14:textId="0D00A5AD" w:rsidR="00AD1DEC" w:rsidRPr="00D5634E" w:rsidRDefault="00211D1A" w:rsidP="00AD1DEC">
            <w:pPr>
              <w:textAlignment w:val="top"/>
              <w:rPr>
                <w:rFonts w:eastAsia="Times New Roman" w:cstheme="minorHAnsi"/>
                <w:b/>
                <w:bCs/>
                <w:sz w:val="36"/>
                <w:szCs w:val="36"/>
                <w:lang w:val="en-GB"/>
              </w:rPr>
            </w:pPr>
            <w:r>
              <w:rPr>
                <w:rFonts w:hAnsi="Poppins"/>
                <w:b/>
                <w:bCs/>
                <w:color w:val="000000" w:themeColor="text1"/>
                <w:kern w:val="24"/>
                <w:sz w:val="21"/>
                <w:szCs w:val="21"/>
                <w:lang w:val="en-GB"/>
              </w:rPr>
              <w:t xml:space="preserve">Outsourcing of </w:t>
            </w:r>
            <w:proofErr w:type="gramStart"/>
            <w:r>
              <w:rPr>
                <w:rFonts w:hAnsi="Poppins"/>
                <w:b/>
                <w:bCs/>
                <w:color w:val="000000" w:themeColor="text1"/>
                <w:kern w:val="24"/>
                <w:sz w:val="21"/>
                <w:szCs w:val="21"/>
                <w:lang w:val="en-GB"/>
              </w:rPr>
              <w:t>n</w:t>
            </w:r>
            <w:r w:rsidR="00AD1DEC" w:rsidRPr="00D5634E">
              <w:rPr>
                <w:rFonts w:hAnsi="Poppins"/>
                <w:b/>
                <w:bCs/>
                <w:color w:val="000000" w:themeColor="text1"/>
                <w:kern w:val="24"/>
                <w:sz w:val="21"/>
                <w:szCs w:val="21"/>
                <w:lang w:val="en-GB"/>
              </w:rPr>
              <w:t>on IT</w:t>
            </w:r>
            <w:proofErr w:type="gramEnd"/>
            <w:r w:rsidR="00AD1DEC" w:rsidRPr="00D5634E">
              <w:rPr>
                <w:rFonts w:hAnsi="Poppins"/>
                <w:b/>
                <w:bCs/>
                <w:color w:val="000000" w:themeColor="text1"/>
                <w:kern w:val="24"/>
                <w:sz w:val="21"/>
                <w:szCs w:val="21"/>
                <w:lang w:val="en-GB"/>
              </w:rPr>
              <w:t xml:space="preserve"> roles</w:t>
            </w:r>
          </w:p>
        </w:tc>
        <w:tc>
          <w:tcPr>
            <w:tcW w:w="2552" w:type="dxa"/>
          </w:tcPr>
          <w:p w14:paraId="71C965F7" w14:textId="3CCCD631" w:rsidR="00AD1DEC" w:rsidRPr="00EE7A68" w:rsidRDefault="002E059D" w:rsidP="00AD1DEC">
            <w:pPr>
              <w:spacing w:line="360" w:lineRule="auto"/>
              <w:contextualSpacing/>
              <w:rPr>
                <w:color w:val="000000" w:themeColor="text1"/>
                <w:kern w:val="24"/>
                <w:lang w:val="en-GB"/>
              </w:rPr>
            </w:pPr>
            <w:r>
              <w:rPr>
                <w:rFonts w:hAnsi="Poppins"/>
                <w:color w:val="000000"/>
                <w:kern w:val="24"/>
                <w:sz w:val="21"/>
                <w:szCs w:val="21"/>
              </w:rPr>
              <w:t xml:space="preserve">EUR </w:t>
            </w:r>
            <w:r w:rsidR="00AD1DEC">
              <w:rPr>
                <w:rFonts w:hAnsi="Poppins"/>
                <w:color w:val="000000"/>
                <w:kern w:val="24"/>
                <w:sz w:val="21"/>
                <w:szCs w:val="21"/>
              </w:rPr>
              <w:t>250 / employee</w:t>
            </w:r>
            <w:r w:rsidR="008033BA">
              <w:rPr>
                <w:rFonts w:hAnsi="Poppins"/>
                <w:color w:val="000000"/>
                <w:kern w:val="24"/>
                <w:sz w:val="21"/>
                <w:szCs w:val="21"/>
              </w:rPr>
              <w:t xml:space="preserve"> / month</w:t>
            </w:r>
          </w:p>
        </w:tc>
        <w:tc>
          <w:tcPr>
            <w:tcW w:w="3401" w:type="dxa"/>
          </w:tcPr>
          <w:p w14:paraId="3164E6F4" w14:textId="0D0CCA8B" w:rsidR="00AD1DEC" w:rsidRPr="00EE7A68" w:rsidRDefault="00AD1DEC" w:rsidP="00AD1DEC">
            <w:pPr>
              <w:spacing w:line="360" w:lineRule="auto"/>
              <w:contextualSpacing/>
              <w:rPr>
                <w:lang w:val="en-GB"/>
              </w:rPr>
            </w:pPr>
            <w:r>
              <w:rPr>
                <w:rFonts w:hAnsi="Poppins"/>
                <w:color w:val="000000"/>
                <w:kern w:val="24"/>
                <w:sz w:val="21"/>
                <w:szCs w:val="21"/>
                <w:lang w:val="en-GB"/>
              </w:rPr>
              <w:t>Full HR support of employees, payroll, procurement of IT equipment</w:t>
            </w:r>
          </w:p>
        </w:tc>
      </w:tr>
      <w:tr w:rsidR="00AD1DEC" w:rsidRPr="00EE7A68" w14:paraId="7EA1332A" w14:textId="77777777" w:rsidTr="00AD1DEC">
        <w:trPr>
          <w:trHeight w:val="421"/>
        </w:trPr>
        <w:tc>
          <w:tcPr>
            <w:tcW w:w="2693" w:type="dxa"/>
          </w:tcPr>
          <w:p w14:paraId="20DF3E7C" w14:textId="77777777" w:rsidR="005105DB" w:rsidRPr="00D5634E" w:rsidRDefault="00AD1DEC" w:rsidP="00AD1DEC">
            <w:pPr>
              <w:textAlignment w:val="top"/>
              <w:rPr>
                <w:rFonts w:hAnsi="Poppins"/>
                <w:b/>
                <w:bCs/>
                <w:color w:val="000000" w:themeColor="text1"/>
                <w:kern w:val="24"/>
                <w:sz w:val="21"/>
                <w:szCs w:val="21"/>
                <w:lang w:val="en-GB"/>
              </w:rPr>
            </w:pPr>
            <w:r w:rsidRPr="00D5634E">
              <w:rPr>
                <w:rFonts w:hAnsi="Poppins"/>
                <w:b/>
                <w:bCs/>
                <w:color w:val="000000" w:themeColor="text1"/>
                <w:kern w:val="24"/>
                <w:sz w:val="21"/>
                <w:szCs w:val="21"/>
                <w:lang w:val="en-GB"/>
              </w:rPr>
              <w:t xml:space="preserve">Umbrella company </w:t>
            </w:r>
          </w:p>
          <w:p w14:paraId="47032BCB" w14:textId="063265E5" w:rsidR="00AD1DEC" w:rsidRPr="00D5634E" w:rsidRDefault="00211D1A" w:rsidP="00AD1DEC">
            <w:pPr>
              <w:textAlignment w:val="top"/>
              <w:rPr>
                <w:b/>
                <w:bCs/>
                <w:color w:val="000000" w:themeColor="text1"/>
                <w:kern w:val="24"/>
                <w:lang w:val="en-GB"/>
              </w:rPr>
            </w:pPr>
            <w:r>
              <w:rPr>
                <w:rFonts w:hAnsi="Poppins"/>
                <w:b/>
                <w:bCs/>
                <w:color w:val="000000" w:themeColor="text1"/>
                <w:kern w:val="24"/>
                <w:sz w:val="21"/>
                <w:szCs w:val="21"/>
                <w:lang w:val="en-GB"/>
              </w:rPr>
              <w:t xml:space="preserve">Outsourcing of </w:t>
            </w:r>
            <w:r w:rsidR="00AD1DEC" w:rsidRPr="00D5634E">
              <w:rPr>
                <w:rFonts w:hAnsi="Poppins"/>
                <w:b/>
                <w:bCs/>
                <w:color w:val="000000" w:themeColor="text1"/>
                <w:kern w:val="24"/>
                <w:sz w:val="21"/>
                <w:szCs w:val="21"/>
                <w:lang w:val="en-GB"/>
              </w:rPr>
              <w:t>IT roles</w:t>
            </w:r>
          </w:p>
        </w:tc>
        <w:tc>
          <w:tcPr>
            <w:tcW w:w="2552" w:type="dxa"/>
          </w:tcPr>
          <w:p w14:paraId="5FB3EC73" w14:textId="66C6EDCB" w:rsidR="00AD1DEC" w:rsidRPr="00EE7A68" w:rsidRDefault="00AD1DEC" w:rsidP="00AD1DEC">
            <w:pPr>
              <w:spacing w:line="360" w:lineRule="auto"/>
              <w:contextualSpacing/>
              <w:rPr>
                <w:color w:val="000000" w:themeColor="text1"/>
                <w:kern w:val="24"/>
                <w:lang w:val="en-GB"/>
              </w:rPr>
            </w:pPr>
            <w:r>
              <w:rPr>
                <w:rFonts w:hAnsi="Poppins" w:cs="Tahoma"/>
                <w:color w:val="000000" w:themeColor="text1"/>
                <w:spacing w:val="-2"/>
                <w:kern w:val="24"/>
                <w:sz w:val="21"/>
                <w:szCs w:val="21"/>
                <w:lang w:val="en-GB"/>
              </w:rPr>
              <w:t xml:space="preserve">10% </w:t>
            </w:r>
            <w:r>
              <w:rPr>
                <w:rFonts w:hAnsi="Poppins"/>
                <w:color w:val="000000"/>
                <w:kern w:val="24"/>
                <w:sz w:val="21"/>
                <w:szCs w:val="21"/>
              </w:rPr>
              <w:t>of monthly gross salary / month</w:t>
            </w:r>
          </w:p>
        </w:tc>
        <w:tc>
          <w:tcPr>
            <w:tcW w:w="3401" w:type="dxa"/>
          </w:tcPr>
          <w:p w14:paraId="1482F296" w14:textId="4BCEC94C" w:rsidR="00AD1DEC" w:rsidRPr="00EE7A68" w:rsidRDefault="00AD1DEC" w:rsidP="00AD1DEC">
            <w:pPr>
              <w:spacing w:line="360" w:lineRule="auto"/>
              <w:contextualSpacing/>
              <w:rPr>
                <w:color w:val="000000" w:themeColor="text1"/>
                <w:kern w:val="24"/>
                <w:lang w:val="en-GB"/>
              </w:rPr>
            </w:pPr>
            <w:r>
              <w:rPr>
                <w:rFonts w:hAnsi="Poppins"/>
                <w:color w:val="000000"/>
                <w:kern w:val="24"/>
                <w:sz w:val="21"/>
                <w:szCs w:val="21"/>
                <w:lang w:val="en-GB"/>
              </w:rPr>
              <w:t>Full HR support of employees, payroll, procurement of IT equipment</w:t>
            </w:r>
          </w:p>
        </w:tc>
      </w:tr>
      <w:tr w:rsidR="00AD1DEC" w:rsidRPr="00EE7A68" w14:paraId="5F2D22BE" w14:textId="77777777" w:rsidTr="00AD1DEC">
        <w:trPr>
          <w:trHeight w:val="421"/>
        </w:trPr>
        <w:tc>
          <w:tcPr>
            <w:tcW w:w="2693" w:type="dxa"/>
          </w:tcPr>
          <w:p w14:paraId="61D57500" w14:textId="33000459" w:rsidR="00AD1DEC" w:rsidRPr="00D5634E" w:rsidRDefault="00AD1DEC" w:rsidP="00AD1DEC">
            <w:pPr>
              <w:textAlignment w:val="top"/>
              <w:rPr>
                <w:b/>
                <w:bCs/>
                <w:color w:val="000000" w:themeColor="text1"/>
                <w:kern w:val="24"/>
                <w:lang w:val="en-GB"/>
              </w:rPr>
            </w:pPr>
            <w:r w:rsidRPr="00D5634E">
              <w:rPr>
                <w:rFonts w:hAnsi="Poppins"/>
                <w:b/>
                <w:bCs/>
                <w:color w:val="000000" w:themeColor="text1"/>
                <w:kern w:val="24"/>
                <w:sz w:val="21"/>
                <w:szCs w:val="21"/>
                <w:lang w:val="en-GB"/>
              </w:rPr>
              <w:t>Interim work permit</w:t>
            </w:r>
          </w:p>
        </w:tc>
        <w:tc>
          <w:tcPr>
            <w:tcW w:w="2552" w:type="dxa"/>
          </w:tcPr>
          <w:p w14:paraId="54F674D7" w14:textId="0B388B03" w:rsidR="00AD1DEC" w:rsidRPr="00EE7A68" w:rsidRDefault="008A7311" w:rsidP="00AD1DEC">
            <w:pPr>
              <w:spacing w:line="360" w:lineRule="auto"/>
              <w:contextualSpacing/>
              <w:rPr>
                <w:color w:val="000000" w:themeColor="text1"/>
                <w:kern w:val="24"/>
                <w:lang w:val="en-GB"/>
              </w:rPr>
            </w:pPr>
            <w:r>
              <w:rPr>
                <w:rFonts w:hAnsi="Poppins"/>
                <w:color w:val="000000"/>
                <w:kern w:val="24"/>
                <w:sz w:val="21"/>
                <w:szCs w:val="21"/>
              </w:rPr>
              <w:t xml:space="preserve">EUR </w:t>
            </w:r>
            <w:r w:rsidR="00AD1DEC">
              <w:rPr>
                <w:rFonts w:hAnsi="Poppins"/>
                <w:color w:val="000000"/>
                <w:kern w:val="24"/>
                <w:sz w:val="21"/>
                <w:szCs w:val="21"/>
              </w:rPr>
              <w:t>250 / employee</w:t>
            </w:r>
          </w:p>
        </w:tc>
        <w:tc>
          <w:tcPr>
            <w:tcW w:w="3401" w:type="dxa"/>
          </w:tcPr>
          <w:p w14:paraId="0DED2EE8" w14:textId="582F3339" w:rsidR="00AD1DEC" w:rsidRPr="00EE7A68" w:rsidRDefault="00AD1DEC" w:rsidP="00AD1DEC">
            <w:pPr>
              <w:spacing w:line="360" w:lineRule="auto"/>
              <w:contextualSpacing/>
              <w:rPr>
                <w:color w:val="000000" w:themeColor="text1"/>
                <w:kern w:val="24"/>
                <w:lang w:val="en-GB"/>
              </w:rPr>
            </w:pPr>
            <w:r>
              <w:rPr>
                <w:rFonts w:hAnsi="Poppins"/>
                <w:color w:val="000000"/>
                <w:kern w:val="24"/>
                <w:sz w:val="21"/>
                <w:szCs w:val="21"/>
                <w:lang w:val="en-GB"/>
              </w:rPr>
              <w:t>All the paperwork that will allow hiring an employee with Ukrainian passport</w:t>
            </w:r>
          </w:p>
        </w:tc>
      </w:tr>
    </w:tbl>
    <w:p w14:paraId="69AB0181" w14:textId="2786225A" w:rsidR="00D5634E" w:rsidRDefault="00D5634E"/>
    <w:p w14:paraId="5FE0AB70" w14:textId="0149545D" w:rsidR="00AC2467" w:rsidRDefault="00AC2467" w:rsidP="001E2E7E">
      <w:pPr>
        <w:pStyle w:val="TitleClause"/>
        <w:numPr>
          <w:ilvl w:val="0"/>
          <w:numId w:val="32"/>
        </w:numPr>
        <w:spacing w:line="240" w:lineRule="auto"/>
      </w:pPr>
      <w:r w:rsidRPr="00AC2467">
        <w:rPr>
          <w:lang w:val="en-GB"/>
        </w:rPr>
        <w:t xml:space="preserve">Consulting </w:t>
      </w:r>
    </w:p>
    <w:p w14:paraId="798612A4" w14:textId="77777777" w:rsidR="00AC2467" w:rsidRDefault="00AC2467"/>
    <w:tbl>
      <w:tblPr>
        <w:tblStyle w:val="GridTable1Light"/>
        <w:tblW w:w="8646" w:type="dxa"/>
        <w:tblInd w:w="704" w:type="dxa"/>
        <w:tblLook w:val="0600" w:firstRow="0" w:lastRow="0" w:firstColumn="0" w:lastColumn="0" w:noHBand="1" w:noVBand="1"/>
      </w:tblPr>
      <w:tblGrid>
        <w:gridCol w:w="2693"/>
        <w:gridCol w:w="2552"/>
        <w:gridCol w:w="3401"/>
      </w:tblGrid>
      <w:tr w:rsidR="00D5634E" w:rsidRPr="00EE7A68" w14:paraId="702843DB" w14:textId="77777777" w:rsidTr="00AD1DEC">
        <w:trPr>
          <w:trHeight w:val="421"/>
        </w:trPr>
        <w:tc>
          <w:tcPr>
            <w:tcW w:w="2693" w:type="dxa"/>
          </w:tcPr>
          <w:p w14:paraId="3AA997C0" w14:textId="61FAFCFD" w:rsidR="00D5634E" w:rsidRDefault="00D5634E" w:rsidP="00D5634E">
            <w:pPr>
              <w:textAlignment w:val="top"/>
              <w:rPr>
                <w:rFonts w:hAnsi="Poppins" w:cs="Poppins"/>
                <w:b/>
                <w:bCs/>
                <w:color w:val="000000" w:themeColor="text1"/>
                <w:kern w:val="24"/>
                <w:sz w:val="21"/>
                <w:szCs w:val="21"/>
                <w:lang w:val="en-GB"/>
              </w:rPr>
            </w:pPr>
            <w:r w:rsidRPr="00D5634E">
              <w:rPr>
                <w:b/>
                <w:bCs/>
                <w:lang w:val="en-GB"/>
              </w:rPr>
              <w:t>Service</w:t>
            </w:r>
          </w:p>
        </w:tc>
        <w:tc>
          <w:tcPr>
            <w:tcW w:w="2552" w:type="dxa"/>
          </w:tcPr>
          <w:p w14:paraId="172F6251" w14:textId="74C86733" w:rsidR="00D5634E" w:rsidRDefault="00D5634E" w:rsidP="00D5634E">
            <w:pPr>
              <w:spacing w:line="360" w:lineRule="auto"/>
              <w:contextualSpacing/>
              <w:rPr>
                <w:rFonts w:hAnsi="Poppins"/>
                <w:color w:val="000000"/>
                <w:kern w:val="24"/>
                <w:sz w:val="21"/>
                <w:szCs w:val="21"/>
              </w:rPr>
            </w:pPr>
            <w:r w:rsidRPr="00D5634E">
              <w:rPr>
                <w:b/>
                <w:bCs/>
                <w:lang w:val="en-GB"/>
              </w:rPr>
              <w:t>Fee</w:t>
            </w:r>
          </w:p>
        </w:tc>
        <w:tc>
          <w:tcPr>
            <w:tcW w:w="3401" w:type="dxa"/>
          </w:tcPr>
          <w:p w14:paraId="0FDB6E6F" w14:textId="472C01F1" w:rsidR="00D5634E" w:rsidRDefault="00D5634E" w:rsidP="00D5634E">
            <w:pPr>
              <w:spacing w:line="360" w:lineRule="auto"/>
              <w:contextualSpacing/>
              <w:rPr>
                <w:rFonts w:hAnsi="Poppins" w:cs="Tahoma"/>
                <w:color w:val="000000" w:themeColor="text1"/>
                <w:spacing w:val="-2"/>
                <w:kern w:val="24"/>
                <w:sz w:val="21"/>
                <w:szCs w:val="21"/>
                <w:lang w:val="en-GB"/>
              </w:rPr>
            </w:pPr>
            <w:r w:rsidRPr="00D5634E">
              <w:rPr>
                <w:b/>
                <w:bCs/>
                <w:lang w:val="en-GB"/>
              </w:rPr>
              <w:t>Details</w:t>
            </w:r>
          </w:p>
        </w:tc>
      </w:tr>
      <w:tr w:rsidR="00D5634E" w:rsidRPr="00EE7A68" w14:paraId="2DDDA97D" w14:textId="77777777" w:rsidTr="00AD1DEC">
        <w:trPr>
          <w:trHeight w:val="421"/>
        </w:trPr>
        <w:tc>
          <w:tcPr>
            <w:tcW w:w="2693" w:type="dxa"/>
          </w:tcPr>
          <w:p w14:paraId="3DC932CF" w14:textId="55B3FDBD" w:rsidR="00D5634E" w:rsidRPr="00EE7A68" w:rsidRDefault="00D5634E" w:rsidP="00D5634E">
            <w:pPr>
              <w:textAlignment w:val="top"/>
              <w:rPr>
                <w:color w:val="000000" w:themeColor="text1"/>
                <w:kern w:val="24"/>
                <w:lang w:val="en-GB"/>
              </w:rPr>
            </w:pPr>
            <w:r>
              <w:rPr>
                <w:rFonts w:hAnsi="Poppins" w:cs="Poppins"/>
                <w:b/>
                <w:bCs/>
                <w:color w:val="000000" w:themeColor="text1"/>
                <w:kern w:val="24"/>
                <w:sz w:val="21"/>
                <w:szCs w:val="21"/>
                <w:lang w:val="en-GB"/>
              </w:rPr>
              <w:t>Consulting &amp; Advisory HR</w:t>
            </w:r>
          </w:p>
        </w:tc>
        <w:tc>
          <w:tcPr>
            <w:tcW w:w="2552" w:type="dxa"/>
          </w:tcPr>
          <w:p w14:paraId="6AAF03B7" w14:textId="2CAEB0D9" w:rsidR="00D5634E" w:rsidRPr="00EE7A68" w:rsidRDefault="00492CBA" w:rsidP="00D5634E">
            <w:pPr>
              <w:spacing w:line="360" w:lineRule="auto"/>
              <w:contextualSpacing/>
              <w:rPr>
                <w:color w:val="000000" w:themeColor="text1"/>
                <w:kern w:val="24"/>
                <w:lang w:val="en-GB"/>
              </w:rPr>
            </w:pPr>
            <w:r>
              <w:rPr>
                <w:rFonts w:hAnsi="Poppins"/>
                <w:color w:val="000000"/>
                <w:kern w:val="24"/>
                <w:sz w:val="21"/>
                <w:szCs w:val="21"/>
              </w:rPr>
              <w:t xml:space="preserve">EUR </w:t>
            </w:r>
            <w:r w:rsidR="00D5634E">
              <w:rPr>
                <w:rFonts w:hAnsi="Poppins"/>
                <w:color w:val="000000"/>
                <w:kern w:val="24"/>
                <w:sz w:val="21"/>
                <w:szCs w:val="21"/>
              </w:rPr>
              <w:t>80 / hour</w:t>
            </w:r>
          </w:p>
        </w:tc>
        <w:tc>
          <w:tcPr>
            <w:tcW w:w="3401" w:type="dxa"/>
          </w:tcPr>
          <w:p w14:paraId="572E7F7C" w14:textId="2B79B4B5" w:rsidR="00D5634E" w:rsidRPr="00EE7A68" w:rsidRDefault="00D5634E" w:rsidP="00D5634E">
            <w:pPr>
              <w:spacing w:line="360" w:lineRule="auto"/>
              <w:contextualSpacing/>
              <w:rPr>
                <w:color w:val="000000" w:themeColor="text1"/>
                <w:kern w:val="24"/>
                <w:lang w:val="en-GB"/>
              </w:rPr>
            </w:pPr>
            <w:r>
              <w:rPr>
                <w:rFonts w:hAnsi="Poppins" w:cs="Tahoma"/>
                <w:color w:val="000000" w:themeColor="text1"/>
                <w:spacing w:val="-2"/>
                <w:kern w:val="24"/>
                <w:sz w:val="21"/>
                <w:szCs w:val="21"/>
                <w:lang w:val="en-GB"/>
              </w:rPr>
              <w:t xml:space="preserve">HR consulting &amp; advisory for setting up and running a team here </w:t>
            </w:r>
            <w:r>
              <w:rPr>
                <w:rFonts w:hAnsi="Poppins" w:cs="Tahoma"/>
                <w:color w:val="000000" w:themeColor="text1"/>
                <w:spacing w:val="-2"/>
                <w:kern w:val="24"/>
                <w:sz w:val="21"/>
                <w:szCs w:val="21"/>
              </w:rPr>
              <w:t>(any ad hoc requests outside of agreed scope)</w:t>
            </w:r>
          </w:p>
        </w:tc>
      </w:tr>
      <w:tr w:rsidR="00D5634E" w:rsidRPr="00EE7A68" w14:paraId="25EBF8CE" w14:textId="77777777" w:rsidTr="00AD1DEC">
        <w:trPr>
          <w:trHeight w:val="421"/>
        </w:trPr>
        <w:tc>
          <w:tcPr>
            <w:tcW w:w="2693" w:type="dxa"/>
          </w:tcPr>
          <w:p w14:paraId="55B3BF41" w14:textId="2B4E98BA" w:rsidR="00D5634E" w:rsidRPr="00EE7A68" w:rsidRDefault="00D5634E" w:rsidP="00D5634E">
            <w:pPr>
              <w:textAlignment w:val="top"/>
              <w:rPr>
                <w:color w:val="000000" w:themeColor="text1"/>
                <w:kern w:val="24"/>
                <w:lang w:val="en-GB"/>
              </w:rPr>
            </w:pPr>
            <w:r>
              <w:rPr>
                <w:rFonts w:hAnsi="Poppins" w:cs="Poppins"/>
                <w:b/>
                <w:bCs/>
                <w:color w:val="000000" w:themeColor="text1"/>
                <w:kern w:val="24"/>
                <w:sz w:val="21"/>
                <w:szCs w:val="21"/>
                <w:lang w:val="en-GB"/>
              </w:rPr>
              <w:t>Consulting &amp; Advisory Management</w:t>
            </w:r>
          </w:p>
        </w:tc>
        <w:tc>
          <w:tcPr>
            <w:tcW w:w="2552" w:type="dxa"/>
          </w:tcPr>
          <w:p w14:paraId="6BBD0BAF" w14:textId="7E15BFDF" w:rsidR="00D5634E" w:rsidRPr="00EE7A68" w:rsidRDefault="00492CBA" w:rsidP="00D5634E">
            <w:pPr>
              <w:spacing w:line="360" w:lineRule="auto"/>
              <w:contextualSpacing/>
              <w:rPr>
                <w:color w:val="000000" w:themeColor="text1"/>
                <w:kern w:val="24"/>
                <w:lang w:val="en-GB"/>
              </w:rPr>
            </w:pPr>
            <w:r>
              <w:rPr>
                <w:rFonts w:hAnsi="Poppins"/>
                <w:color w:val="000000"/>
                <w:kern w:val="24"/>
                <w:sz w:val="21"/>
                <w:szCs w:val="21"/>
              </w:rPr>
              <w:t xml:space="preserve">EUR </w:t>
            </w:r>
            <w:r w:rsidR="00D5634E">
              <w:rPr>
                <w:rFonts w:hAnsi="Poppins"/>
                <w:color w:val="000000"/>
                <w:kern w:val="24"/>
                <w:sz w:val="21"/>
                <w:szCs w:val="21"/>
              </w:rPr>
              <w:t>150 / hour</w:t>
            </w:r>
          </w:p>
        </w:tc>
        <w:tc>
          <w:tcPr>
            <w:tcW w:w="3401" w:type="dxa"/>
          </w:tcPr>
          <w:p w14:paraId="4E762811" w14:textId="5C561669" w:rsidR="00D5634E" w:rsidRPr="00EE7A68" w:rsidRDefault="00D5634E" w:rsidP="00D5634E">
            <w:pPr>
              <w:spacing w:line="360" w:lineRule="auto"/>
              <w:contextualSpacing/>
              <w:rPr>
                <w:color w:val="000000" w:themeColor="text1"/>
                <w:kern w:val="24"/>
                <w:lang w:val="en-GB"/>
              </w:rPr>
            </w:pPr>
            <w:r>
              <w:rPr>
                <w:rFonts w:hAnsi="Poppins" w:cs="Tahoma"/>
                <w:color w:val="000000" w:themeColor="text1"/>
                <w:spacing w:val="-2"/>
                <w:kern w:val="24"/>
                <w:sz w:val="21"/>
                <w:szCs w:val="21"/>
                <w:lang w:val="en-GB"/>
              </w:rPr>
              <w:t>Management level consulting &amp; advisory for setting up and running a team here</w:t>
            </w:r>
          </w:p>
        </w:tc>
      </w:tr>
    </w:tbl>
    <w:p w14:paraId="6065AC25" w14:textId="387D16C8" w:rsidR="00AF3A4C" w:rsidRDefault="00AF3A4C"/>
    <w:p w14:paraId="31DFBC1E" w14:textId="6DF74969" w:rsidR="00AF3A4C" w:rsidRDefault="00AF3A4C"/>
    <w:p w14:paraId="6A7915F4" w14:textId="77777777" w:rsidR="009F7478" w:rsidRDefault="009F7478"/>
    <w:p w14:paraId="7AD71A0D" w14:textId="77777777" w:rsidR="009F7478" w:rsidRDefault="009F7478"/>
    <w:p w14:paraId="146388FB" w14:textId="77777777" w:rsidR="009F7478" w:rsidRDefault="009F7478"/>
    <w:p w14:paraId="6022F77B" w14:textId="77777777" w:rsidR="00D5634E" w:rsidRDefault="00D5634E"/>
    <w:p w14:paraId="70F3BB12" w14:textId="73914EC0" w:rsidR="00AC2467" w:rsidRPr="00AC2467" w:rsidRDefault="00AC2467" w:rsidP="001E2E7E">
      <w:pPr>
        <w:pStyle w:val="TitleClause"/>
        <w:numPr>
          <w:ilvl w:val="0"/>
          <w:numId w:val="32"/>
        </w:numPr>
        <w:rPr>
          <w:lang w:val="en-GB"/>
        </w:rPr>
      </w:pPr>
      <w:r>
        <w:rPr>
          <w:lang w:val="en-GB"/>
        </w:rPr>
        <w:t>Setup related</w:t>
      </w:r>
    </w:p>
    <w:p w14:paraId="515C8318" w14:textId="77777777" w:rsidR="00AC2467" w:rsidRDefault="00AC2467" w:rsidP="00AC2467">
      <w:pPr>
        <w:rPr>
          <w:rFonts w:eastAsia="Times New Roman" w:cstheme="minorHAnsi"/>
        </w:rPr>
      </w:pPr>
    </w:p>
    <w:p w14:paraId="6B83D367" w14:textId="33BB7ECB" w:rsidR="00AC2467" w:rsidRDefault="00AC2467"/>
    <w:p w14:paraId="3AFC025F" w14:textId="77777777" w:rsidR="00AC2467" w:rsidRDefault="00AC2467"/>
    <w:tbl>
      <w:tblPr>
        <w:tblStyle w:val="GridTable1Light"/>
        <w:tblW w:w="8646" w:type="dxa"/>
        <w:tblInd w:w="704" w:type="dxa"/>
        <w:tblLook w:val="0600" w:firstRow="0" w:lastRow="0" w:firstColumn="0" w:lastColumn="0" w:noHBand="1" w:noVBand="1"/>
      </w:tblPr>
      <w:tblGrid>
        <w:gridCol w:w="2693"/>
        <w:gridCol w:w="2552"/>
        <w:gridCol w:w="3401"/>
      </w:tblGrid>
      <w:tr w:rsidR="00D5634E" w:rsidRPr="00EE7A68" w14:paraId="0B872592" w14:textId="77777777" w:rsidTr="00D5634E">
        <w:trPr>
          <w:trHeight w:val="421"/>
        </w:trPr>
        <w:tc>
          <w:tcPr>
            <w:tcW w:w="2693" w:type="dxa"/>
          </w:tcPr>
          <w:p w14:paraId="1238A76B" w14:textId="5839B3C4" w:rsidR="00D5634E" w:rsidRDefault="00D5634E" w:rsidP="00D5634E">
            <w:pPr>
              <w:textAlignment w:val="top"/>
              <w:rPr>
                <w:rFonts w:hAnsi="Poppins"/>
                <w:b/>
                <w:bCs/>
                <w:color w:val="000000" w:themeColor="text1"/>
                <w:kern w:val="24"/>
                <w:sz w:val="21"/>
                <w:szCs w:val="21"/>
                <w:lang w:val="en-GB"/>
              </w:rPr>
            </w:pPr>
            <w:r w:rsidRPr="00D5634E">
              <w:rPr>
                <w:b/>
                <w:bCs/>
                <w:lang w:val="en-GB"/>
              </w:rPr>
              <w:t>Service</w:t>
            </w:r>
          </w:p>
        </w:tc>
        <w:tc>
          <w:tcPr>
            <w:tcW w:w="2552" w:type="dxa"/>
          </w:tcPr>
          <w:p w14:paraId="227B6DA5" w14:textId="38B24510" w:rsidR="00D5634E" w:rsidRPr="00AD1DEC" w:rsidRDefault="00D5634E" w:rsidP="00D5634E">
            <w:pPr>
              <w:spacing w:line="360" w:lineRule="auto"/>
              <w:contextualSpacing/>
              <w:rPr>
                <w:rFonts w:hAnsi="Poppins" w:cs="Tahoma"/>
                <w:color w:val="000000" w:themeColor="text1"/>
                <w:spacing w:val="-2"/>
                <w:kern w:val="24"/>
                <w:sz w:val="21"/>
                <w:szCs w:val="21"/>
                <w:lang w:val="en-GB"/>
              </w:rPr>
            </w:pPr>
            <w:r w:rsidRPr="00D5634E">
              <w:rPr>
                <w:b/>
                <w:bCs/>
                <w:lang w:val="en-GB"/>
              </w:rPr>
              <w:t>Fee</w:t>
            </w:r>
          </w:p>
        </w:tc>
        <w:tc>
          <w:tcPr>
            <w:tcW w:w="3401" w:type="dxa"/>
          </w:tcPr>
          <w:p w14:paraId="742A0823" w14:textId="2A104F01" w:rsidR="00D5634E" w:rsidRDefault="00D5634E" w:rsidP="00D5634E">
            <w:pPr>
              <w:spacing w:line="360" w:lineRule="auto"/>
              <w:contextualSpacing/>
              <w:rPr>
                <w:rFonts w:hAnsi="Poppins"/>
                <w:color w:val="000000"/>
                <w:kern w:val="24"/>
                <w:sz w:val="21"/>
                <w:szCs w:val="21"/>
                <w:lang w:val="en-GB"/>
              </w:rPr>
            </w:pPr>
            <w:r w:rsidRPr="00D5634E">
              <w:rPr>
                <w:b/>
                <w:bCs/>
                <w:lang w:val="en-GB"/>
              </w:rPr>
              <w:t>Details</w:t>
            </w:r>
          </w:p>
        </w:tc>
      </w:tr>
      <w:tr w:rsidR="00D5634E" w:rsidRPr="00EE7A68" w14:paraId="6A2E8B02" w14:textId="77777777" w:rsidTr="00D5634E">
        <w:trPr>
          <w:trHeight w:val="421"/>
        </w:trPr>
        <w:tc>
          <w:tcPr>
            <w:tcW w:w="2693" w:type="dxa"/>
          </w:tcPr>
          <w:p w14:paraId="70C15CF4" w14:textId="0D11BCDC" w:rsidR="00D5634E" w:rsidRDefault="00D5634E" w:rsidP="00D5634E">
            <w:pPr>
              <w:textAlignment w:val="top"/>
              <w:rPr>
                <w:rFonts w:hAnsi="Poppins"/>
                <w:b/>
                <w:bCs/>
                <w:color w:val="000000" w:themeColor="text1"/>
                <w:kern w:val="24"/>
                <w:sz w:val="21"/>
                <w:szCs w:val="21"/>
                <w:lang w:val="en-GB"/>
              </w:rPr>
            </w:pPr>
            <w:r>
              <w:rPr>
                <w:rFonts w:hAnsi="Poppins"/>
                <w:b/>
                <w:bCs/>
                <w:color w:val="000000" w:themeColor="text1"/>
                <w:kern w:val="24"/>
                <w:sz w:val="21"/>
                <w:szCs w:val="21"/>
                <w:lang w:val="en-GB"/>
              </w:rPr>
              <w:t>Office procurement &amp; setup (serviced office)</w:t>
            </w:r>
          </w:p>
        </w:tc>
        <w:tc>
          <w:tcPr>
            <w:tcW w:w="2552" w:type="dxa"/>
          </w:tcPr>
          <w:p w14:paraId="4517E0F8" w14:textId="7C86E9D5" w:rsidR="00D5634E" w:rsidRDefault="00D5634E" w:rsidP="00D5634E">
            <w:pPr>
              <w:spacing w:line="360" w:lineRule="auto"/>
              <w:contextualSpacing/>
              <w:rPr>
                <w:rFonts w:hAnsi="Poppins"/>
                <w:color w:val="000000"/>
                <w:kern w:val="24"/>
                <w:sz w:val="21"/>
                <w:szCs w:val="21"/>
              </w:rPr>
            </w:pPr>
            <w:r w:rsidRPr="00AD1DEC">
              <w:rPr>
                <w:rFonts w:hAnsi="Poppins" w:cs="Tahoma"/>
                <w:color w:val="000000" w:themeColor="text1"/>
                <w:spacing w:val="-2"/>
                <w:kern w:val="24"/>
                <w:sz w:val="21"/>
                <w:szCs w:val="21"/>
                <w:lang w:val="en-GB"/>
              </w:rPr>
              <w:t xml:space="preserve">EUR </w:t>
            </w:r>
            <w:r w:rsidRPr="00AD1DEC">
              <w:rPr>
                <w:rFonts w:hAnsi="Poppins"/>
                <w:color w:val="000000"/>
                <w:kern w:val="24"/>
                <w:sz w:val="21"/>
                <w:szCs w:val="21"/>
              </w:rPr>
              <w:t xml:space="preserve">4,000 </w:t>
            </w:r>
          </w:p>
        </w:tc>
        <w:tc>
          <w:tcPr>
            <w:tcW w:w="3401" w:type="dxa"/>
          </w:tcPr>
          <w:p w14:paraId="401E6C53" w14:textId="25E20AA2" w:rsidR="00D5634E" w:rsidRDefault="00D5634E" w:rsidP="00D5634E">
            <w:pPr>
              <w:spacing w:line="360" w:lineRule="auto"/>
              <w:contextualSpacing/>
              <w:rPr>
                <w:rFonts w:hAnsi="Poppins"/>
                <w:color w:val="000000"/>
                <w:kern w:val="24"/>
                <w:sz w:val="21"/>
                <w:szCs w:val="21"/>
              </w:rPr>
            </w:pPr>
            <w:r>
              <w:rPr>
                <w:rFonts w:hAnsi="Poppins"/>
                <w:color w:val="000000"/>
                <w:kern w:val="24"/>
                <w:sz w:val="21"/>
                <w:szCs w:val="21"/>
                <w:lang w:val="en-GB"/>
              </w:rPr>
              <w:t>Serviced office</w:t>
            </w:r>
            <w:r w:rsidR="0099585B">
              <w:rPr>
                <w:rFonts w:hAnsi="Poppins"/>
                <w:color w:val="000000"/>
                <w:kern w:val="24"/>
                <w:sz w:val="21"/>
                <w:szCs w:val="21"/>
                <w:lang w:val="en-GB"/>
              </w:rPr>
              <w:t xml:space="preserve"> from search to signed contract</w:t>
            </w:r>
          </w:p>
        </w:tc>
      </w:tr>
      <w:tr w:rsidR="00D5634E" w:rsidRPr="00EE7A68" w14:paraId="6024C00B" w14:textId="77777777" w:rsidTr="00D5634E">
        <w:trPr>
          <w:trHeight w:val="421"/>
        </w:trPr>
        <w:tc>
          <w:tcPr>
            <w:tcW w:w="2693" w:type="dxa"/>
          </w:tcPr>
          <w:p w14:paraId="10A8DE9F" w14:textId="2D22DE37" w:rsidR="00D5634E" w:rsidRDefault="00D5634E" w:rsidP="00D5634E">
            <w:pPr>
              <w:textAlignment w:val="top"/>
              <w:rPr>
                <w:rFonts w:hAnsi="Poppins" w:cs="Poppins"/>
                <w:b/>
                <w:bCs/>
                <w:color w:val="000000" w:themeColor="text1"/>
                <w:kern w:val="24"/>
                <w:sz w:val="21"/>
                <w:szCs w:val="21"/>
                <w:lang w:val="en-GB"/>
              </w:rPr>
            </w:pPr>
            <w:r>
              <w:rPr>
                <w:rFonts w:hAnsi="Poppins"/>
                <w:b/>
                <w:bCs/>
                <w:color w:val="000000" w:themeColor="text1"/>
                <w:kern w:val="24"/>
                <w:sz w:val="21"/>
                <w:szCs w:val="21"/>
                <w:lang w:val="en-GB"/>
              </w:rPr>
              <w:t>Entity setup</w:t>
            </w:r>
          </w:p>
        </w:tc>
        <w:tc>
          <w:tcPr>
            <w:tcW w:w="2552" w:type="dxa"/>
          </w:tcPr>
          <w:p w14:paraId="39712166" w14:textId="01B01816" w:rsidR="00D5634E" w:rsidRDefault="00982F1F" w:rsidP="00D5634E">
            <w:pPr>
              <w:spacing w:line="360" w:lineRule="auto"/>
              <w:contextualSpacing/>
              <w:rPr>
                <w:rFonts w:hAnsi="Poppins"/>
                <w:color w:val="000000"/>
                <w:kern w:val="24"/>
                <w:sz w:val="21"/>
                <w:szCs w:val="21"/>
              </w:rPr>
            </w:pPr>
            <w:r w:rsidRPr="00AD1DEC">
              <w:rPr>
                <w:rFonts w:hAnsi="Poppins" w:cs="Tahoma"/>
                <w:color w:val="000000" w:themeColor="text1"/>
                <w:spacing w:val="-2"/>
                <w:kern w:val="24"/>
                <w:sz w:val="21"/>
                <w:szCs w:val="21"/>
                <w:lang w:val="en-GB"/>
              </w:rPr>
              <w:t>EUR</w:t>
            </w:r>
            <w:r>
              <w:rPr>
                <w:rFonts w:hAnsi="Poppins"/>
                <w:color w:val="000000"/>
                <w:kern w:val="24"/>
                <w:sz w:val="21"/>
                <w:szCs w:val="21"/>
              </w:rPr>
              <w:t xml:space="preserve"> </w:t>
            </w:r>
            <w:r w:rsidR="00D5634E">
              <w:rPr>
                <w:rFonts w:hAnsi="Poppins"/>
                <w:color w:val="000000"/>
                <w:kern w:val="24"/>
                <w:sz w:val="21"/>
                <w:szCs w:val="21"/>
              </w:rPr>
              <w:t xml:space="preserve">4,000 </w:t>
            </w:r>
          </w:p>
        </w:tc>
        <w:tc>
          <w:tcPr>
            <w:tcW w:w="3401" w:type="dxa"/>
          </w:tcPr>
          <w:p w14:paraId="441B2344" w14:textId="2A2C5626" w:rsidR="00D5634E" w:rsidRPr="00982F1F" w:rsidRDefault="00D5634E" w:rsidP="00D5634E">
            <w:pPr>
              <w:spacing w:line="360" w:lineRule="auto"/>
              <w:contextualSpacing/>
              <w:rPr>
                <w:rFonts w:hAnsi="Poppins"/>
                <w:color w:val="000000"/>
                <w:kern w:val="24"/>
                <w:sz w:val="21"/>
                <w:szCs w:val="21"/>
              </w:rPr>
            </w:pPr>
            <w:r>
              <w:rPr>
                <w:rFonts w:hAnsi="Poppins"/>
                <w:color w:val="000000"/>
                <w:kern w:val="24"/>
                <w:sz w:val="21"/>
                <w:szCs w:val="21"/>
              </w:rPr>
              <w:t>Includes all elements with bank account, all filings, standard or custom Articles of Association, future online entity access, excludes shares capital (min.</w:t>
            </w:r>
            <w:r w:rsidR="0077487F">
              <w:rPr>
                <w:rFonts w:hAnsi="Poppins"/>
                <w:color w:val="000000"/>
                <w:kern w:val="24"/>
                <w:sz w:val="21"/>
                <w:szCs w:val="21"/>
              </w:rPr>
              <w:t xml:space="preserve"> EUR</w:t>
            </w:r>
            <w:r w:rsidR="00424DA6">
              <w:rPr>
                <w:rFonts w:hAnsi="Poppins"/>
                <w:color w:val="000000"/>
                <w:kern w:val="24"/>
                <w:sz w:val="21"/>
                <w:szCs w:val="21"/>
              </w:rPr>
              <w:t xml:space="preserve"> </w:t>
            </w:r>
            <w:r>
              <w:rPr>
                <w:rFonts w:hAnsi="Poppins"/>
                <w:color w:val="000000"/>
                <w:kern w:val="24"/>
                <w:sz w:val="21"/>
                <w:szCs w:val="21"/>
              </w:rPr>
              <w:t>1200)</w:t>
            </w:r>
          </w:p>
        </w:tc>
      </w:tr>
      <w:tr w:rsidR="00D5634E" w:rsidRPr="00EE7A68" w14:paraId="49E197FE" w14:textId="77777777" w:rsidTr="00D5634E">
        <w:trPr>
          <w:trHeight w:val="421"/>
        </w:trPr>
        <w:tc>
          <w:tcPr>
            <w:tcW w:w="2693" w:type="dxa"/>
          </w:tcPr>
          <w:p w14:paraId="62874ABE" w14:textId="26AD84D3" w:rsidR="00D5634E" w:rsidRDefault="00D5634E" w:rsidP="00D5634E">
            <w:pPr>
              <w:textAlignment w:val="top"/>
              <w:rPr>
                <w:rFonts w:hAnsi="Poppins" w:cs="Poppins"/>
                <w:b/>
                <w:bCs/>
                <w:color w:val="000000" w:themeColor="text1"/>
                <w:kern w:val="24"/>
                <w:sz w:val="21"/>
                <w:szCs w:val="21"/>
                <w:lang w:val="en-GB"/>
              </w:rPr>
            </w:pPr>
            <w:r>
              <w:rPr>
                <w:rFonts w:hAnsi="Poppins"/>
                <w:b/>
                <w:bCs/>
                <w:color w:val="000000" w:themeColor="text1"/>
                <w:kern w:val="24"/>
                <w:sz w:val="21"/>
                <w:szCs w:val="21"/>
                <w:lang w:val="en-GB"/>
              </w:rPr>
              <w:t>Setup Kit</w:t>
            </w:r>
          </w:p>
        </w:tc>
        <w:tc>
          <w:tcPr>
            <w:tcW w:w="2552" w:type="dxa"/>
          </w:tcPr>
          <w:p w14:paraId="7B4B4651" w14:textId="75F70EEF" w:rsidR="00D5634E" w:rsidRDefault="00982F1F" w:rsidP="00D5634E">
            <w:pPr>
              <w:spacing w:line="360" w:lineRule="auto"/>
              <w:contextualSpacing/>
              <w:rPr>
                <w:rFonts w:hAnsi="Poppins"/>
                <w:color w:val="000000"/>
                <w:kern w:val="24"/>
                <w:sz w:val="21"/>
                <w:szCs w:val="21"/>
              </w:rPr>
            </w:pPr>
            <w:r w:rsidRPr="00AD1DEC">
              <w:rPr>
                <w:rFonts w:hAnsi="Poppins" w:cs="Tahoma"/>
                <w:color w:val="000000" w:themeColor="text1"/>
                <w:spacing w:val="-2"/>
                <w:kern w:val="24"/>
                <w:sz w:val="21"/>
                <w:szCs w:val="21"/>
                <w:lang w:val="en-GB"/>
              </w:rPr>
              <w:t>EUR</w:t>
            </w:r>
            <w:r>
              <w:rPr>
                <w:rFonts w:hAnsi="Poppins"/>
                <w:color w:val="000000"/>
                <w:kern w:val="24"/>
                <w:sz w:val="21"/>
                <w:szCs w:val="21"/>
              </w:rPr>
              <w:t xml:space="preserve"> </w:t>
            </w:r>
            <w:r w:rsidR="00D5634E">
              <w:rPr>
                <w:rFonts w:hAnsi="Poppins"/>
                <w:color w:val="000000"/>
                <w:kern w:val="24"/>
                <w:sz w:val="21"/>
                <w:szCs w:val="21"/>
              </w:rPr>
              <w:t>1</w:t>
            </w:r>
            <w:r w:rsidR="00D5634E">
              <w:rPr>
                <w:rFonts w:hAnsi="Poppins"/>
                <w:color w:val="000000"/>
                <w:kern w:val="24"/>
                <w:sz w:val="21"/>
                <w:szCs w:val="21"/>
                <w:lang w:val="pl-PL"/>
              </w:rPr>
              <w:t>2</w:t>
            </w:r>
            <w:r w:rsidR="00D5634E">
              <w:rPr>
                <w:rFonts w:hAnsi="Poppins"/>
                <w:color w:val="000000"/>
                <w:kern w:val="24"/>
                <w:sz w:val="21"/>
                <w:szCs w:val="21"/>
              </w:rPr>
              <w:t xml:space="preserve">,000 </w:t>
            </w:r>
          </w:p>
        </w:tc>
        <w:tc>
          <w:tcPr>
            <w:tcW w:w="3401" w:type="dxa"/>
          </w:tcPr>
          <w:p w14:paraId="11D595D4" w14:textId="03500E6E" w:rsidR="00D5634E" w:rsidRPr="00982F1F" w:rsidRDefault="00D5634E" w:rsidP="00D5634E">
            <w:pPr>
              <w:spacing w:line="360" w:lineRule="auto"/>
              <w:contextualSpacing/>
              <w:rPr>
                <w:rFonts w:hAnsi="Poppins"/>
                <w:color w:val="000000"/>
                <w:kern w:val="24"/>
                <w:sz w:val="21"/>
                <w:szCs w:val="21"/>
              </w:rPr>
            </w:pPr>
            <w:r w:rsidRPr="00982F1F">
              <w:rPr>
                <w:rFonts w:hAnsi="Poppins"/>
                <w:color w:val="000000"/>
                <w:kern w:val="24"/>
                <w:sz w:val="21"/>
                <w:szCs w:val="21"/>
              </w:rPr>
              <w:t>Includes all documents, templates, processes, vendors as required by Polish law (HR, Finance)</w:t>
            </w:r>
          </w:p>
        </w:tc>
      </w:tr>
    </w:tbl>
    <w:p w14:paraId="4C580619" w14:textId="5659A9B2" w:rsidR="00AD1DEC" w:rsidRPr="00AD1DEC" w:rsidRDefault="00AD1DEC">
      <w:pPr>
        <w:rPr>
          <w:rFonts w:eastAsia="Times New Roman" w:cstheme="minorHAnsi"/>
          <w:lang w:val="en-GB"/>
        </w:rPr>
      </w:pPr>
      <w:r>
        <w:rPr>
          <w:rFonts w:eastAsia="Times New Roman" w:cstheme="minorHAnsi"/>
          <w:lang w:val="en-GB"/>
        </w:rPr>
        <w:tab/>
      </w:r>
    </w:p>
    <w:p w14:paraId="2A73C226" w14:textId="2C1A43A8" w:rsidR="00AD1DEC" w:rsidRDefault="00AD1DEC">
      <w:pPr>
        <w:rPr>
          <w:rFonts w:eastAsia="Times New Roman" w:cstheme="minorHAnsi"/>
        </w:rPr>
      </w:pPr>
      <w:r>
        <w:rPr>
          <w:rFonts w:eastAsia="Times New Roman" w:cstheme="minorHAnsi"/>
        </w:rPr>
        <w:br w:type="page"/>
      </w:r>
    </w:p>
    <w:p w14:paraId="06A24CB7" w14:textId="77777777" w:rsidR="00BA012B" w:rsidRPr="002A6D2A" w:rsidRDefault="00BA012B" w:rsidP="00BA012B">
      <w:pPr>
        <w:rPr>
          <w:rFonts w:eastAsia="Times New Roman" w:cstheme="minorHAnsi"/>
        </w:rPr>
      </w:pPr>
    </w:p>
    <w:p w14:paraId="5CB7B4D4" w14:textId="2FCAB206" w:rsidR="005772A2" w:rsidRPr="00B21BBE" w:rsidRDefault="0089015A" w:rsidP="00B21BBE">
      <w:pPr>
        <w:rPr>
          <w:b/>
          <w:lang w:val="en-GB"/>
        </w:rPr>
      </w:pPr>
      <w:r w:rsidRPr="00B21BBE">
        <w:rPr>
          <w:b/>
          <w:lang w:val="en-GB"/>
        </w:rPr>
        <w:t>Signature Page</w:t>
      </w:r>
    </w:p>
    <w:p w14:paraId="0EA10974" w14:textId="77777777" w:rsidR="005772A2" w:rsidRPr="00B21BBE" w:rsidRDefault="005772A2">
      <w:pPr>
        <w:rPr>
          <w:lang w:val="en-GB"/>
        </w:rPr>
      </w:pPr>
    </w:p>
    <w:p w14:paraId="64D1855E" w14:textId="0C038EED" w:rsidR="009B2B64" w:rsidRDefault="009B2B64">
      <w:pPr>
        <w:rPr>
          <w:rFonts w:ascii="Calibri" w:eastAsia="Calibri" w:hAnsi="Calibri"/>
          <w:color w:val="000000"/>
          <w:lang w:val="en-GB"/>
        </w:rPr>
      </w:pPr>
      <w:r>
        <w:rPr>
          <w:rFonts w:ascii="Calibri" w:eastAsia="Calibri" w:hAnsi="Calibri"/>
          <w:color w:val="000000"/>
          <w:lang w:val="en-GB"/>
        </w:rPr>
        <w:t>__________________</w:t>
      </w:r>
    </w:p>
    <w:p w14:paraId="2A49F3B9" w14:textId="68BD4209" w:rsidR="005772A2" w:rsidRPr="00B21BBE" w:rsidRDefault="0089015A">
      <w:pPr>
        <w:rPr>
          <w:lang w:val="en-GB"/>
        </w:rPr>
      </w:pPr>
      <w:r w:rsidRPr="00B21BBE">
        <w:rPr>
          <w:lang w:val="en-GB"/>
        </w:rPr>
        <w:t xml:space="preserve">Signed by a </w:t>
      </w:r>
      <w:r w:rsidR="00F962F4">
        <w:rPr>
          <w:lang w:val="en-GB"/>
        </w:rPr>
        <w:t>direct</w:t>
      </w:r>
      <w:r w:rsidR="009B2B64">
        <w:rPr>
          <w:lang w:val="en-GB"/>
        </w:rPr>
        <w:t xml:space="preserve">or </w:t>
      </w:r>
      <w:r w:rsidRPr="00B21BBE">
        <w:rPr>
          <w:lang w:val="en-GB"/>
        </w:rPr>
        <w:t>for and on behalf of Client</w:t>
      </w:r>
    </w:p>
    <w:p w14:paraId="7217C8F6" w14:textId="77777777" w:rsidR="005772A2" w:rsidRPr="00B21BBE" w:rsidRDefault="005772A2">
      <w:pPr>
        <w:ind w:left="720"/>
        <w:rPr>
          <w:lang w:val="en-GB"/>
        </w:rPr>
      </w:pPr>
    </w:p>
    <w:p w14:paraId="15858486" w14:textId="77777777" w:rsidR="005772A2" w:rsidRPr="00B21BBE" w:rsidRDefault="005772A2">
      <w:pPr>
        <w:ind w:left="720"/>
        <w:rPr>
          <w:lang w:val="en-GB"/>
        </w:rPr>
      </w:pPr>
    </w:p>
    <w:p w14:paraId="495E4BE8" w14:textId="39E6437E" w:rsidR="005772A2" w:rsidRPr="009B2B64" w:rsidRDefault="009B2B64">
      <w:pPr>
        <w:rPr>
          <w:rFonts w:ascii="Calibri" w:eastAsia="Calibri" w:hAnsi="Calibri"/>
          <w:color w:val="000000"/>
          <w:lang w:val="en-GB"/>
        </w:rPr>
      </w:pPr>
      <w:r>
        <w:rPr>
          <w:rFonts w:ascii="Calibri" w:eastAsia="Calibri" w:hAnsi="Calibri"/>
          <w:color w:val="000000"/>
          <w:lang w:val="en-GB"/>
        </w:rPr>
        <w:t>__________________</w:t>
      </w:r>
    </w:p>
    <w:p w14:paraId="4192EE81" w14:textId="77777777" w:rsidR="005772A2" w:rsidRPr="00B21BBE" w:rsidRDefault="0089015A">
      <w:pPr>
        <w:rPr>
          <w:lang w:val="en-GB"/>
        </w:rPr>
      </w:pPr>
      <w:r w:rsidRPr="00B21BBE">
        <w:rPr>
          <w:lang w:val="en-GB"/>
        </w:rPr>
        <w:t xml:space="preserve">Signed by Michał Piątkowski for and on behalf of MOTIFE </w:t>
      </w:r>
    </w:p>
    <w:p w14:paraId="3CD4A1EE" w14:textId="77777777" w:rsidR="005772A2" w:rsidRPr="00B21BBE" w:rsidRDefault="005772A2">
      <w:pPr>
        <w:rPr>
          <w:lang w:val="en-GB"/>
        </w:rPr>
      </w:pPr>
    </w:p>
    <w:sectPr w:rsidR="005772A2" w:rsidRPr="00B21BBE">
      <w:footerReference w:type="default" r:id="rId2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5" w:author="Azziz MIMOUNI" w:date="2022-03-10T12:12:00Z" w:initials="AM">
    <w:p w14:paraId="76AFACF4" w14:textId="77777777" w:rsidR="0015559F" w:rsidRDefault="0015559F" w:rsidP="001C5E57">
      <w:r>
        <w:rPr>
          <w:rStyle w:val="CommentReference"/>
        </w:rPr>
        <w:annotationRef/>
      </w:r>
      <w:r>
        <w:t>Renforcement pour etre compliant avec l’art 28 du GDPR</w:t>
      </w:r>
    </w:p>
    <w:p w14:paraId="4C8B01FA" w14:textId="77777777" w:rsidR="0015559F" w:rsidRDefault="0015559F" w:rsidP="001C5E57">
      <w:r>
        <w:t>On est dans la configuration Controlleur to Processor (Explication dans le mail)</w:t>
      </w:r>
    </w:p>
  </w:comment>
  <w:comment w:id="254" w:author="Azziz MIMOUNI" w:date="2022-03-10T12:08:00Z" w:initials="AM">
    <w:p w14:paraId="74F79C22" w14:textId="0BD7BF0C" w:rsidR="0015559F" w:rsidRDefault="0015559F" w:rsidP="002D14F6">
      <w:r>
        <w:rPr>
          <w:rStyle w:val="CommentReference"/>
        </w:rPr>
        <w:annotationRef/>
      </w:r>
      <w:r>
        <w:t>[</w:t>
      </w:r>
      <w:r>
        <w:rPr>
          <w:highlight w:val="yellow"/>
        </w:rPr>
        <w:t>CONTACT POINT AT CLIENT</w:t>
      </w:r>
      <w:r>
        <w:t xml:space="preserve">]. </w:t>
      </w:r>
    </w:p>
  </w:comment>
  <w:comment w:id="182" w:author="Azziz MIMOUNI" w:date="2022-03-10T12:09:00Z" w:initials="AM">
    <w:p w14:paraId="54539B53" w14:textId="77777777" w:rsidR="0015559F" w:rsidRDefault="0015559F" w:rsidP="00A965E6">
      <w:r>
        <w:rPr>
          <w:rStyle w:val="CommentReference"/>
        </w:rPr>
        <w:annotationRef/>
      </w:r>
      <w:r>
        <w:t>Section DPA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8B01FA" w15:done="0"/>
  <w15:commentEx w15:paraId="74F79C22" w15:done="0"/>
  <w15:commentEx w15:paraId="54539B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46998" w16cex:dateUtc="2022-03-10T11:12:00Z"/>
  <w16cex:commentExtensible w16cex:durableId="25D468D9" w16cex:dateUtc="2022-03-10T11:08:00Z"/>
  <w16cex:commentExtensible w16cex:durableId="25D46916" w16cex:dateUtc="2022-03-10T1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8B01FA" w16cid:durableId="25D46998"/>
  <w16cid:commentId w16cid:paraId="74F79C22" w16cid:durableId="25D468D9"/>
  <w16cid:commentId w16cid:paraId="54539B53" w16cid:durableId="25D469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B0B4D" w14:textId="77777777" w:rsidR="004B11BE" w:rsidRDefault="004B11BE">
      <w:r>
        <w:separator/>
      </w:r>
    </w:p>
  </w:endnote>
  <w:endnote w:type="continuationSeparator" w:id="0">
    <w:p w14:paraId="4091FDD5" w14:textId="77777777" w:rsidR="004B11BE" w:rsidRDefault="004B11BE">
      <w:r>
        <w:continuationSeparator/>
      </w:r>
    </w:p>
  </w:endnote>
  <w:endnote w:type="continuationNotice" w:id="1">
    <w:p w14:paraId="59EEAF52" w14:textId="77777777" w:rsidR="004B11BE" w:rsidRDefault="004B11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Futura">
    <w:panose1 w:val="020B0602020204020303"/>
    <w:charset w:val="00"/>
    <w:family w:val="swiss"/>
    <w:pitch w:val="variable"/>
    <w:sig w:usb0="A00002AF" w:usb1="5000214A"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alano Grotesque">
    <w:altName w:val="Calibri"/>
    <w:panose1 w:val="020B0604020202020204"/>
    <w:charset w:val="00"/>
    <w:family w:val="moder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20B0604020202020204"/>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4389048"/>
      <w:docPartObj>
        <w:docPartGallery w:val="Page Numbers (Bottom of Page)"/>
        <w:docPartUnique/>
      </w:docPartObj>
    </w:sdtPr>
    <w:sdtEndPr>
      <w:rPr>
        <w:noProof/>
      </w:rPr>
    </w:sdtEndPr>
    <w:sdtContent>
      <w:p w14:paraId="097892B1" w14:textId="77777777" w:rsidR="005772A2" w:rsidRDefault="0089015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71A04379" w14:textId="77777777" w:rsidR="005772A2" w:rsidRDefault="005772A2">
    <w:pPr>
      <w:pStyle w:val="Footer"/>
      <w:rPr>
        <w:rFonts w:ascii="Calibri" w:hAnsi="Calibri" w:cs="Calibri"/>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307B6" w14:textId="77777777" w:rsidR="005772A2" w:rsidRDefault="0089015A">
    <w:pPr>
      <w:jc w:val="center"/>
    </w:pPr>
    <w:r>
      <w:fldChar w:fldCharType="begin"/>
    </w:r>
    <w:r>
      <w:instrText>PAGE</w:instrText>
    </w:r>
    <w:r>
      <w:fldChar w:fldCharType="separate"/>
    </w:r>
    <w:r>
      <w:rPr>
        <w:noProof/>
      </w:rPr>
      <w:t>2</w:t>
    </w:r>
    <w:r>
      <w:rPr>
        <w:noProof/>
      </w:rPr>
      <w:t>0</w:t>
    </w:r>
    <w:r>
      <w:fldChar w:fldCharType="end"/>
    </w:r>
  </w:p>
  <w:p w14:paraId="671B856A" w14:textId="77777777" w:rsidR="005772A2" w:rsidRDefault="005772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C21C8" w14:textId="77777777" w:rsidR="004B11BE" w:rsidRDefault="004B11BE">
      <w:r>
        <w:separator/>
      </w:r>
    </w:p>
  </w:footnote>
  <w:footnote w:type="continuationSeparator" w:id="0">
    <w:p w14:paraId="3258B1BA" w14:textId="77777777" w:rsidR="004B11BE" w:rsidRDefault="004B11BE">
      <w:r>
        <w:continuationSeparator/>
      </w:r>
    </w:p>
  </w:footnote>
  <w:footnote w:type="continuationNotice" w:id="1">
    <w:p w14:paraId="1371B58E" w14:textId="77777777" w:rsidR="004B11BE" w:rsidRDefault="004B11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AF00D" w14:textId="77777777" w:rsidR="005772A2" w:rsidRDefault="0089015A">
    <w:pPr>
      <w:pStyle w:val="Header"/>
    </w:pPr>
    <w:r>
      <w:rPr>
        <w:noProof/>
      </w:rPr>
      <w:drawing>
        <wp:anchor distT="0" distB="0" distL="114300" distR="114300" simplePos="0" relativeHeight="251658240" behindDoc="0" locked="0" layoutInCell="1" allowOverlap="1" wp14:anchorId="66DD04CC" wp14:editId="480DF7DA">
          <wp:simplePos x="0" y="0"/>
          <wp:positionH relativeFrom="page">
            <wp:posOffset>5554980</wp:posOffset>
          </wp:positionH>
          <wp:positionV relativeFrom="paragraph">
            <wp:posOffset>-243840</wp:posOffset>
          </wp:positionV>
          <wp:extent cx="1489710" cy="744855"/>
          <wp:effectExtent l="0" t="0" r="0" b="0"/>
          <wp:wrapNone/>
          <wp:docPr id="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489710" cy="7448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4D04"/>
    <w:multiLevelType w:val="multilevel"/>
    <w:tmpl w:val="F4C27A3C"/>
    <w:lvl w:ilvl="0">
      <w:start w:val="1"/>
      <w:numFmt w:val="decimal"/>
      <w:pStyle w:val="TitleClause"/>
      <w:lvlText w:val="%1."/>
      <w:lvlJc w:val="left"/>
      <w:pPr>
        <w:tabs>
          <w:tab w:val="num" w:pos="720"/>
        </w:tabs>
        <w:ind w:left="720" w:hanging="720"/>
      </w:pPr>
      <w:rPr>
        <w:color w:val="000000"/>
      </w:rPr>
    </w:lvl>
    <w:lvl w:ilvl="1">
      <w:start w:val="1"/>
      <w:numFmt w:val="decimal"/>
      <w:pStyle w:val="Untitledsubclause1"/>
      <w:lvlText w:val="%1.%2"/>
      <w:lvlJc w:val="left"/>
      <w:pPr>
        <w:tabs>
          <w:tab w:val="num" w:pos="720"/>
        </w:tabs>
        <w:ind w:left="720" w:hanging="720"/>
      </w:pPr>
      <w:rPr>
        <w:color w:val="000000"/>
      </w:rPr>
    </w:lvl>
    <w:lvl w:ilvl="2">
      <w:start w:val="1"/>
      <w:numFmt w:val="lowerLetter"/>
      <w:pStyle w:val="Untitledsubclause2"/>
      <w:lvlText w:val="(%3)"/>
      <w:lvlJc w:val="left"/>
      <w:pPr>
        <w:tabs>
          <w:tab w:val="num" w:pos="2121"/>
        </w:tabs>
        <w:ind w:left="2121" w:hanging="561"/>
      </w:pPr>
      <w:rPr>
        <w:color w:val="000000"/>
      </w:rPr>
    </w:lvl>
    <w:lvl w:ilvl="3">
      <w:start w:val="1"/>
      <w:numFmt w:val="lowerRoman"/>
      <w:pStyle w:val="Untitledsubclause3"/>
      <w:lvlText w:val="(%4)"/>
      <w:lvlJc w:val="left"/>
      <w:pPr>
        <w:tabs>
          <w:tab w:val="num" w:pos="2419"/>
        </w:tabs>
        <w:ind w:left="2275" w:hanging="576"/>
      </w:pPr>
      <w:rPr>
        <w:color w:val="000000"/>
        <w:sz w:val="20"/>
      </w:rPr>
    </w:lvl>
    <w:lvl w:ilvl="4">
      <w:start w:val="1"/>
      <w:numFmt w:val="upperLetter"/>
      <w:pStyle w:val="Untitledsubclause4"/>
      <w:lvlText w:val="(%5)"/>
      <w:lvlJc w:val="left"/>
      <w:pPr>
        <w:tabs>
          <w:tab w:val="num"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253412"/>
    <w:multiLevelType w:val="hybridMultilevel"/>
    <w:tmpl w:val="960CC850"/>
    <w:lvl w:ilvl="0" w:tplc="7DCA41FA">
      <w:start w:val="1"/>
      <w:numFmt w:val="bullet"/>
      <w:pStyle w:val="DefinedTermBullet"/>
      <w:lvlText w:val=""/>
      <w:lvlJc w:val="left"/>
      <w:pPr>
        <w:ind w:left="1440" w:hanging="360"/>
      </w:pPr>
      <w:rPr>
        <w:rFonts w:ascii="Symbol" w:hAnsi="Symbol" w:hint="default"/>
        <w:color w:val="000000"/>
      </w:rPr>
    </w:lvl>
    <w:lvl w:ilvl="1" w:tplc="8758A0A4" w:tentative="1">
      <w:start w:val="1"/>
      <w:numFmt w:val="bullet"/>
      <w:lvlText w:val="o"/>
      <w:lvlJc w:val="left"/>
      <w:pPr>
        <w:ind w:left="2160" w:hanging="360"/>
      </w:pPr>
      <w:rPr>
        <w:rFonts w:ascii="Courier New" w:hAnsi="Courier New" w:cs="Courier New" w:hint="default"/>
      </w:rPr>
    </w:lvl>
    <w:lvl w:ilvl="2" w:tplc="4AEA7324" w:tentative="1">
      <w:start w:val="1"/>
      <w:numFmt w:val="bullet"/>
      <w:lvlText w:val=""/>
      <w:lvlJc w:val="left"/>
      <w:pPr>
        <w:ind w:left="2880" w:hanging="360"/>
      </w:pPr>
      <w:rPr>
        <w:rFonts w:ascii="Wingdings" w:hAnsi="Wingdings" w:hint="default"/>
      </w:rPr>
    </w:lvl>
    <w:lvl w:ilvl="3" w:tplc="8572F5B8" w:tentative="1">
      <w:start w:val="1"/>
      <w:numFmt w:val="bullet"/>
      <w:lvlText w:val=""/>
      <w:lvlJc w:val="left"/>
      <w:pPr>
        <w:ind w:left="3600" w:hanging="360"/>
      </w:pPr>
      <w:rPr>
        <w:rFonts w:ascii="Symbol" w:hAnsi="Symbol" w:hint="default"/>
      </w:rPr>
    </w:lvl>
    <w:lvl w:ilvl="4" w:tplc="3A3429DA" w:tentative="1">
      <w:start w:val="1"/>
      <w:numFmt w:val="bullet"/>
      <w:lvlText w:val="o"/>
      <w:lvlJc w:val="left"/>
      <w:pPr>
        <w:ind w:left="4320" w:hanging="360"/>
      </w:pPr>
      <w:rPr>
        <w:rFonts w:ascii="Courier New" w:hAnsi="Courier New" w:cs="Courier New" w:hint="default"/>
      </w:rPr>
    </w:lvl>
    <w:lvl w:ilvl="5" w:tplc="14B60066" w:tentative="1">
      <w:start w:val="1"/>
      <w:numFmt w:val="bullet"/>
      <w:lvlText w:val=""/>
      <w:lvlJc w:val="left"/>
      <w:pPr>
        <w:ind w:left="5040" w:hanging="360"/>
      </w:pPr>
      <w:rPr>
        <w:rFonts w:ascii="Wingdings" w:hAnsi="Wingdings" w:hint="default"/>
      </w:rPr>
    </w:lvl>
    <w:lvl w:ilvl="6" w:tplc="90BABF1E" w:tentative="1">
      <w:start w:val="1"/>
      <w:numFmt w:val="bullet"/>
      <w:lvlText w:val=""/>
      <w:lvlJc w:val="left"/>
      <w:pPr>
        <w:ind w:left="5760" w:hanging="360"/>
      </w:pPr>
      <w:rPr>
        <w:rFonts w:ascii="Symbol" w:hAnsi="Symbol" w:hint="default"/>
      </w:rPr>
    </w:lvl>
    <w:lvl w:ilvl="7" w:tplc="882C80E6" w:tentative="1">
      <w:start w:val="1"/>
      <w:numFmt w:val="bullet"/>
      <w:lvlText w:val="o"/>
      <w:lvlJc w:val="left"/>
      <w:pPr>
        <w:ind w:left="6480" w:hanging="360"/>
      </w:pPr>
      <w:rPr>
        <w:rFonts w:ascii="Courier New" w:hAnsi="Courier New" w:cs="Courier New" w:hint="default"/>
      </w:rPr>
    </w:lvl>
    <w:lvl w:ilvl="8" w:tplc="9DF8D8D2" w:tentative="1">
      <w:start w:val="1"/>
      <w:numFmt w:val="bullet"/>
      <w:lvlText w:val=""/>
      <w:lvlJc w:val="left"/>
      <w:pPr>
        <w:ind w:left="7200" w:hanging="360"/>
      </w:pPr>
      <w:rPr>
        <w:rFonts w:ascii="Wingdings" w:hAnsi="Wingdings" w:hint="default"/>
      </w:rPr>
    </w:lvl>
  </w:abstractNum>
  <w:abstractNum w:abstractNumId="2" w15:restartNumberingAfterBreak="0">
    <w:nsid w:val="083744DF"/>
    <w:multiLevelType w:val="hybridMultilevel"/>
    <w:tmpl w:val="BAA4C504"/>
    <w:lvl w:ilvl="0" w:tplc="FFFFFFFF">
      <w:start w:val="1"/>
      <w:numFmt w:val="decimal"/>
      <w:lvlText w:val="%1."/>
      <w:lvlJc w:val="left"/>
      <w:pPr>
        <w:ind w:left="720" w:hanging="360"/>
      </w:pPr>
    </w:lvl>
    <w:lvl w:ilvl="1" w:tplc="FFFFFFFF">
      <w:numFmt w:val="bullet"/>
      <w:lvlText w:val="-"/>
      <w:lvlJc w:val="left"/>
      <w:pPr>
        <w:ind w:left="1440" w:hanging="360"/>
      </w:pPr>
      <w:rPr>
        <w:rFonts w:ascii="Calibri" w:eastAsia="Times New Roman" w:hAnsi="Calibri" w:cs="Calibri" w:hint="default"/>
      </w:rPr>
    </w:lvl>
    <w:lvl w:ilvl="2" w:tplc="08090001">
      <w:start w:val="1"/>
      <w:numFmt w:val="bullet"/>
      <w:lvlText w:val=""/>
      <w:lvlJc w:val="left"/>
      <w:pPr>
        <w:ind w:left="234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start w:val="4"/>
      <w:numFmt w:val="lowerLetter"/>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F930DE"/>
    <w:multiLevelType w:val="hybridMultilevel"/>
    <w:tmpl w:val="E5823C40"/>
    <w:lvl w:ilvl="0" w:tplc="6CCEAF94">
      <w:numFmt w:val="bullet"/>
      <w:lvlText w:val="-"/>
      <w:lvlJc w:val="left"/>
      <w:pPr>
        <w:ind w:left="1440" w:hanging="360"/>
      </w:pPr>
      <w:rPr>
        <w:rFonts w:ascii="Calibri" w:eastAsia="Times New Roman"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D5E7512"/>
    <w:multiLevelType w:val="hybridMultilevel"/>
    <w:tmpl w:val="A3F2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25EA9"/>
    <w:multiLevelType w:val="multilevel"/>
    <w:tmpl w:val="C6507484"/>
    <w:lvl w:ilvl="0">
      <w:start w:val="1"/>
      <w:numFmt w:val="decimal"/>
      <w:pStyle w:val="Schedule"/>
      <w:lvlText w:val="Schedule %1"/>
      <w:lvlJc w:val="left"/>
      <w:pPr>
        <w:ind w:left="3054" w:hanging="360"/>
      </w:pPr>
      <w:rPr>
        <w:color w:val="000000"/>
        <w:lang w:val="en-US"/>
      </w:rPr>
    </w:lvl>
    <w:lvl w:ilvl="1">
      <w:start w:val="1"/>
      <w:numFmt w:val="decimal"/>
      <w:pStyle w:val="Part"/>
      <w:lvlText w:val="Part %2"/>
      <w:lvlJc w:val="left"/>
      <w:pPr>
        <w:ind w:left="1066" w:hanging="357"/>
      </w:pPr>
    </w:lvl>
    <w:lvl w:ilvl="2">
      <w:start w:val="1"/>
      <w:numFmt w:val="decimal"/>
      <w:pStyle w:val="ScheduleTitleClause"/>
      <w:lvlText w:val="%3."/>
      <w:lvlJc w:val="left"/>
      <w:pPr>
        <w:tabs>
          <w:tab w:val="num" w:pos="1429"/>
        </w:tabs>
        <w:ind w:left="1429" w:hanging="720"/>
      </w:pPr>
      <w:rPr>
        <w:color w:val="000000"/>
      </w:rPr>
    </w:lvl>
    <w:lvl w:ilvl="3">
      <w:start w:val="1"/>
      <w:numFmt w:val="decimal"/>
      <w:pStyle w:val="ScheduleUntitledsubclause1"/>
      <w:lvlText w:val="%3.%4"/>
      <w:lvlJc w:val="left"/>
      <w:pPr>
        <w:tabs>
          <w:tab w:val="num" w:pos="1429"/>
        </w:tabs>
        <w:ind w:left="1429" w:hanging="720"/>
      </w:pPr>
      <w:rPr>
        <w:color w:val="000000"/>
      </w:rPr>
    </w:lvl>
    <w:lvl w:ilvl="4">
      <w:start w:val="1"/>
      <w:numFmt w:val="lowerLetter"/>
      <w:pStyle w:val="ScheduleUntitledsubclause2"/>
      <w:lvlText w:val="(%5)"/>
      <w:lvlJc w:val="left"/>
      <w:pPr>
        <w:tabs>
          <w:tab w:val="num" w:pos="2264"/>
        </w:tabs>
        <w:ind w:left="2264" w:hanging="561"/>
      </w:pPr>
      <w:rPr>
        <w:color w:val="000000"/>
      </w:rPr>
    </w:lvl>
    <w:lvl w:ilvl="5">
      <w:start w:val="1"/>
      <w:numFmt w:val="lowerRoman"/>
      <w:pStyle w:val="ScheduleUntitledsubclause3"/>
      <w:lvlText w:val="(%6)"/>
      <w:lvlJc w:val="left"/>
      <w:pPr>
        <w:tabs>
          <w:tab w:val="num" w:pos="3128"/>
        </w:tabs>
        <w:ind w:left="2984" w:hanging="576"/>
      </w:pPr>
    </w:lvl>
    <w:lvl w:ilvl="6">
      <w:start w:val="1"/>
      <w:numFmt w:val="decimal"/>
      <w:lvlText w:val="%7."/>
      <w:lvlJc w:val="left"/>
      <w:pPr>
        <w:ind w:left="3229" w:hanging="360"/>
      </w:pPr>
    </w:lvl>
    <w:lvl w:ilvl="7">
      <w:start w:val="1"/>
      <w:numFmt w:val="lowerLetter"/>
      <w:lvlText w:val="%8."/>
      <w:lvlJc w:val="left"/>
      <w:pPr>
        <w:ind w:left="3589" w:hanging="360"/>
      </w:pPr>
    </w:lvl>
    <w:lvl w:ilvl="8">
      <w:start w:val="1"/>
      <w:numFmt w:val="lowerRoman"/>
      <w:lvlText w:val="%9."/>
      <w:lvlJc w:val="left"/>
      <w:pPr>
        <w:ind w:left="3949" w:hanging="360"/>
      </w:pPr>
    </w:lvl>
  </w:abstractNum>
  <w:abstractNum w:abstractNumId="6" w15:restartNumberingAfterBreak="0">
    <w:nsid w:val="1DED55FC"/>
    <w:multiLevelType w:val="hybridMultilevel"/>
    <w:tmpl w:val="352AFD8C"/>
    <w:lvl w:ilvl="0" w:tplc="D7546AE6">
      <w:start w:val="1"/>
      <w:numFmt w:val="upperLetter"/>
      <w:lvlText w:val="(%1)"/>
      <w:lvlJc w:val="left"/>
      <w:pPr>
        <w:ind w:left="1440" w:hanging="360"/>
      </w:pPr>
      <w:rPr>
        <w:rFonts w:hint="default"/>
      </w:rPr>
    </w:lvl>
    <w:lvl w:ilvl="1" w:tplc="61BC07D4">
      <w:start w:val="1"/>
      <w:numFmt w:val="upperLetter"/>
      <w:lvlText w:val="(%2)"/>
      <w:lvlJc w:val="left"/>
      <w:pPr>
        <w:ind w:left="1440" w:hanging="360"/>
      </w:pPr>
      <w:rPr>
        <w:rFonts w:hint="default"/>
      </w:rPr>
    </w:lvl>
    <w:lvl w:ilvl="2" w:tplc="6CCEAF94">
      <w:numFmt w:val="bullet"/>
      <w:lvlText w:val="-"/>
      <w:lvlJc w:val="left"/>
      <w:pPr>
        <w:ind w:left="2340" w:hanging="360"/>
      </w:pPr>
      <w:rPr>
        <w:rFonts w:ascii="Calibri" w:eastAsia="Times New Roman" w:hAnsi="Calibri" w:cs="Calibri" w:hint="default"/>
      </w:rPr>
    </w:lvl>
    <w:lvl w:ilvl="3" w:tplc="EDD485F8" w:tentative="1">
      <w:start w:val="1"/>
      <w:numFmt w:val="decimal"/>
      <w:lvlText w:val="%4."/>
      <w:lvlJc w:val="left"/>
      <w:pPr>
        <w:ind w:left="2880" w:hanging="360"/>
      </w:pPr>
    </w:lvl>
    <w:lvl w:ilvl="4" w:tplc="E398F4CE" w:tentative="1">
      <w:start w:val="1"/>
      <w:numFmt w:val="lowerLetter"/>
      <w:lvlText w:val="%5."/>
      <w:lvlJc w:val="left"/>
      <w:pPr>
        <w:ind w:left="3600" w:hanging="360"/>
      </w:pPr>
    </w:lvl>
    <w:lvl w:ilvl="5" w:tplc="1EB8C092" w:tentative="1">
      <w:start w:val="1"/>
      <w:numFmt w:val="lowerRoman"/>
      <w:lvlText w:val="%6."/>
      <w:lvlJc w:val="right"/>
      <w:pPr>
        <w:ind w:left="4320" w:hanging="180"/>
      </w:pPr>
    </w:lvl>
    <w:lvl w:ilvl="6" w:tplc="4658352E" w:tentative="1">
      <w:start w:val="1"/>
      <w:numFmt w:val="decimal"/>
      <w:lvlText w:val="%7."/>
      <w:lvlJc w:val="left"/>
      <w:pPr>
        <w:ind w:left="5040" w:hanging="360"/>
      </w:pPr>
    </w:lvl>
    <w:lvl w:ilvl="7" w:tplc="6DEA2014" w:tentative="1">
      <w:start w:val="1"/>
      <w:numFmt w:val="lowerLetter"/>
      <w:lvlText w:val="%8."/>
      <w:lvlJc w:val="left"/>
      <w:pPr>
        <w:ind w:left="5760" w:hanging="360"/>
      </w:pPr>
    </w:lvl>
    <w:lvl w:ilvl="8" w:tplc="F566152E" w:tentative="1">
      <w:start w:val="1"/>
      <w:numFmt w:val="lowerRoman"/>
      <w:lvlText w:val="%9."/>
      <w:lvlJc w:val="right"/>
      <w:pPr>
        <w:ind w:left="6480" w:hanging="180"/>
      </w:pPr>
    </w:lvl>
  </w:abstractNum>
  <w:abstractNum w:abstractNumId="7" w15:restartNumberingAfterBreak="0">
    <w:nsid w:val="20E82F3A"/>
    <w:multiLevelType w:val="hybridMultilevel"/>
    <w:tmpl w:val="1DF80854"/>
    <w:lvl w:ilvl="0" w:tplc="E7008FEA">
      <w:start w:val="1"/>
      <w:numFmt w:val="decimal"/>
      <w:pStyle w:val="ScheduleHeading-Single"/>
      <w:lvlText w:val="Schedule"/>
      <w:lvlJc w:val="left"/>
      <w:pPr>
        <w:tabs>
          <w:tab w:val="num" w:pos="720"/>
        </w:tabs>
        <w:ind w:left="720" w:hanging="720"/>
      </w:pPr>
      <w:rPr>
        <w:color w:val="000000"/>
      </w:rPr>
    </w:lvl>
    <w:lvl w:ilvl="1" w:tplc="96F24EE4" w:tentative="1">
      <w:start w:val="1"/>
      <w:numFmt w:val="lowerLetter"/>
      <w:lvlText w:val="%2."/>
      <w:lvlJc w:val="left"/>
      <w:pPr>
        <w:tabs>
          <w:tab w:val="num" w:pos="1440"/>
        </w:tabs>
        <w:ind w:left="1440" w:hanging="360"/>
      </w:pPr>
    </w:lvl>
    <w:lvl w:ilvl="2" w:tplc="E9445B66" w:tentative="1">
      <w:start w:val="1"/>
      <w:numFmt w:val="lowerRoman"/>
      <w:lvlText w:val="%3."/>
      <w:lvlJc w:val="right"/>
      <w:pPr>
        <w:tabs>
          <w:tab w:val="num" w:pos="2160"/>
        </w:tabs>
        <w:ind w:left="2160" w:hanging="180"/>
      </w:pPr>
    </w:lvl>
    <w:lvl w:ilvl="3" w:tplc="D9AC5F6A" w:tentative="1">
      <w:start w:val="1"/>
      <w:numFmt w:val="decimal"/>
      <w:lvlText w:val="%4."/>
      <w:lvlJc w:val="left"/>
      <w:pPr>
        <w:tabs>
          <w:tab w:val="num" w:pos="2880"/>
        </w:tabs>
        <w:ind w:left="2880" w:hanging="360"/>
      </w:pPr>
    </w:lvl>
    <w:lvl w:ilvl="4" w:tplc="BE40327E" w:tentative="1">
      <w:start w:val="1"/>
      <w:numFmt w:val="lowerLetter"/>
      <w:lvlText w:val="%5."/>
      <w:lvlJc w:val="left"/>
      <w:pPr>
        <w:tabs>
          <w:tab w:val="num" w:pos="3600"/>
        </w:tabs>
        <w:ind w:left="3600" w:hanging="360"/>
      </w:pPr>
    </w:lvl>
    <w:lvl w:ilvl="5" w:tplc="614658E6" w:tentative="1">
      <w:start w:val="1"/>
      <w:numFmt w:val="lowerRoman"/>
      <w:lvlText w:val="%6."/>
      <w:lvlJc w:val="right"/>
      <w:pPr>
        <w:tabs>
          <w:tab w:val="num" w:pos="4320"/>
        </w:tabs>
        <w:ind w:left="4320" w:hanging="180"/>
      </w:pPr>
    </w:lvl>
    <w:lvl w:ilvl="6" w:tplc="04C66B42" w:tentative="1">
      <w:start w:val="1"/>
      <w:numFmt w:val="decimal"/>
      <w:lvlText w:val="%7."/>
      <w:lvlJc w:val="left"/>
      <w:pPr>
        <w:tabs>
          <w:tab w:val="num" w:pos="5040"/>
        </w:tabs>
        <w:ind w:left="5040" w:hanging="360"/>
      </w:pPr>
    </w:lvl>
    <w:lvl w:ilvl="7" w:tplc="2A5A4930" w:tentative="1">
      <w:start w:val="1"/>
      <w:numFmt w:val="lowerLetter"/>
      <w:lvlText w:val="%8."/>
      <w:lvlJc w:val="left"/>
      <w:pPr>
        <w:tabs>
          <w:tab w:val="num" w:pos="5760"/>
        </w:tabs>
        <w:ind w:left="5760" w:hanging="360"/>
      </w:pPr>
    </w:lvl>
    <w:lvl w:ilvl="8" w:tplc="48BCCAA4" w:tentative="1">
      <w:start w:val="1"/>
      <w:numFmt w:val="lowerRoman"/>
      <w:lvlText w:val="%9."/>
      <w:lvlJc w:val="right"/>
      <w:pPr>
        <w:tabs>
          <w:tab w:val="num" w:pos="6480"/>
        </w:tabs>
        <w:ind w:left="6480" w:hanging="180"/>
      </w:pPr>
    </w:lvl>
  </w:abstractNum>
  <w:abstractNum w:abstractNumId="8" w15:restartNumberingAfterBreak="0">
    <w:nsid w:val="242009C9"/>
    <w:multiLevelType w:val="hybridMultilevel"/>
    <w:tmpl w:val="70549EB2"/>
    <w:lvl w:ilvl="0" w:tplc="0809000F">
      <w:start w:val="1"/>
      <w:numFmt w:val="decimal"/>
      <w:lvlText w:val="%1."/>
      <w:lvlJc w:val="left"/>
      <w:pPr>
        <w:ind w:left="720" w:hanging="360"/>
      </w:pPr>
    </w:lvl>
    <w:lvl w:ilvl="1" w:tplc="6CCEAF94">
      <w:numFmt w:val="bullet"/>
      <w:lvlText w:val="-"/>
      <w:lvlJc w:val="left"/>
      <w:pPr>
        <w:ind w:left="1440" w:hanging="360"/>
      </w:pPr>
      <w:rPr>
        <w:rFonts w:ascii="Calibri" w:eastAsia="Times New Roman" w:hAnsi="Calibri" w:cs="Calibri" w:hint="default"/>
      </w:rPr>
    </w:lvl>
    <w:lvl w:ilvl="2" w:tplc="B394E1F0">
      <w:start w:val="4"/>
      <w:numFmt w:val="lowerLetter"/>
      <w:lvlText w:val="(%3)"/>
      <w:lvlJc w:val="left"/>
      <w:pPr>
        <w:ind w:left="2340" w:hanging="360"/>
      </w:pPr>
      <w:rPr>
        <w:rFonts w:hint="default"/>
      </w:rPr>
    </w:lvl>
    <w:lvl w:ilvl="3" w:tplc="08090001">
      <w:start w:val="1"/>
      <w:numFmt w:val="bullet"/>
      <w:lvlText w:val=""/>
      <w:lvlJc w:val="left"/>
      <w:pPr>
        <w:ind w:left="2880" w:hanging="360"/>
      </w:pPr>
      <w:rPr>
        <w:rFonts w:ascii="Symbol" w:hAnsi="Symbol" w:hint="default"/>
      </w:rPr>
    </w:lvl>
    <w:lvl w:ilvl="4" w:tplc="B394E1F0">
      <w:start w:val="4"/>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B00E4C"/>
    <w:multiLevelType w:val="hybridMultilevel"/>
    <w:tmpl w:val="97C4AA26"/>
    <w:lvl w:ilvl="0" w:tplc="8A4CEA60">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C24EAA2" w:tentative="1">
      <w:start w:val="1"/>
      <w:numFmt w:val="lowerLetter"/>
      <w:lvlText w:val="%2."/>
      <w:lvlJc w:val="left"/>
      <w:pPr>
        <w:ind w:left="1440" w:hanging="360"/>
      </w:pPr>
    </w:lvl>
    <w:lvl w:ilvl="2" w:tplc="D9DA3CA4" w:tentative="1">
      <w:start w:val="1"/>
      <w:numFmt w:val="lowerRoman"/>
      <w:lvlText w:val="%3."/>
      <w:lvlJc w:val="right"/>
      <w:pPr>
        <w:ind w:left="2160" w:hanging="180"/>
      </w:pPr>
    </w:lvl>
    <w:lvl w:ilvl="3" w:tplc="E32C9DA4" w:tentative="1">
      <w:start w:val="1"/>
      <w:numFmt w:val="decimal"/>
      <w:lvlText w:val="%4."/>
      <w:lvlJc w:val="left"/>
      <w:pPr>
        <w:ind w:left="2880" w:hanging="360"/>
      </w:pPr>
    </w:lvl>
    <w:lvl w:ilvl="4" w:tplc="43B26320" w:tentative="1">
      <w:start w:val="1"/>
      <w:numFmt w:val="lowerLetter"/>
      <w:lvlText w:val="%5."/>
      <w:lvlJc w:val="left"/>
      <w:pPr>
        <w:ind w:left="3600" w:hanging="360"/>
      </w:pPr>
    </w:lvl>
    <w:lvl w:ilvl="5" w:tplc="4064A8A0" w:tentative="1">
      <w:start w:val="1"/>
      <w:numFmt w:val="lowerRoman"/>
      <w:lvlText w:val="%6."/>
      <w:lvlJc w:val="right"/>
      <w:pPr>
        <w:ind w:left="4320" w:hanging="180"/>
      </w:pPr>
    </w:lvl>
    <w:lvl w:ilvl="6" w:tplc="8BBC4B3E" w:tentative="1">
      <w:start w:val="1"/>
      <w:numFmt w:val="decimal"/>
      <w:lvlText w:val="%7."/>
      <w:lvlJc w:val="left"/>
      <w:pPr>
        <w:ind w:left="5040" w:hanging="360"/>
      </w:pPr>
    </w:lvl>
    <w:lvl w:ilvl="7" w:tplc="118C8CC8" w:tentative="1">
      <w:start w:val="1"/>
      <w:numFmt w:val="lowerLetter"/>
      <w:lvlText w:val="%8."/>
      <w:lvlJc w:val="left"/>
      <w:pPr>
        <w:ind w:left="5760" w:hanging="360"/>
      </w:pPr>
    </w:lvl>
    <w:lvl w:ilvl="8" w:tplc="7F905E34" w:tentative="1">
      <w:start w:val="1"/>
      <w:numFmt w:val="lowerRoman"/>
      <w:lvlText w:val="%9."/>
      <w:lvlJc w:val="right"/>
      <w:pPr>
        <w:ind w:left="6480" w:hanging="180"/>
      </w:pPr>
    </w:lvl>
  </w:abstractNum>
  <w:abstractNum w:abstractNumId="10" w15:restartNumberingAfterBreak="0">
    <w:nsid w:val="29C94F29"/>
    <w:multiLevelType w:val="hybridMultilevel"/>
    <w:tmpl w:val="4CBC2A34"/>
    <w:lvl w:ilvl="0" w:tplc="A1C0D74E">
      <w:start w:val="1"/>
      <w:numFmt w:val="decimal"/>
      <w:pStyle w:val="QuestionParagraph"/>
      <w:lvlText w:val="%1."/>
      <w:lvlJc w:val="left"/>
      <w:pPr>
        <w:ind w:left="720" w:hanging="360"/>
      </w:pPr>
      <w:rPr>
        <w:color w:val="000000"/>
      </w:rPr>
    </w:lvl>
    <w:lvl w:ilvl="1" w:tplc="75E2C212" w:tentative="1">
      <w:start w:val="1"/>
      <w:numFmt w:val="lowerLetter"/>
      <w:lvlText w:val="%2."/>
      <w:lvlJc w:val="left"/>
      <w:pPr>
        <w:ind w:left="1440" w:hanging="360"/>
      </w:pPr>
    </w:lvl>
    <w:lvl w:ilvl="2" w:tplc="E0BAB996" w:tentative="1">
      <w:start w:val="1"/>
      <w:numFmt w:val="lowerRoman"/>
      <w:lvlText w:val="%3."/>
      <w:lvlJc w:val="right"/>
      <w:pPr>
        <w:ind w:left="2160" w:hanging="180"/>
      </w:pPr>
    </w:lvl>
    <w:lvl w:ilvl="3" w:tplc="4ED22484" w:tentative="1">
      <w:start w:val="1"/>
      <w:numFmt w:val="decimal"/>
      <w:lvlText w:val="%4."/>
      <w:lvlJc w:val="left"/>
      <w:pPr>
        <w:ind w:left="2880" w:hanging="360"/>
      </w:pPr>
    </w:lvl>
    <w:lvl w:ilvl="4" w:tplc="221CDBE2" w:tentative="1">
      <w:start w:val="1"/>
      <w:numFmt w:val="lowerLetter"/>
      <w:lvlText w:val="%5."/>
      <w:lvlJc w:val="left"/>
      <w:pPr>
        <w:ind w:left="3600" w:hanging="360"/>
      </w:pPr>
    </w:lvl>
    <w:lvl w:ilvl="5" w:tplc="1F344E68" w:tentative="1">
      <w:start w:val="1"/>
      <w:numFmt w:val="lowerRoman"/>
      <w:lvlText w:val="%6."/>
      <w:lvlJc w:val="right"/>
      <w:pPr>
        <w:ind w:left="4320" w:hanging="180"/>
      </w:pPr>
    </w:lvl>
    <w:lvl w:ilvl="6" w:tplc="524ED876" w:tentative="1">
      <w:start w:val="1"/>
      <w:numFmt w:val="decimal"/>
      <w:lvlText w:val="%7."/>
      <w:lvlJc w:val="left"/>
      <w:pPr>
        <w:ind w:left="5040" w:hanging="360"/>
      </w:pPr>
    </w:lvl>
    <w:lvl w:ilvl="7" w:tplc="C5F27C58" w:tentative="1">
      <w:start w:val="1"/>
      <w:numFmt w:val="lowerLetter"/>
      <w:lvlText w:val="%8."/>
      <w:lvlJc w:val="left"/>
      <w:pPr>
        <w:ind w:left="5760" w:hanging="360"/>
      </w:pPr>
    </w:lvl>
    <w:lvl w:ilvl="8" w:tplc="BE0204D6" w:tentative="1">
      <w:start w:val="1"/>
      <w:numFmt w:val="lowerRoman"/>
      <w:lvlText w:val="%9."/>
      <w:lvlJc w:val="right"/>
      <w:pPr>
        <w:ind w:left="6480" w:hanging="180"/>
      </w:pPr>
    </w:lvl>
  </w:abstractNum>
  <w:abstractNum w:abstractNumId="11" w15:restartNumberingAfterBreak="0">
    <w:nsid w:val="2A181EC8"/>
    <w:multiLevelType w:val="hybridMultilevel"/>
    <w:tmpl w:val="FFB6AB18"/>
    <w:lvl w:ilvl="0" w:tplc="37E0E1BE">
      <w:start w:val="1"/>
      <w:numFmt w:val="bullet"/>
      <w:pStyle w:val="BulletList-Lime"/>
      <w:lvlText w:val=""/>
      <w:lvlJc w:val="left"/>
      <w:pPr>
        <w:ind w:left="644" w:hanging="360"/>
      </w:pPr>
      <w:rPr>
        <w:rFonts w:ascii="Symbol" w:hAnsi="Symbol" w:hint="default"/>
        <w:color w:val="575756"/>
        <w:u w:color="575756"/>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10416CA"/>
    <w:multiLevelType w:val="hybridMultilevel"/>
    <w:tmpl w:val="072EDEC8"/>
    <w:lvl w:ilvl="0" w:tplc="5D609CF4">
      <w:start w:val="1"/>
      <w:numFmt w:val="bullet"/>
      <w:pStyle w:val="subclause2Bullet2"/>
      <w:lvlText w:val=""/>
      <w:lvlJc w:val="left"/>
      <w:pPr>
        <w:ind w:left="2279" w:hanging="360"/>
      </w:pPr>
      <w:rPr>
        <w:rFonts w:ascii="Symbol" w:hAnsi="Symbol" w:hint="default"/>
        <w:color w:val="000000"/>
      </w:rPr>
    </w:lvl>
    <w:lvl w:ilvl="1" w:tplc="CC321824" w:tentative="1">
      <w:start w:val="1"/>
      <w:numFmt w:val="bullet"/>
      <w:lvlText w:val="o"/>
      <w:lvlJc w:val="left"/>
      <w:pPr>
        <w:ind w:left="2999" w:hanging="360"/>
      </w:pPr>
      <w:rPr>
        <w:rFonts w:ascii="Courier New" w:hAnsi="Courier New" w:cs="Courier New" w:hint="default"/>
      </w:rPr>
    </w:lvl>
    <w:lvl w:ilvl="2" w:tplc="6E0050BC" w:tentative="1">
      <w:start w:val="1"/>
      <w:numFmt w:val="bullet"/>
      <w:lvlText w:val=""/>
      <w:lvlJc w:val="left"/>
      <w:pPr>
        <w:ind w:left="3719" w:hanging="360"/>
      </w:pPr>
      <w:rPr>
        <w:rFonts w:ascii="Wingdings" w:hAnsi="Wingdings" w:hint="default"/>
      </w:rPr>
    </w:lvl>
    <w:lvl w:ilvl="3" w:tplc="CE345BC0" w:tentative="1">
      <w:start w:val="1"/>
      <w:numFmt w:val="bullet"/>
      <w:lvlText w:val=""/>
      <w:lvlJc w:val="left"/>
      <w:pPr>
        <w:ind w:left="4439" w:hanging="360"/>
      </w:pPr>
      <w:rPr>
        <w:rFonts w:ascii="Symbol" w:hAnsi="Symbol" w:hint="default"/>
      </w:rPr>
    </w:lvl>
    <w:lvl w:ilvl="4" w:tplc="54247F20" w:tentative="1">
      <w:start w:val="1"/>
      <w:numFmt w:val="bullet"/>
      <w:lvlText w:val="o"/>
      <w:lvlJc w:val="left"/>
      <w:pPr>
        <w:ind w:left="5159" w:hanging="360"/>
      </w:pPr>
      <w:rPr>
        <w:rFonts w:ascii="Courier New" w:hAnsi="Courier New" w:cs="Courier New" w:hint="default"/>
      </w:rPr>
    </w:lvl>
    <w:lvl w:ilvl="5" w:tplc="7C5E83CE" w:tentative="1">
      <w:start w:val="1"/>
      <w:numFmt w:val="bullet"/>
      <w:lvlText w:val=""/>
      <w:lvlJc w:val="left"/>
      <w:pPr>
        <w:ind w:left="5879" w:hanging="360"/>
      </w:pPr>
      <w:rPr>
        <w:rFonts w:ascii="Wingdings" w:hAnsi="Wingdings" w:hint="default"/>
      </w:rPr>
    </w:lvl>
    <w:lvl w:ilvl="6" w:tplc="18B06A3C" w:tentative="1">
      <w:start w:val="1"/>
      <w:numFmt w:val="bullet"/>
      <w:lvlText w:val=""/>
      <w:lvlJc w:val="left"/>
      <w:pPr>
        <w:ind w:left="6599" w:hanging="360"/>
      </w:pPr>
      <w:rPr>
        <w:rFonts w:ascii="Symbol" w:hAnsi="Symbol" w:hint="default"/>
      </w:rPr>
    </w:lvl>
    <w:lvl w:ilvl="7" w:tplc="F8EC1466" w:tentative="1">
      <w:start w:val="1"/>
      <w:numFmt w:val="bullet"/>
      <w:lvlText w:val="o"/>
      <w:lvlJc w:val="left"/>
      <w:pPr>
        <w:ind w:left="7319" w:hanging="360"/>
      </w:pPr>
      <w:rPr>
        <w:rFonts w:ascii="Courier New" w:hAnsi="Courier New" w:cs="Courier New" w:hint="default"/>
      </w:rPr>
    </w:lvl>
    <w:lvl w:ilvl="8" w:tplc="E56E42A8" w:tentative="1">
      <w:start w:val="1"/>
      <w:numFmt w:val="bullet"/>
      <w:lvlText w:val=""/>
      <w:lvlJc w:val="left"/>
      <w:pPr>
        <w:ind w:left="8039" w:hanging="360"/>
      </w:pPr>
      <w:rPr>
        <w:rFonts w:ascii="Wingdings" w:hAnsi="Wingdings" w:hint="default"/>
      </w:rPr>
    </w:lvl>
  </w:abstractNum>
  <w:abstractNum w:abstractNumId="13" w15:restartNumberingAfterBreak="0">
    <w:nsid w:val="31E9741F"/>
    <w:multiLevelType w:val="hybridMultilevel"/>
    <w:tmpl w:val="0CAC7D4E"/>
    <w:lvl w:ilvl="0" w:tplc="FFE0D2F8">
      <w:start w:val="1"/>
      <w:numFmt w:val="bullet"/>
      <w:pStyle w:val="BulletList2"/>
      <w:lvlText w:val=""/>
      <w:lvlJc w:val="left"/>
      <w:pPr>
        <w:tabs>
          <w:tab w:val="num" w:pos="1077"/>
        </w:tabs>
        <w:ind w:left="1077" w:hanging="357"/>
      </w:pPr>
      <w:rPr>
        <w:rFonts w:ascii="Symbol" w:hAnsi="Symbol" w:hint="default"/>
        <w:color w:val="000000"/>
      </w:rPr>
    </w:lvl>
    <w:lvl w:ilvl="1" w:tplc="1480EE56" w:tentative="1">
      <w:start w:val="1"/>
      <w:numFmt w:val="bullet"/>
      <w:lvlText w:val="o"/>
      <w:lvlJc w:val="left"/>
      <w:pPr>
        <w:tabs>
          <w:tab w:val="num" w:pos="1440"/>
        </w:tabs>
        <w:ind w:left="1440" w:hanging="360"/>
      </w:pPr>
      <w:rPr>
        <w:rFonts w:ascii="Courier New" w:hAnsi="Courier New" w:cs="Courier New" w:hint="default"/>
      </w:rPr>
    </w:lvl>
    <w:lvl w:ilvl="2" w:tplc="FCB8CB52" w:tentative="1">
      <w:start w:val="1"/>
      <w:numFmt w:val="bullet"/>
      <w:lvlText w:val=""/>
      <w:lvlJc w:val="left"/>
      <w:pPr>
        <w:tabs>
          <w:tab w:val="num" w:pos="2160"/>
        </w:tabs>
        <w:ind w:left="2160" w:hanging="360"/>
      </w:pPr>
      <w:rPr>
        <w:rFonts w:ascii="Wingdings" w:hAnsi="Wingdings" w:hint="default"/>
      </w:rPr>
    </w:lvl>
    <w:lvl w:ilvl="3" w:tplc="C658C9D2" w:tentative="1">
      <w:start w:val="1"/>
      <w:numFmt w:val="bullet"/>
      <w:lvlText w:val=""/>
      <w:lvlJc w:val="left"/>
      <w:pPr>
        <w:tabs>
          <w:tab w:val="num" w:pos="2880"/>
        </w:tabs>
        <w:ind w:left="2880" w:hanging="360"/>
      </w:pPr>
      <w:rPr>
        <w:rFonts w:ascii="Symbol" w:hAnsi="Symbol" w:hint="default"/>
      </w:rPr>
    </w:lvl>
    <w:lvl w:ilvl="4" w:tplc="1F58C486" w:tentative="1">
      <w:start w:val="1"/>
      <w:numFmt w:val="bullet"/>
      <w:lvlText w:val="o"/>
      <w:lvlJc w:val="left"/>
      <w:pPr>
        <w:tabs>
          <w:tab w:val="num" w:pos="3600"/>
        </w:tabs>
        <w:ind w:left="3600" w:hanging="360"/>
      </w:pPr>
      <w:rPr>
        <w:rFonts w:ascii="Courier New" w:hAnsi="Courier New" w:cs="Courier New" w:hint="default"/>
      </w:rPr>
    </w:lvl>
    <w:lvl w:ilvl="5" w:tplc="0094974C" w:tentative="1">
      <w:start w:val="1"/>
      <w:numFmt w:val="bullet"/>
      <w:lvlText w:val=""/>
      <w:lvlJc w:val="left"/>
      <w:pPr>
        <w:tabs>
          <w:tab w:val="num" w:pos="4320"/>
        </w:tabs>
        <w:ind w:left="4320" w:hanging="360"/>
      </w:pPr>
      <w:rPr>
        <w:rFonts w:ascii="Wingdings" w:hAnsi="Wingdings" w:hint="default"/>
      </w:rPr>
    </w:lvl>
    <w:lvl w:ilvl="6" w:tplc="C2EECDB6" w:tentative="1">
      <w:start w:val="1"/>
      <w:numFmt w:val="bullet"/>
      <w:lvlText w:val=""/>
      <w:lvlJc w:val="left"/>
      <w:pPr>
        <w:tabs>
          <w:tab w:val="num" w:pos="5040"/>
        </w:tabs>
        <w:ind w:left="5040" w:hanging="360"/>
      </w:pPr>
      <w:rPr>
        <w:rFonts w:ascii="Symbol" w:hAnsi="Symbol" w:hint="default"/>
      </w:rPr>
    </w:lvl>
    <w:lvl w:ilvl="7" w:tplc="61A807F8" w:tentative="1">
      <w:start w:val="1"/>
      <w:numFmt w:val="bullet"/>
      <w:lvlText w:val="o"/>
      <w:lvlJc w:val="left"/>
      <w:pPr>
        <w:tabs>
          <w:tab w:val="num" w:pos="5760"/>
        </w:tabs>
        <w:ind w:left="5760" w:hanging="360"/>
      </w:pPr>
      <w:rPr>
        <w:rFonts w:ascii="Courier New" w:hAnsi="Courier New" w:cs="Courier New" w:hint="default"/>
      </w:rPr>
    </w:lvl>
    <w:lvl w:ilvl="8" w:tplc="FB74340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CC668D"/>
    <w:multiLevelType w:val="hybridMultilevel"/>
    <w:tmpl w:val="594C4DAE"/>
    <w:lvl w:ilvl="0" w:tplc="A3F6C800">
      <w:start w:val="1"/>
      <w:numFmt w:val="bullet"/>
      <w:pStyle w:val="Bullet4"/>
      <w:lvlText w:val=""/>
      <w:lvlJc w:val="left"/>
      <w:pPr>
        <w:tabs>
          <w:tab w:val="num" w:pos="2676"/>
        </w:tabs>
        <w:ind w:left="2676" w:hanging="357"/>
      </w:pPr>
      <w:rPr>
        <w:rFonts w:ascii="Symbol" w:hAnsi="Symbol" w:hint="default"/>
        <w:color w:val="000000"/>
      </w:rPr>
    </w:lvl>
    <w:lvl w:ilvl="1" w:tplc="37CCED94" w:tentative="1">
      <w:start w:val="1"/>
      <w:numFmt w:val="bullet"/>
      <w:lvlText w:val="o"/>
      <w:lvlJc w:val="left"/>
      <w:pPr>
        <w:tabs>
          <w:tab w:val="num" w:pos="1440"/>
        </w:tabs>
        <w:ind w:left="1440" w:hanging="360"/>
      </w:pPr>
      <w:rPr>
        <w:rFonts w:ascii="Courier New" w:hAnsi="Courier New" w:cs="Courier New" w:hint="default"/>
      </w:rPr>
    </w:lvl>
    <w:lvl w:ilvl="2" w:tplc="E6EC7A66" w:tentative="1">
      <w:start w:val="1"/>
      <w:numFmt w:val="bullet"/>
      <w:lvlText w:val=""/>
      <w:lvlJc w:val="left"/>
      <w:pPr>
        <w:tabs>
          <w:tab w:val="num" w:pos="2160"/>
        </w:tabs>
        <w:ind w:left="2160" w:hanging="360"/>
      </w:pPr>
      <w:rPr>
        <w:rFonts w:ascii="Wingdings" w:hAnsi="Wingdings" w:hint="default"/>
      </w:rPr>
    </w:lvl>
    <w:lvl w:ilvl="3" w:tplc="131C888A" w:tentative="1">
      <w:start w:val="1"/>
      <w:numFmt w:val="bullet"/>
      <w:lvlText w:val=""/>
      <w:lvlJc w:val="left"/>
      <w:pPr>
        <w:tabs>
          <w:tab w:val="num" w:pos="2880"/>
        </w:tabs>
        <w:ind w:left="2880" w:hanging="360"/>
      </w:pPr>
      <w:rPr>
        <w:rFonts w:ascii="Symbol" w:hAnsi="Symbol" w:hint="default"/>
      </w:rPr>
    </w:lvl>
    <w:lvl w:ilvl="4" w:tplc="BD2A82B6" w:tentative="1">
      <w:start w:val="1"/>
      <w:numFmt w:val="bullet"/>
      <w:lvlText w:val="o"/>
      <w:lvlJc w:val="left"/>
      <w:pPr>
        <w:tabs>
          <w:tab w:val="num" w:pos="3600"/>
        </w:tabs>
        <w:ind w:left="3600" w:hanging="360"/>
      </w:pPr>
      <w:rPr>
        <w:rFonts w:ascii="Courier New" w:hAnsi="Courier New" w:cs="Courier New" w:hint="default"/>
      </w:rPr>
    </w:lvl>
    <w:lvl w:ilvl="5" w:tplc="0B9A8558" w:tentative="1">
      <w:start w:val="1"/>
      <w:numFmt w:val="bullet"/>
      <w:lvlText w:val=""/>
      <w:lvlJc w:val="left"/>
      <w:pPr>
        <w:tabs>
          <w:tab w:val="num" w:pos="4320"/>
        </w:tabs>
        <w:ind w:left="4320" w:hanging="360"/>
      </w:pPr>
      <w:rPr>
        <w:rFonts w:ascii="Wingdings" w:hAnsi="Wingdings" w:hint="default"/>
      </w:rPr>
    </w:lvl>
    <w:lvl w:ilvl="6" w:tplc="1EEA3A26" w:tentative="1">
      <w:start w:val="1"/>
      <w:numFmt w:val="bullet"/>
      <w:lvlText w:val=""/>
      <w:lvlJc w:val="left"/>
      <w:pPr>
        <w:tabs>
          <w:tab w:val="num" w:pos="5040"/>
        </w:tabs>
        <w:ind w:left="5040" w:hanging="360"/>
      </w:pPr>
      <w:rPr>
        <w:rFonts w:ascii="Symbol" w:hAnsi="Symbol" w:hint="default"/>
      </w:rPr>
    </w:lvl>
    <w:lvl w:ilvl="7" w:tplc="2AFC712A" w:tentative="1">
      <w:start w:val="1"/>
      <w:numFmt w:val="bullet"/>
      <w:lvlText w:val="o"/>
      <w:lvlJc w:val="left"/>
      <w:pPr>
        <w:tabs>
          <w:tab w:val="num" w:pos="5760"/>
        </w:tabs>
        <w:ind w:left="5760" w:hanging="360"/>
      </w:pPr>
      <w:rPr>
        <w:rFonts w:ascii="Courier New" w:hAnsi="Courier New" w:cs="Courier New" w:hint="default"/>
      </w:rPr>
    </w:lvl>
    <w:lvl w:ilvl="8" w:tplc="C48CADE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251C43"/>
    <w:multiLevelType w:val="hybridMultilevel"/>
    <w:tmpl w:val="47D2CF2E"/>
    <w:lvl w:ilvl="0" w:tplc="273230BC">
      <w:start w:val="1"/>
      <w:numFmt w:val="decimal"/>
      <w:pStyle w:val="NumberList-Lime"/>
      <w:lvlText w:val="%1."/>
      <w:lvlJc w:val="left"/>
      <w:pPr>
        <w:ind w:left="644" w:hanging="360"/>
      </w:pPr>
      <w:rPr>
        <w:rFonts w:hint="default"/>
        <w:color w:val="575756"/>
        <w:u w:color="575756"/>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17" w15:restartNumberingAfterBreak="0">
    <w:nsid w:val="38130038"/>
    <w:multiLevelType w:val="hybridMultilevel"/>
    <w:tmpl w:val="FF8A0FAE"/>
    <w:lvl w:ilvl="0" w:tplc="D84EDB0C">
      <w:start w:val="1"/>
      <w:numFmt w:val="bullet"/>
      <w:pStyle w:val="ClauseBullet2"/>
      <w:lvlText w:val=""/>
      <w:lvlJc w:val="left"/>
      <w:pPr>
        <w:ind w:left="1440" w:hanging="360"/>
      </w:pPr>
      <w:rPr>
        <w:rFonts w:ascii="Symbol" w:hAnsi="Symbol" w:hint="default"/>
        <w:color w:val="000000"/>
      </w:rPr>
    </w:lvl>
    <w:lvl w:ilvl="1" w:tplc="1EFC0098" w:tentative="1">
      <w:start w:val="1"/>
      <w:numFmt w:val="bullet"/>
      <w:lvlText w:val="o"/>
      <w:lvlJc w:val="left"/>
      <w:pPr>
        <w:ind w:left="2160" w:hanging="360"/>
      </w:pPr>
      <w:rPr>
        <w:rFonts w:ascii="Courier New" w:hAnsi="Courier New" w:cs="Courier New" w:hint="default"/>
      </w:rPr>
    </w:lvl>
    <w:lvl w:ilvl="2" w:tplc="477E0340" w:tentative="1">
      <w:start w:val="1"/>
      <w:numFmt w:val="bullet"/>
      <w:lvlText w:val=""/>
      <w:lvlJc w:val="left"/>
      <w:pPr>
        <w:ind w:left="2880" w:hanging="360"/>
      </w:pPr>
      <w:rPr>
        <w:rFonts w:ascii="Wingdings" w:hAnsi="Wingdings" w:hint="default"/>
      </w:rPr>
    </w:lvl>
    <w:lvl w:ilvl="3" w:tplc="2A2ADC36" w:tentative="1">
      <w:start w:val="1"/>
      <w:numFmt w:val="bullet"/>
      <w:lvlText w:val=""/>
      <w:lvlJc w:val="left"/>
      <w:pPr>
        <w:ind w:left="3600" w:hanging="360"/>
      </w:pPr>
      <w:rPr>
        <w:rFonts w:ascii="Symbol" w:hAnsi="Symbol" w:hint="default"/>
      </w:rPr>
    </w:lvl>
    <w:lvl w:ilvl="4" w:tplc="816A4E20" w:tentative="1">
      <w:start w:val="1"/>
      <w:numFmt w:val="bullet"/>
      <w:lvlText w:val="o"/>
      <w:lvlJc w:val="left"/>
      <w:pPr>
        <w:ind w:left="4320" w:hanging="360"/>
      </w:pPr>
      <w:rPr>
        <w:rFonts w:ascii="Courier New" w:hAnsi="Courier New" w:cs="Courier New" w:hint="default"/>
      </w:rPr>
    </w:lvl>
    <w:lvl w:ilvl="5" w:tplc="85C67068" w:tentative="1">
      <w:start w:val="1"/>
      <w:numFmt w:val="bullet"/>
      <w:lvlText w:val=""/>
      <w:lvlJc w:val="left"/>
      <w:pPr>
        <w:ind w:left="5040" w:hanging="360"/>
      </w:pPr>
      <w:rPr>
        <w:rFonts w:ascii="Wingdings" w:hAnsi="Wingdings" w:hint="default"/>
      </w:rPr>
    </w:lvl>
    <w:lvl w:ilvl="6" w:tplc="A93499B4" w:tentative="1">
      <w:start w:val="1"/>
      <w:numFmt w:val="bullet"/>
      <w:lvlText w:val=""/>
      <w:lvlJc w:val="left"/>
      <w:pPr>
        <w:ind w:left="5760" w:hanging="360"/>
      </w:pPr>
      <w:rPr>
        <w:rFonts w:ascii="Symbol" w:hAnsi="Symbol" w:hint="default"/>
      </w:rPr>
    </w:lvl>
    <w:lvl w:ilvl="7" w:tplc="17045BEA" w:tentative="1">
      <w:start w:val="1"/>
      <w:numFmt w:val="bullet"/>
      <w:lvlText w:val="o"/>
      <w:lvlJc w:val="left"/>
      <w:pPr>
        <w:ind w:left="6480" w:hanging="360"/>
      </w:pPr>
      <w:rPr>
        <w:rFonts w:ascii="Courier New" w:hAnsi="Courier New" w:cs="Courier New" w:hint="default"/>
      </w:rPr>
    </w:lvl>
    <w:lvl w:ilvl="8" w:tplc="8AF66262" w:tentative="1">
      <w:start w:val="1"/>
      <w:numFmt w:val="bullet"/>
      <w:lvlText w:val=""/>
      <w:lvlJc w:val="left"/>
      <w:pPr>
        <w:ind w:left="7200" w:hanging="360"/>
      </w:pPr>
      <w:rPr>
        <w:rFonts w:ascii="Wingdings" w:hAnsi="Wingdings" w:hint="default"/>
      </w:rPr>
    </w:lvl>
  </w:abstractNum>
  <w:abstractNum w:abstractNumId="18" w15:restartNumberingAfterBreak="0">
    <w:nsid w:val="44D67987"/>
    <w:multiLevelType w:val="hybridMultilevel"/>
    <w:tmpl w:val="EBD6FB80"/>
    <w:lvl w:ilvl="0" w:tplc="98A8E2D8">
      <w:start w:val="1"/>
      <w:numFmt w:val="bullet"/>
      <w:pStyle w:val="subclause1Bullet2"/>
      <w:lvlText w:val=""/>
      <w:lvlJc w:val="left"/>
      <w:pPr>
        <w:ind w:left="1440" w:hanging="360"/>
      </w:pPr>
      <w:rPr>
        <w:rFonts w:ascii="Symbol" w:hAnsi="Symbol" w:hint="default"/>
        <w:color w:val="000000"/>
      </w:rPr>
    </w:lvl>
    <w:lvl w:ilvl="1" w:tplc="2C5E9E50" w:tentative="1">
      <w:start w:val="1"/>
      <w:numFmt w:val="bullet"/>
      <w:lvlText w:val="o"/>
      <w:lvlJc w:val="left"/>
      <w:pPr>
        <w:ind w:left="2160" w:hanging="360"/>
      </w:pPr>
      <w:rPr>
        <w:rFonts w:ascii="Courier New" w:hAnsi="Courier New" w:cs="Courier New" w:hint="default"/>
      </w:rPr>
    </w:lvl>
    <w:lvl w:ilvl="2" w:tplc="12022624" w:tentative="1">
      <w:start w:val="1"/>
      <w:numFmt w:val="bullet"/>
      <w:lvlText w:val=""/>
      <w:lvlJc w:val="left"/>
      <w:pPr>
        <w:ind w:left="2880" w:hanging="360"/>
      </w:pPr>
      <w:rPr>
        <w:rFonts w:ascii="Wingdings" w:hAnsi="Wingdings" w:hint="default"/>
      </w:rPr>
    </w:lvl>
    <w:lvl w:ilvl="3" w:tplc="B3CE8BE2" w:tentative="1">
      <w:start w:val="1"/>
      <w:numFmt w:val="bullet"/>
      <w:lvlText w:val=""/>
      <w:lvlJc w:val="left"/>
      <w:pPr>
        <w:ind w:left="3600" w:hanging="360"/>
      </w:pPr>
      <w:rPr>
        <w:rFonts w:ascii="Symbol" w:hAnsi="Symbol" w:hint="default"/>
      </w:rPr>
    </w:lvl>
    <w:lvl w:ilvl="4" w:tplc="CDAE0FD4" w:tentative="1">
      <w:start w:val="1"/>
      <w:numFmt w:val="bullet"/>
      <w:lvlText w:val="o"/>
      <w:lvlJc w:val="left"/>
      <w:pPr>
        <w:ind w:left="4320" w:hanging="360"/>
      </w:pPr>
      <w:rPr>
        <w:rFonts w:ascii="Courier New" w:hAnsi="Courier New" w:cs="Courier New" w:hint="default"/>
      </w:rPr>
    </w:lvl>
    <w:lvl w:ilvl="5" w:tplc="B4A0DD30" w:tentative="1">
      <w:start w:val="1"/>
      <w:numFmt w:val="bullet"/>
      <w:lvlText w:val=""/>
      <w:lvlJc w:val="left"/>
      <w:pPr>
        <w:ind w:left="5040" w:hanging="360"/>
      </w:pPr>
      <w:rPr>
        <w:rFonts w:ascii="Wingdings" w:hAnsi="Wingdings" w:hint="default"/>
      </w:rPr>
    </w:lvl>
    <w:lvl w:ilvl="6" w:tplc="35EE4B22" w:tentative="1">
      <w:start w:val="1"/>
      <w:numFmt w:val="bullet"/>
      <w:lvlText w:val=""/>
      <w:lvlJc w:val="left"/>
      <w:pPr>
        <w:ind w:left="5760" w:hanging="360"/>
      </w:pPr>
      <w:rPr>
        <w:rFonts w:ascii="Symbol" w:hAnsi="Symbol" w:hint="default"/>
      </w:rPr>
    </w:lvl>
    <w:lvl w:ilvl="7" w:tplc="C006257A" w:tentative="1">
      <w:start w:val="1"/>
      <w:numFmt w:val="bullet"/>
      <w:lvlText w:val="o"/>
      <w:lvlJc w:val="left"/>
      <w:pPr>
        <w:ind w:left="6480" w:hanging="360"/>
      </w:pPr>
      <w:rPr>
        <w:rFonts w:ascii="Courier New" w:hAnsi="Courier New" w:cs="Courier New" w:hint="default"/>
      </w:rPr>
    </w:lvl>
    <w:lvl w:ilvl="8" w:tplc="26EEE92C" w:tentative="1">
      <w:start w:val="1"/>
      <w:numFmt w:val="bullet"/>
      <w:lvlText w:val=""/>
      <w:lvlJc w:val="left"/>
      <w:pPr>
        <w:ind w:left="7200" w:hanging="360"/>
      </w:pPr>
      <w:rPr>
        <w:rFonts w:ascii="Wingdings" w:hAnsi="Wingdings" w:hint="default"/>
      </w:rPr>
    </w:lvl>
  </w:abstractNum>
  <w:abstractNum w:abstractNumId="19" w15:restartNumberingAfterBreak="0">
    <w:nsid w:val="44E96665"/>
    <w:multiLevelType w:val="hybridMultilevel"/>
    <w:tmpl w:val="EF1E142A"/>
    <w:lvl w:ilvl="0" w:tplc="837A4B4A">
      <w:start w:val="1"/>
      <w:numFmt w:val="bullet"/>
      <w:pStyle w:val="subclause3Bullet1"/>
      <w:lvlText w:val=""/>
      <w:lvlJc w:val="left"/>
      <w:pPr>
        <w:ind w:left="2988" w:hanging="360"/>
      </w:pPr>
      <w:rPr>
        <w:rFonts w:ascii="Symbol" w:hAnsi="Symbol" w:hint="default"/>
        <w:color w:val="000000"/>
      </w:rPr>
    </w:lvl>
    <w:lvl w:ilvl="1" w:tplc="A81E3390" w:tentative="1">
      <w:start w:val="1"/>
      <w:numFmt w:val="bullet"/>
      <w:lvlText w:val="o"/>
      <w:lvlJc w:val="left"/>
      <w:pPr>
        <w:ind w:left="3708" w:hanging="360"/>
      </w:pPr>
      <w:rPr>
        <w:rFonts w:ascii="Courier New" w:hAnsi="Courier New" w:cs="Courier New" w:hint="default"/>
      </w:rPr>
    </w:lvl>
    <w:lvl w:ilvl="2" w:tplc="8BD60792" w:tentative="1">
      <w:start w:val="1"/>
      <w:numFmt w:val="bullet"/>
      <w:lvlText w:val=""/>
      <w:lvlJc w:val="left"/>
      <w:pPr>
        <w:ind w:left="4428" w:hanging="360"/>
      </w:pPr>
      <w:rPr>
        <w:rFonts w:ascii="Wingdings" w:hAnsi="Wingdings" w:hint="default"/>
      </w:rPr>
    </w:lvl>
    <w:lvl w:ilvl="3" w:tplc="A51ED9C0" w:tentative="1">
      <w:start w:val="1"/>
      <w:numFmt w:val="bullet"/>
      <w:lvlText w:val=""/>
      <w:lvlJc w:val="left"/>
      <w:pPr>
        <w:ind w:left="5148" w:hanging="360"/>
      </w:pPr>
      <w:rPr>
        <w:rFonts w:ascii="Symbol" w:hAnsi="Symbol" w:hint="default"/>
      </w:rPr>
    </w:lvl>
    <w:lvl w:ilvl="4" w:tplc="419440D8" w:tentative="1">
      <w:start w:val="1"/>
      <w:numFmt w:val="bullet"/>
      <w:lvlText w:val="o"/>
      <w:lvlJc w:val="left"/>
      <w:pPr>
        <w:ind w:left="5868" w:hanging="360"/>
      </w:pPr>
      <w:rPr>
        <w:rFonts w:ascii="Courier New" w:hAnsi="Courier New" w:cs="Courier New" w:hint="default"/>
      </w:rPr>
    </w:lvl>
    <w:lvl w:ilvl="5" w:tplc="2DBAB622" w:tentative="1">
      <w:start w:val="1"/>
      <w:numFmt w:val="bullet"/>
      <w:lvlText w:val=""/>
      <w:lvlJc w:val="left"/>
      <w:pPr>
        <w:ind w:left="6588" w:hanging="360"/>
      </w:pPr>
      <w:rPr>
        <w:rFonts w:ascii="Wingdings" w:hAnsi="Wingdings" w:hint="default"/>
      </w:rPr>
    </w:lvl>
    <w:lvl w:ilvl="6" w:tplc="BEAA1C38" w:tentative="1">
      <w:start w:val="1"/>
      <w:numFmt w:val="bullet"/>
      <w:lvlText w:val=""/>
      <w:lvlJc w:val="left"/>
      <w:pPr>
        <w:ind w:left="7308" w:hanging="360"/>
      </w:pPr>
      <w:rPr>
        <w:rFonts w:ascii="Symbol" w:hAnsi="Symbol" w:hint="default"/>
      </w:rPr>
    </w:lvl>
    <w:lvl w:ilvl="7" w:tplc="EF985278" w:tentative="1">
      <w:start w:val="1"/>
      <w:numFmt w:val="bullet"/>
      <w:lvlText w:val="o"/>
      <w:lvlJc w:val="left"/>
      <w:pPr>
        <w:ind w:left="8028" w:hanging="360"/>
      </w:pPr>
      <w:rPr>
        <w:rFonts w:ascii="Courier New" w:hAnsi="Courier New" w:cs="Courier New" w:hint="default"/>
      </w:rPr>
    </w:lvl>
    <w:lvl w:ilvl="8" w:tplc="21806DA0" w:tentative="1">
      <w:start w:val="1"/>
      <w:numFmt w:val="bullet"/>
      <w:lvlText w:val=""/>
      <w:lvlJc w:val="left"/>
      <w:pPr>
        <w:ind w:left="8748" w:hanging="360"/>
      </w:pPr>
      <w:rPr>
        <w:rFonts w:ascii="Wingdings" w:hAnsi="Wingdings" w:hint="default"/>
      </w:rPr>
    </w:lvl>
  </w:abstractNum>
  <w:abstractNum w:abstractNumId="20" w15:restartNumberingAfterBreak="0">
    <w:nsid w:val="46AC04C6"/>
    <w:multiLevelType w:val="hybridMultilevel"/>
    <w:tmpl w:val="E6C47700"/>
    <w:lvl w:ilvl="0" w:tplc="AA7AA276">
      <w:start w:val="1"/>
      <w:numFmt w:val="bullet"/>
      <w:pStyle w:val="subclause2Bullet1"/>
      <w:lvlText w:val=""/>
      <w:lvlJc w:val="left"/>
      <w:pPr>
        <w:ind w:left="2279" w:hanging="360"/>
      </w:pPr>
      <w:rPr>
        <w:rFonts w:ascii="Symbol" w:hAnsi="Symbol" w:hint="default"/>
        <w:color w:val="000000"/>
      </w:rPr>
    </w:lvl>
    <w:lvl w:ilvl="1" w:tplc="F29CD228" w:tentative="1">
      <w:start w:val="1"/>
      <w:numFmt w:val="bullet"/>
      <w:lvlText w:val="o"/>
      <w:lvlJc w:val="left"/>
      <w:pPr>
        <w:ind w:left="2999" w:hanging="360"/>
      </w:pPr>
      <w:rPr>
        <w:rFonts w:ascii="Courier New" w:hAnsi="Courier New" w:cs="Courier New" w:hint="default"/>
      </w:rPr>
    </w:lvl>
    <w:lvl w:ilvl="2" w:tplc="DAEAFCF4" w:tentative="1">
      <w:start w:val="1"/>
      <w:numFmt w:val="bullet"/>
      <w:lvlText w:val=""/>
      <w:lvlJc w:val="left"/>
      <w:pPr>
        <w:ind w:left="3719" w:hanging="360"/>
      </w:pPr>
      <w:rPr>
        <w:rFonts w:ascii="Wingdings" w:hAnsi="Wingdings" w:hint="default"/>
      </w:rPr>
    </w:lvl>
    <w:lvl w:ilvl="3" w:tplc="AE0C9B3A" w:tentative="1">
      <w:start w:val="1"/>
      <w:numFmt w:val="bullet"/>
      <w:lvlText w:val=""/>
      <w:lvlJc w:val="left"/>
      <w:pPr>
        <w:ind w:left="4439" w:hanging="360"/>
      </w:pPr>
      <w:rPr>
        <w:rFonts w:ascii="Symbol" w:hAnsi="Symbol" w:hint="default"/>
      </w:rPr>
    </w:lvl>
    <w:lvl w:ilvl="4" w:tplc="910058FE" w:tentative="1">
      <w:start w:val="1"/>
      <w:numFmt w:val="bullet"/>
      <w:lvlText w:val="o"/>
      <w:lvlJc w:val="left"/>
      <w:pPr>
        <w:ind w:left="5159" w:hanging="360"/>
      </w:pPr>
      <w:rPr>
        <w:rFonts w:ascii="Courier New" w:hAnsi="Courier New" w:cs="Courier New" w:hint="default"/>
      </w:rPr>
    </w:lvl>
    <w:lvl w:ilvl="5" w:tplc="97B0C438" w:tentative="1">
      <w:start w:val="1"/>
      <w:numFmt w:val="bullet"/>
      <w:lvlText w:val=""/>
      <w:lvlJc w:val="left"/>
      <w:pPr>
        <w:ind w:left="5879" w:hanging="360"/>
      </w:pPr>
      <w:rPr>
        <w:rFonts w:ascii="Wingdings" w:hAnsi="Wingdings" w:hint="default"/>
      </w:rPr>
    </w:lvl>
    <w:lvl w:ilvl="6" w:tplc="44723BD4" w:tentative="1">
      <w:start w:val="1"/>
      <w:numFmt w:val="bullet"/>
      <w:lvlText w:val=""/>
      <w:lvlJc w:val="left"/>
      <w:pPr>
        <w:ind w:left="6599" w:hanging="360"/>
      </w:pPr>
      <w:rPr>
        <w:rFonts w:ascii="Symbol" w:hAnsi="Symbol" w:hint="default"/>
      </w:rPr>
    </w:lvl>
    <w:lvl w:ilvl="7" w:tplc="B2D2CECA" w:tentative="1">
      <w:start w:val="1"/>
      <w:numFmt w:val="bullet"/>
      <w:lvlText w:val="o"/>
      <w:lvlJc w:val="left"/>
      <w:pPr>
        <w:ind w:left="7319" w:hanging="360"/>
      </w:pPr>
      <w:rPr>
        <w:rFonts w:ascii="Courier New" w:hAnsi="Courier New" w:cs="Courier New" w:hint="default"/>
      </w:rPr>
    </w:lvl>
    <w:lvl w:ilvl="8" w:tplc="D4D0C1AE" w:tentative="1">
      <w:start w:val="1"/>
      <w:numFmt w:val="bullet"/>
      <w:lvlText w:val=""/>
      <w:lvlJc w:val="left"/>
      <w:pPr>
        <w:ind w:left="8039" w:hanging="360"/>
      </w:pPr>
      <w:rPr>
        <w:rFonts w:ascii="Wingdings" w:hAnsi="Wingdings" w:hint="default"/>
      </w:rPr>
    </w:lvl>
  </w:abstractNum>
  <w:abstractNum w:abstractNumId="21" w15:restartNumberingAfterBreak="0">
    <w:nsid w:val="47F42723"/>
    <w:multiLevelType w:val="hybridMultilevel"/>
    <w:tmpl w:val="C5A02EE6"/>
    <w:lvl w:ilvl="0" w:tplc="65C2287A">
      <w:start w:val="1"/>
      <w:numFmt w:val="bullet"/>
      <w:pStyle w:val="subclause1Bullet1"/>
      <w:lvlText w:val=""/>
      <w:lvlJc w:val="left"/>
      <w:pPr>
        <w:ind w:left="1440" w:hanging="360"/>
      </w:pPr>
      <w:rPr>
        <w:rFonts w:ascii="Symbol" w:hAnsi="Symbol" w:hint="default"/>
        <w:color w:val="000000"/>
      </w:rPr>
    </w:lvl>
    <w:lvl w:ilvl="1" w:tplc="1FDC7BD0" w:tentative="1">
      <w:start w:val="1"/>
      <w:numFmt w:val="bullet"/>
      <w:lvlText w:val="o"/>
      <w:lvlJc w:val="left"/>
      <w:pPr>
        <w:ind w:left="2160" w:hanging="360"/>
      </w:pPr>
      <w:rPr>
        <w:rFonts w:ascii="Courier New" w:hAnsi="Courier New" w:cs="Courier New" w:hint="default"/>
      </w:rPr>
    </w:lvl>
    <w:lvl w:ilvl="2" w:tplc="7C66B866" w:tentative="1">
      <w:start w:val="1"/>
      <w:numFmt w:val="bullet"/>
      <w:lvlText w:val=""/>
      <w:lvlJc w:val="left"/>
      <w:pPr>
        <w:ind w:left="2880" w:hanging="360"/>
      </w:pPr>
      <w:rPr>
        <w:rFonts w:ascii="Wingdings" w:hAnsi="Wingdings" w:hint="default"/>
      </w:rPr>
    </w:lvl>
    <w:lvl w:ilvl="3" w:tplc="9048909C" w:tentative="1">
      <w:start w:val="1"/>
      <w:numFmt w:val="bullet"/>
      <w:lvlText w:val=""/>
      <w:lvlJc w:val="left"/>
      <w:pPr>
        <w:ind w:left="3600" w:hanging="360"/>
      </w:pPr>
      <w:rPr>
        <w:rFonts w:ascii="Symbol" w:hAnsi="Symbol" w:hint="default"/>
      </w:rPr>
    </w:lvl>
    <w:lvl w:ilvl="4" w:tplc="38486BE2" w:tentative="1">
      <w:start w:val="1"/>
      <w:numFmt w:val="bullet"/>
      <w:lvlText w:val="o"/>
      <w:lvlJc w:val="left"/>
      <w:pPr>
        <w:ind w:left="4320" w:hanging="360"/>
      </w:pPr>
      <w:rPr>
        <w:rFonts w:ascii="Courier New" w:hAnsi="Courier New" w:cs="Courier New" w:hint="default"/>
      </w:rPr>
    </w:lvl>
    <w:lvl w:ilvl="5" w:tplc="3EF0D67E" w:tentative="1">
      <w:start w:val="1"/>
      <w:numFmt w:val="bullet"/>
      <w:lvlText w:val=""/>
      <w:lvlJc w:val="left"/>
      <w:pPr>
        <w:ind w:left="5040" w:hanging="360"/>
      </w:pPr>
      <w:rPr>
        <w:rFonts w:ascii="Wingdings" w:hAnsi="Wingdings" w:hint="default"/>
      </w:rPr>
    </w:lvl>
    <w:lvl w:ilvl="6" w:tplc="1AB6262E" w:tentative="1">
      <w:start w:val="1"/>
      <w:numFmt w:val="bullet"/>
      <w:lvlText w:val=""/>
      <w:lvlJc w:val="left"/>
      <w:pPr>
        <w:ind w:left="5760" w:hanging="360"/>
      </w:pPr>
      <w:rPr>
        <w:rFonts w:ascii="Symbol" w:hAnsi="Symbol" w:hint="default"/>
      </w:rPr>
    </w:lvl>
    <w:lvl w:ilvl="7" w:tplc="FAD2EC08" w:tentative="1">
      <w:start w:val="1"/>
      <w:numFmt w:val="bullet"/>
      <w:lvlText w:val="o"/>
      <w:lvlJc w:val="left"/>
      <w:pPr>
        <w:ind w:left="6480" w:hanging="360"/>
      </w:pPr>
      <w:rPr>
        <w:rFonts w:ascii="Courier New" w:hAnsi="Courier New" w:cs="Courier New" w:hint="default"/>
      </w:rPr>
    </w:lvl>
    <w:lvl w:ilvl="8" w:tplc="B68C8E4C" w:tentative="1">
      <w:start w:val="1"/>
      <w:numFmt w:val="bullet"/>
      <w:lvlText w:val=""/>
      <w:lvlJc w:val="left"/>
      <w:pPr>
        <w:ind w:left="7200" w:hanging="360"/>
      </w:pPr>
      <w:rPr>
        <w:rFonts w:ascii="Wingdings" w:hAnsi="Wingdings" w:hint="default"/>
      </w:rPr>
    </w:lvl>
  </w:abstractNum>
  <w:abstractNum w:abstractNumId="22" w15:restartNumberingAfterBreak="0">
    <w:nsid w:val="48B749DE"/>
    <w:multiLevelType w:val="hybridMultilevel"/>
    <w:tmpl w:val="9BBC0E2C"/>
    <w:lvl w:ilvl="0" w:tplc="6CCEAF94">
      <w:numFmt w:val="bullet"/>
      <w:lvlText w:val="-"/>
      <w:lvlJc w:val="left"/>
      <w:pPr>
        <w:ind w:left="1800" w:hanging="360"/>
      </w:pPr>
      <w:rPr>
        <w:rFonts w:ascii="Calibri" w:eastAsia="Times New Roman"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4FBD5CE1"/>
    <w:multiLevelType w:val="hybridMultilevel"/>
    <w:tmpl w:val="C002A1C4"/>
    <w:lvl w:ilvl="0" w:tplc="FFFFFFFF">
      <w:start w:val="1"/>
      <w:numFmt w:val="decimal"/>
      <w:lvlText w:val="%1."/>
      <w:lvlJc w:val="left"/>
      <w:pPr>
        <w:ind w:left="720" w:hanging="360"/>
      </w:pPr>
    </w:lvl>
    <w:lvl w:ilvl="1" w:tplc="FFFFFFFF">
      <w:numFmt w:val="bullet"/>
      <w:lvlText w:val="-"/>
      <w:lvlJc w:val="left"/>
      <w:pPr>
        <w:ind w:left="1440" w:hanging="360"/>
      </w:pPr>
      <w:rPr>
        <w:rFonts w:ascii="Calibri" w:eastAsia="Times New Roman" w:hAnsi="Calibri" w:cs="Calibri" w:hint="default"/>
      </w:rPr>
    </w:lvl>
    <w:lvl w:ilvl="2" w:tplc="6CCEAF94">
      <w:numFmt w:val="bullet"/>
      <w:lvlText w:val="-"/>
      <w:lvlJc w:val="left"/>
      <w:pPr>
        <w:ind w:left="2340" w:hanging="360"/>
      </w:pPr>
      <w:rPr>
        <w:rFonts w:ascii="Calibri" w:eastAsia="Times New Roman" w:hAnsi="Calibri" w:cs="Calibri" w:hint="default"/>
      </w:rPr>
    </w:lvl>
    <w:lvl w:ilvl="3" w:tplc="FFFFFFFF">
      <w:start w:val="1"/>
      <w:numFmt w:val="bullet"/>
      <w:lvlText w:val=""/>
      <w:lvlJc w:val="left"/>
      <w:pPr>
        <w:ind w:left="2880" w:hanging="360"/>
      </w:pPr>
      <w:rPr>
        <w:rFonts w:ascii="Symbol" w:hAnsi="Symbol" w:hint="default"/>
      </w:rPr>
    </w:lvl>
    <w:lvl w:ilvl="4" w:tplc="FFFFFFFF">
      <w:start w:val="4"/>
      <w:numFmt w:val="lowerLetter"/>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080636"/>
    <w:multiLevelType w:val="hybridMultilevel"/>
    <w:tmpl w:val="E22EB0E0"/>
    <w:lvl w:ilvl="0" w:tplc="D67A7F1A">
      <w:start w:val="2"/>
      <w:numFmt w:val="lowerLetter"/>
      <w:lvlText w:val="(%1)"/>
      <w:lvlJc w:val="left"/>
      <w:pPr>
        <w:ind w:left="23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CB0AF0"/>
    <w:multiLevelType w:val="hybridMultilevel"/>
    <w:tmpl w:val="EB98B43A"/>
    <w:lvl w:ilvl="0" w:tplc="24427FCA">
      <w:start w:val="1"/>
      <w:numFmt w:val="decimal"/>
      <w:pStyle w:val="LongQuestionPara"/>
      <w:lvlText w:val="%1."/>
      <w:lvlJc w:val="left"/>
      <w:pPr>
        <w:ind w:left="360" w:hanging="360"/>
      </w:pPr>
      <w:rPr>
        <w:rFonts w:hint="default"/>
        <w:b/>
        <w:i w:val="0"/>
        <w:color w:val="000000"/>
        <w:sz w:val="24"/>
      </w:rPr>
    </w:lvl>
    <w:lvl w:ilvl="1" w:tplc="E2E280CC" w:tentative="1">
      <w:start w:val="1"/>
      <w:numFmt w:val="lowerLetter"/>
      <w:lvlText w:val="%2."/>
      <w:lvlJc w:val="left"/>
      <w:pPr>
        <w:ind w:left="1440" w:hanging="360"/>
      </w:pPr>
    </w:lvl>
    <w:lvl w:ilvl="2" w:tplc="80189C2A" w:tentative="1">
      <w:start w:val="1"/>
      <w:numFmt w:val="lowerRoman"/>
      <w:lvlText w:val="%3."/>
      <w:lvlJc w:val="right"/>
      <w:pPr>
        <w:ind w:left="2160" w:hanging="180"/>
      </w:pPr>
    </w:lvl>
    <w:lvl w:ilvl="3" w:tplc="6CEAA5F8" w:tentative="1">
      <w:start w:val="1"/>
      <w:numFmt w:val="decimal"/>
      <w:lvlText w:val="%4."/>
      <w:lvlJc w:val="left"/>
      <w:pPr>
        <w:ind w:left="2880" w:hanging="360"/>
      </w:pPr>
    </w:lvl>
    <w:lvl w:ilvl="4" w:tplc="CC74F372" w:tentative="1">
      <w:start w:val="1"/>
      <w:numFmt w:val="lowerLetter"/>
      <w:lvlText w:val="%5."/>
      <w:lvlJc w:val="left"/>
      <w:pPr>
        <w:ind w:left="3600" w:hanging="360"/>
      </w:pPr>
    </w:lvl>
    <w:lvl w:ilvl="5" w:tplc="12163782" w:tentative="1">
      <w:start w:val="1"/>
      <w:numFmt w:val="lowerRoman"/>
      <w:lvlText w:val="%6."/>
      <w:lvlJc w:val="right"/>
      <w:pPr>
        <w:ind w:left="4320" w:hanging="180"/>
      </w:pPr>
    </w:lvl>
    <w:lvl w:ilvl="6" w:tplc="01683004" w:tentative="1">
      <w:start w:val="1"/>
      <w:numFmt w:val="decimal"/>
      <w:lvlText w:val="%7."/>
      <w:lvlJc w:val="left"/>
      <w:pPr>
        <w:ind w:left="5040" w:hanging="360"/>
      </w:pPr>
    </w:lvl>
    <w:lvl w:ilvl="7" w:tplc="7832995A" w:tentative="1">
      <w:start w:val="1"/>
      <w:numFmt w:val="lowerLetter"/>
      <w:lvlText w:val="%8."/>
      <w:lvlJc w:val="left"/>
      <w:pPr>
        <w:ind w:left="5760" w:hanging="360"/>
      </w:pPr>
    </w:lvl>
    <w:lvl w:ilvl="8" w:tplc="C1346E6E" w:tentative="1">
      <w:start w:val="1"/>
      <w:numFmt w:val="lowerRoman"/>
      <w:lvlText w:val="%9."/>
      <w:lvlJc w:val="right"/>
      <w:pPr>
        <w:ind w:left="6480" w:hanging="180"/>
      </w:pPr>
    </w:lvl>
  </w:abstractNum>
  <w:abstractNum w:abstractNumId="26" w15:restartNumberingAfterBreak="0">
    <w:nsid w:val="61071422"/>
    <w:multiLevelType w:val="hybridMultilevel"/>
    <w:tmpl w:val="59B858D8"/>
    <w:lvl w:ilvl="0" w:tplc="AA96B1B8">
      <w:start w:val="1"/>
      <w:numFmt w:val="bullet"/>
      <w:pStyle w:val="ClauseBullet1"/>
      <w:lvlText w:val=""/>
      <w:lvlJc w:val="left"/>
      <w:pPr>
        <w:ind w:left="1080" w:hanging="360"/>
      </w:pPr>
      <w:rPr>
        <w:rFonts w:ascii="Symbol" w:hAnsi="Symbol" w:hint="default"/>
        <w:color w:val="000000"/>
      </w:rPr>
    </w:lvl>
    <w:lvl w:ilvl="1" w:tplc="5EA0BAC6" w:tentative="1">
      <w:start w:val="1"/>
      <w:numFmt w:val="bullet"/>
      <w:lvlText w:val="o"/>
      <w:lvlJc w:val="left"/>
      <w:pPr>
        <w:ind w:left="1800" w:hanging="360"/>
      </w:pPr>
      <w:rPr>
        <w:rFonts w:ascii="Courier New" w:hAnsi="Courier New" w:cs="Courier New" w:hint="default"/>
      </w:rPr>
    </w:lvl>
    <w:lvl w:ilvl="2" w:tplc="BA5625D2" w:tentative="1">
      <w:start w:val="1"/>
      <w:numFmt w:val="bullet"/>
      <w:lvlText w:val=""/>
      <w:lvlJc w:val="left"/>
      <w:pPr>
        <w:ind w:left="2520" w:hanging="360"/>
      </w:pPr>
      <w:rPr>
        <w:rFonts w:ascii="Wingdings" w:hAnsi="Wingdings" w:hint="default"/>
      </w:rPr>
    </w:lvl>
    <w:lvl w:ilvl="3" w:tplc="629427E4" w:tentative="1">
      <w:start w:val="1"/>
      <w:numFmt w:val="bullet"/>
      <w:lvlText w:val=""/>
      <w:lvlJc w:val="left"/>
      <w:pPr>
        <w:ind w:left="3240" w:hanging="360"/>
      </w:pPr>
      <w:rPr>
        <w:rFonts w:ascii="Symbol" w:hAnsi="Symbol" w:hint="default"/>
      </w:rPr>
    </w:lvl>
    <w:lvl w:ilvl="4" w:tplc="E0E8B63C" w:tentative="1">
      <w:start w:val="1"/>
      <w:numFmt w:val="bullet"/>
      <w:lvlText w:val="o"/>
      <w:lvlJc w:val="left"/>
      <w:pPr>
        <w:ind w:left="3960" w:hanging="360"/>
      </w:pPr>
      <w:rPr>
        <w:rFonts w:ascii="Courier New" w:hAnsi="Courier New" w:cs="Courier New" w:hint="default"/>
      </w:rPr>
    </w:lvl>
    <w:lvl w:ilvl="5" w:tplc="D0200E1C" w:tentative="1">
      <w:start w:val="1"/>
      <w:numFmt w:val="bullet"/>
      <w:lvlText w:val=""/>
      <w:lvlJc w:val="left"/>
      <w:pPr>
        <w:ind w:left="4680" w:hanging="360"/>
      </w:pPr>
      <w:rPr>
        <w:rFonts w:ascii="Wingdings" w:hAnsi="Wingdings" w:hint="default"/>
      </w:rPr>
    </w:lvl>
    <w:lvl w:ilvl="6" w:tplc="9D9AC32C" w:tentative="1">
      <w:start w:val="1"/>
      <w:numFmt w:val="bullet"/>
      <w:lvlText w:val=""/>
      <w:lvlJc w:val="left"/>
      <w:pPr>
        <w:ind w:left="5400" w:hanging="360"/>
      </w:pPr>
      <w:rPr>
        <w:rFonts w:ascii="Symbol" w:hAnsi="Symbol" w:hint="default"/>
      </w:rPr>
    </w:lvl>
    <w:lvl w:ilvl="7" w:tplc="F96AE274" w:tentative="1">
      <w:start w:val="1"/>
      <w:numFmt w:val="bullet"/>
      <w:lvlText w:val="o"/>
      <w:lvlJc w:val="left"/>
      <w:pPr>
        <w:ind w:left="6120" w:hanging="360"/>
      </w:pPr>
      <w:rPr>
        <w:rFonts w:ascii="Courier New" w:hAnsi="Courier New" w:cs="Courier New" w:hint="default"/>
      </w:rPr>
    </w:lvl>
    <w:lvl w:ilvl="8" w:tplc="16CCF964" w:tentative="1">
      <w:start w:val="1"/>
      <w:numFmt w:val="bullet"/>
      <w:lvlText w:val=""/>
      <w:lvlJc w:val="left"/>
      <w:pPr>
        <w:ind w:left="6840" w:hanging="360"/>
      </w:pPr>
      <w:rPr>
        <w:rFonts w:ascii="Wingdings" w:hAnsi="Wingdings" w:hint="default"/>
      </w:rPr>
    </w:lvl>
  </w:abstractNum>
  <w:abstractNum w:abstractNumId="27" w15:restartNumberingAfterBreak="0">
    <w:nsid w:val="642371CD"/>
    <w:multiLevelType w:val="hybridMultilevel"/>
    <w:tmpl w:val="3B76A654"/>
    <w:lvl w:ilvl="0" w:tplc="FE70D140">
      <w:start w:val="1"/>
      <w:numFmt w:val="bullet"/>
      <w:pStyle w:val="subclause3Bullet2"/>
      <w:lvlText w:val=""/>
      <w:lvlJc w:val="left"/>
      <w:pPr>
        <w:ind w:left="3748" w:hanging="360"/>
      </w:pPr>
      <w:rPr>
        <w:rFonts w:ascii="Symbol" w:hAnsi="Symbol" w:hint="default"/>
        <w:color w:val="000000"/>
      </w:rPr>
    </w:lvl>
    <w:lvl w:ilvl="1" w:tplc="39EC9B30" w:tentative="1">
      <w:start w:val="1"/>
      <w:numFmt w:val="bullet"/>
      <w:lvlText w:val="o"/>
      <w:lvlJc w:val="left"/>
      <w:pPr>
        <w:ind w:left="4468" w:hanging="360"/>
      </w:pPr>
      <w:rPr>
        <w:rFonts w:ascii="Courier New" w:hAnsi="Courier New" w:cs="Courier New" w:hint="default"/>
      </w:rPr>
    </w:lvl>
    <w:lvl w:ilvl="2" w:tplc="284AF872" w:tentative="1">
      <w:start w:val="1"/>
      <w:numFmt w:val="bullet"/>
      <w:lvlText w:val=""/>
      <w:lvlJc w:val="left"/>
      <w:pPr>
        <w:ind w:left="5188" w:hanging="360"/>
      </w:pPr>
      <w:rPr>
        <w:rFonts w:ascii="Wingdings" w:hAnsi="Wingdings" w:hint="default"/>
      </w:rPr>
    </w:lvl>
    <w:lvl w:ilvl="3" w:tplc="DC345E8A" w:tentative="1">
      <w:start w:val="1"/>
      <w:numFmt w:val="bullet"/>
      <w:lvlText w:val=""/>
      <w:lvlJc w:val="left"/>
      <w:pPr>
        <w:ind w:left="5908" w:hanging="360"/>
      </w:pPr>
      <w:rPr>
        <w:rFonts w:ascii="Symbol" w:hAnsi="Symbol" w:hint="default"/>
      </w:rPr>
    </w:lvl>
    <w:lvl w:ilvl="4" w:tplc="4DFC3D4C" w:tentative="1">
      <w:start w:val="1"/>
      <w:numFmt w:val="bullet"/>
      <w:lvlText w:val="o"/>
      <w:lvlJc w:val="left"/>
      <w:pPr>
        <w:ind w:left="6628" w:hanging="360"/>
      </w:pPr>
      <w:rPr>
        <w:rFonts w:ascii="Courier New" w:hAnsi="Courier New" w:cs="Courier New" w:hint="default"/>
      </w:rPr>
    </w:lvl>
    <w:lvl w:ilvl="5" w:tplc="1744E45C" w:tentative="1">
      <w:start w:val="1"/>
      <w:numFmt w:val="bullet"/>
      <w:lvlText w:val=""/>
      <w:lvlJc w:val="left"/>
      <w:pPr>
        <w:ind w:left="7348" w:hanging="360"/>
      </w:pPr>
      <w:rPr>
        <w:rFonts w:ascii="Wingdings" w:hAnsi="Wingdings" w:hint="default"/>
      </w:rPr>
    </w:lvl>
    <w:lvl w:ilvl="6" w:tplc="2AD6D270" w:tentative="1">
      <w:start w:val="1"/>
      <w:numFmt w:val="bullet"/>
      <w:lvlText w:val=""/>
      <w:lvlJc w:val="left"/>
      <w:pPr>
        <w:ind w:left="8068" w:hanging="360"/>
      </w:pPr>
      <w:rPr>
        <w:rFonts w:ascii="Symbol" w:hAnsi="Symbol" w:hint="default"/>
      </w:rPr>
    </w:lvl>
    <w:lvl w:ilvl="7" w:tplc="CF86FB14" w:tentative="1">
      <w:start w:val="1"/>
      <w:numFmt w:val="bullet"/>
      <w:lvlText w:val="o"/>
      <w:lvlJc w:val="left"/>
      <w:pPr>
        <w:ind w:left="8788" w:hanging="360"/>
      </w:pPr>
      <w:rPr>
        <w:rFonts w:ascii="Courier New" w:hAnsi="Courier New" w:cs="Courier New" w:hint="default"/>
      </w:rPr>
    </w:lvl>
    <w:lvl w:ilvl="8" w:tplc="F66C3B58" w:tentative="1">
      <w:start w:val="1"/>
      <w:numFmt w:val="bullet"/>
      <w:lvlText w:val=""/>
      <w:lvlJc w:val="left"/>
      <w:pPr>
        <w:ind w:left="9508" w:hanging="360"/>
      </w:pPr>
      <w:rPr>
        <w:rFonts w:ascii="Wingdings" w:hAnsi="Wingdings" w:hint="default"/>
      </w:rPr>
    </w:lvl>
  </w:abstractNum>
  <w:abstractNum w:abstractNumId="28"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29" w15:restartNumberingAfterBreak="0">
    <w:nsid w:val="6A14466B"/>
    <w:multiLevelType w:val="hybridMultilevel"/>
    <w:tmpl w:val="2402A666"/>
    <w:lvl w:ilvl="0" w:tplc="393E8022">
      <w:start w:val="1"/>
      <w:numFmt w:val="bullet"/>
      <w:pStyle w:val="BulletList1"/>
      <w:lvlText w:val="·"/>
      <w:lvlJc w:val="left"/>
      <w:pPr>
        <w:tabs>
          <w:tab w:val="num" w:pos="360"/>
        </w:tabs>
        <w:ind w:left="360" w:hanging="360"/>
      </w:pPr>
      <w:rPr>
        <w:rFonts w:ascii="Symbol" w:hAnsi="Symbol" w:hint="default"/>
        <w:color w:val="000000"/>
      </w:rPr>
    </w:lvl>
    <w:lvl w:ilvl="1" w:tplc="37D2D398" w:tentative="1">
      <w:start w:val="1"/>
      <w:numFmt w:val="bullet"/>
      <w:lvlText w:val="·"/>
      <w:lvlJc w:val="left"/>
      <w:pPr>
        <w:tabs>
          <w:tab w:val="num" w:pos="1440"/>
        </w:tabs>
        <w:ind w:left="1440" w:hanging="360"/>
      </w:pPr>
      <w:rPr>
        <w:rFonts w:ascii="Symbol" w:hAnsi="Symbol" w:hint="default"/>
      </w:rPr>
    </w:lvl>
    <w:lvl w:ilvl="2" w:tplc="10D8756E" w:tentative="1">
      <w:start w:val="1"/>
      <w:numFmt w:val="bullet"/>
      <w:lvlText w:val="·"/>
      <w:lvlJc w:val="left"/>
      <w:pPr>
        <w:tabs>
          <w:tab w:val="num" w:pos="2160"/>
        </w:tabs>
        <w:ind w:left="2160" w:hanging="360"/>
      </w:pPr>
      <w:rPr>
        <w:rFonts w:ascii="Symbol" w:hAnsi="Symbol" w:hint="default"/>
      </w:rPr>
    </w:lvl>
    <w:lvl w:ilvl="3" w:tplc="A0F68560" w:tentative="1">
      <w:start w:val="1"/>
      <w:numFmt w:val="bullet"/>
      <w:lvlText w:val="·"/>
      <w:lvlJc w:val="left"/>
      <w:pPr>
        <w:tabs>
          <w:tab w:val="num" w:pos="2880"/>
        </w:tabs>
        <w:ind w:left="2880" w:hanging="360"/>
      </w:pPr>
      <w:rPr>
        <w:rFonts w:ascii="Symbol" w:hAnsi="Symbol" w:hint="default"/>
      </w:rPr>
    </w:lvl>
    <w:lvl w:ilvl="4" w:tplc="32684468" w:tentative="1">
      <w:start w:val="1"/>
      <w:numFmt w:val="bullet"/>
      <w:lvlText w:val="o"/>
      <w:lvlJc w:val="left"/>
      <w:pPr>
        <w:tabs>
          <w:tab w:val="num" w:pos="3600"/>
        </w:tabs>
        <w:ind w:left="3600" w:hanging="360"/>
      </w:pPr>
      <w:rPr>
        <w:rFonts w:ascii="Courier New" w:hAnsi="Courier New" w:hint="default"/>
      </w:rPr>
    </w:lvl>
    <w:lvl w:ilvl="5" w:tplc="B144323A" w:tentative="1">
      <w:start w:val="1"/>
      <w:numFmt w:val="bullet"/>
      <w:lvlText w:val="§"/>
      <w:lvlJc w:val="left"/>
      <w:pPr>
        <w:tabs>
          <w:tab w:val="num" w:pos="4320"/>
        </w:tabs>
        <w:ind w:left="4320" w:hanging="360"/>
      </w:pPr>
      <w:rPr>
        <w:rFonts w:ascii="Wingdings" w:hAnsi="Wingdings" w:hint="default"/>
      </w:rPr>
    </w:lvl>
    <w:lvl w:ilvl="6" w:tplc="5E149130" w:tentative="1">
      <w:start w:val="1"/>
      <w:numFmt w:val="bullet"/>
      <w:lvlText w:val="·"/>
      <w:lvlJc w:val="left"/>
      <w:pPr>
        <w:tabs>
          <w:tab w:val="num" w:pos="5040"/>
        </w:tabs>
        <w:ind w:left="5040" w:hanging="360"/>
      </w:pPr>
      <w:rPr>
        <w:rFonts w:ascii="Symbol" w:hAnsi="Symbol" w:hint="default"/>
      </w:rPr>
    </w:lvl>
    <w:lvl w:ilvl="7" w:tplc="4A90DD92" w:tentative="1">
      <w:start w:val="1"/>
      <w:numFmt w:val="bullet"/>
      <w:lvlText w:val="o"/>
      <w:lvlJc w:val="left"/>
      <w:pPr>
        <w:tabs>
          <w:tab w:val="num" w:pos="5760"/>
        </w:tabs>
        <w:ind w:left="5760" w:hanging="360"/>
      </w:pPr>
      <w:rPr>
        <w:rFonts w:ascii="Courier New" w:hAnsi="Courier New" w:hint="default"/>
      </w:rPr>
    </w:lvl>
    <w:lvl w:ilvl="8" w:tplc="ACCEF4B6"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7DB5644F"/>
    <w:multiLevelType w:val="hybridMultilevel"/>
    <w:tmpl w:val="8BCC9C08"/>
    <w:lvl w:ilvl="0" w:tplc="E94EF6D6">
      <w:start w:val="1"/>
      <w:numFmt w:val="bullet"/>
      <w:pStyle w:val="BulletList3"/>
      <w:lvlText w:val=""/>
      <w:lvlJc w:val="left"/>
      <w:pPr>
        <w:tabs>
          <w:tab w:val="num" w:pos="1945"/>
        </w:tabs>
        <w:ind w:left="1945" w:hanging="357"/>
      </w:pPr>
      <w:rPr>
        <w:rFonts w:ascii="Symbol" w:hAnsi="Symbol" w:hint="default"/>
        <w:color w:val="000000"/>
      </w:rPr>
    </w:lvl>
    <w:lvl w:ilvl="1" w:tplc="1DC6A716" w:tentative="1">
      <w:start w:val="1"/>
      <w:numFmt w:val="bullet"/>
      <w:lvlText w:val="o"/>
      <w:lvlJc w:val="left"/>
      <w:pPr>
        <w:tabs>
          <w:tab w:val="num" w:pos="1440"/>
        </w:tabs>
        <w:ind w:left="1440" w:hanging="360"/>
      </w:pPr>
      <w:rPr>
        <w:rFonts w:ascii="Courier New" w:hAnsi="Courier New" w:cs="Courier New" w:hint="default"/>
      </w:rPr>
    </w:lvl>
    <w:lvl w:ilvl="2" w:tplc="A0C88AEE" w:tentative="1">
      <w:start w:val="1"/>
      <w:numFmt w:val="bullet"/>
      <w:lvlText w:val=""/>
      <w:lvlJc w:val="left"/>
      <w:pPr>
        <w:tabs>
          <w:tab w:val="num" w:pos="2160"/>
        </w:tabs>
        <w:ind w:left="2160" w:hanging="360"/>
      </w:pPr>
      <w:rPr>
        <w:rFonts w:ascii="Wingdings" w:hAnsi="Wingdings" w:hint="default"/>
      </w:rPr>
    </w:lvl>
    <w:lvl w:ilvl="3" w:tplc="436E457C" w:tentative="1">
      <w:start w:val="1"/>
      <w:numFmt w:val="bullet"/>
      <w:lvlText w:val=""/>
      <w:lvlJc w:val="left"/>
      <w:pPr>
        <w:tabs>
          <w:tab w:val="num" w:pos="2880"/>
        </w:tabs>
        <w:ind w:left="2880" w:hanging="360"/>
      </w:pPr>
      <w:rPr>
        <w:rFonts w:ascii="Symbol" w:hAnsi="Symbol" w:hint="default"/>
      </w:rPr>
    </w:lvl>
    <w:lvl w:ilvl="4" w:tplc="3766B0CC" w:tentative="1">
      <w:start w:val="1"/>
      <w:numFmt w:val="bullet"/>
      <w:lvlText w:val="o"/>
      <w:lvlJc w:val="left"/>
      <w:pPr>
        <w:tabs>
          <w:tab w:val="num" w:pos="3600"/>
        </w:tabs>
        <w:ind w:left="3600" w:hanging="360"/>
      </w:pPr>
      <w:rPr>
        <w:rFonts w:ascii="Courier New" w:hAnsi="Courier New" w:cs="Courier New" w:hint="default"/>
      </w:rPr>
    </w:lvl>
    <w:lvl w:ilvl="5" w:tplc="22568F48" w:tentative="1">
      <w:start w:val="1"/>
      <w:numFmt w:val="bullet"/>
      <w:lvlText w:val=""/>
      <w:lvlJc w:val="left"/>
      <w:pPr>
        <w:tabs>
          <w:tab w:val="num" w:pos="4320"/>
        </w:tabs>
        <w:ind w:left="4320" w:hanging="360"/>
      </w:pPr>
      <w:rPr>
        <w:rFonts w:ascii="Wingdings" w:hAnsi="Wingdings" w:hint="default"/>
      </w:rPr>
    </w:lvl>
    <w:lvl w:ilvl="6" w:tplc="61A6777C" w:tentative="1">
      <w:start w:val="1"/>
      <w:numFmt w:val="bullet"/>
      <w:lvlText w:val=""/>
      <w:lvlJc w:val="left"/>
      <w:pPr>
        <w:tabs>
          <w:tab w:val="num" w:pos="5040"/>
        </w:tabs>
        <w:ind w:left="5040" w:hanging="360"/>
      </w:pPr>
      <w:rPr>
        <w:rFonts w:ascii="Symbol" w:hAnsi="Symbol" w:hint="default"/>
      </w:rPr>
    </w:lvl>
    <w:lvl w:ilvl="7" w:tplc="35209BB0" w:tentative="1">
      <w:start w:val="1"/>
      <w:numFmt w:val="bullet"/>
      <w:lvlText w:val="o"/>
      <w:lvlJc w:val="left"/>
      <w:pPr>
        <w:tabs>
          <w:tab w:val="num" w:pos="5760"/>
        </w:tabs>
        <w:ind w:left="5760" w:hanging="360"/>
      </w:pPr>
      <w:rPr>
        <w:rFonts w:ascii="Courier New" w:hAnsi="Courier New" w:cs="Courier New" w:hint="default"/>
      </w:rPr>
    </w:lvl>
    <w:lvl w:ilvl="8" w:tplc="37A40594"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29"/>
  </w:num>
  <w:num w:numId="3">
    <w:abstractNumId w:val="13"/>
  </w:num>
  <w:num w:numId="4">
    <w:abstractNumId w:val="32"/>
  </w:num>
  <w:num w:numId="5">
    <w:abstractNumId w:val="31"/>
  </w:num>
  <w:num w:numId="6">
    <w:abstractNumId w:val="7"/>
  </w:num>
  <w:num w:numId="7">
    <w:abstractNumId w:val="16"/>
  </w:num>
  <w:num w:numId="8">
    <w:abstractNumId w:val="14"/>
  </w:num>
  <w:num w:numId="9">
    <w:abstractNumId w:val="10"/>
  </w:num>
  <w:num w:numId="10">
    <w:abstractNumId w:val="9"/>
  </w:num>
  <w:num w:numId="11">
    <w:abstractNumId w:val="25"/>
  </w:num>
  <w:num w:numId="12">
    <w:abstractNumId w:val="26"/>
  </w:num>
  <w:num w:numId="13">
    <w:abstractNumId w:val="17"/>
  </w:num>
  <w:num w:numId="14">
    <w:abstractNumId w:val="21"/>
  </w:num>
  <w:num w:numId="15">
    <w:abstractNumId w:val="19"/>
  </w:num>
  <w:num w:numId="16">
    <w:abstractNumId w:val="20"/>
  </w:num>
  <w:num w:numId="17">
    <w:abstractNumId w:val="18"/>
  </w:num>
  <w:num w:numId="18">
    <w:abstractNumId w:val="12"/>
  </w:num>
  <w:num w:numId="19">
    <w:abstractNumId w:val="27"/>
  </w:num>
  <w:num w:numId="20">
    <w:abstractNumId w:val="1"/>
  </w:num>
  <w:num w:numId="21">
    <w:abstractNumId w:val="5"/>
  </w:num>
  <w:num w:numId="22">
    <w:abstractNumId w:val="0"/>
  </w:num>
  <w:num w:numId="23">
    <w:abstractNumId w:val="30"/>
  </w:num>
  <w:num w:numId="24">
    <w:abstractNumId w:val="6"/>
  </w:num>
  <w:num w:numId="25">
    <w:abstractNumId w:val="24"/>
  </w:num>
  <w:num w:numId="26">
    <w:abstractNumId w:val="0"/>
    <w:lvlOverride w:ilvl="0">
      <w:startOverride w:val="9"/>
    </w:lvlOverride>
    <w:lvlOverride w:ilvl="1">
      <w:startOverride w:val="2"/>
    </w:lvlOverride>
    <w:lvlOverride w:ilvl="2">
      <w:startOverride w:val="3"/>
    </w:lvlOverride>
    <w:lvlOverride w:ilvl="3"/>
    <w:lvlOverride w:ilvl="4"/>
    <w:lvlOverride w:ilvl="5"/>
    <w:lvlOverride w:ilvl="6"/>
    <w:lvlOverride w:ilvl="7"/>
    <w:lvlOverride w:ilvl="8"/>
  </w:num>
  <w:num w:numId="27">
    <w:abstractNumId w:val="0"/>
  </w:num>
  <w:num w:numId="28">
    <w:abstractNumId w:val="4"/>
  </w:num>
  <w:num w:numId="29">
    <w:abstractNumId w:val="11"/>
  </w:num>
  <w:num w:numId="30">
    <w:abstractNumId w:val="15"/>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num>
  <w:num w:numId="34">
    <w:abstractNumId w:val="22"/>
  </w:num>
  <w:num w:numId="35">
    <w:abstractNumId w:val="3"/>
  </w:num>
  <w:num w:numId="36">
    <w:abstractNumId w:val="2"/>
  </w:num>
  <w:num w:numId="37">
    <w:abstractNumId w:val="23"/>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zziz MIMOUNI">
    <w15:presenceInfo w15:providerId="AD" w15:userId="S::amimouni@avanquest.com::eb5c2566-ab33-4d8a-8547-db88a95cc7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SwMLM0NDE0tjC2NDNU0lEKTi0uzszPAykwrAUAYy6e5ywAAAA="/>
  </w:docVars>
  <w:rsids>
    <w:rsidRoot w:val="005772A2"/>
    <w:rsid w:val="00006756"/>
    <w:rsid w:val="000119D8"/>
    <w:rsid w:val="00015A28"/>
    <w:rsid w:val="000178CC"/>
    <w:rsid w:val="00025ED1"/>
    <w:rsid w:val="00031CDC"/>
    <w:rsid w:val="00034E91"/>
    <w:rsid w:val="0004137D"/>
    <w:rsid w:val="00047775"/>
    <w:rsid w:val="00055728"/>
    <w:rsid w:val="000558DA"/>
    <w:rsid w:val="00055B1B"/>
    <w:rsid w:val="0006116E"/>
    <w:rsid w:val="0006331C"/>
    <w:rsid w:val="00065640"/>
    <w:rsid w:val="000668F7"/>
    <w:rsid w:val="00075109"/>
    <w:rsid w:val="000915D0"/>
    <w:rsid w:val="000A015A"/>
    <w:rsid w:val="000A507B"/>
    <w:rsid w:val="000A79B6"/>
    <w:rsid w:val="000B0109"/>
    <w:rsid w:val="000B241F"/>
    <w:rsid w:val="000B4D1E"/>
    <w:rsid w:val="000B67FF"/>
    <w:rsid w:val="000C1E29"/>
    <w:rsid w:val="000C3A60"/>
    <w:rsid w:val="000C4504"/>
    <w:rsid w:val="000C4EEF"/>
    <w:rsid w:val="000D2418"/>
    <w:rsid w:val="000E0FA6"/>
    <w:rsid w:val="000E3738"/>
    <w:rsid w:val="000E38E6"/>
    <w:rsid w:val="000E64E1"/>
    <w:rsid w:val="000E6592"/>
    <w:rsid w:val="000F14DE"/>
    <w:rsid w:val="000F16B2"/>
    <w:rsid w:val="000F771D"/>
    <w:rsid w:val="00100148"/>
    <w:rsid w:val="00100E06"/>
    <w:rsid w:val="00101222"/>
    <w:rsid w:val="00102C98"/>
    <w:rsid w:val="00107400"/>
    <w:rsid w:val="00112FF7"/>
    <w:rsid w:val="001144CB"/>
    <w:rsid w:val="00115926"/>
    <w:rsid w:val="00117D1E"/>
    <w:rsid w:val="0012148B"/>
    <w:rsid w:val="00122C77"/>
    <w:rsid w:val="00122E4D"/>
    <w:rsid w:val="001235C1"/>
    <w:rsid w:val="00126D46"/>
    <w:rsid w:val="00132A32"/>
    <w:rsid w:val="00140B34"/>
    <w:rsid w:val="00140F0A"/>
    <w:rsid w:val="001421C2"/>
    <w:rsid w:val="0014220C"/>
    <w:rsid w:val="001447E3"/>
    <w:rsid w:val="00146A77"/>
    <w:rsid w:val="0015064F"/>
    <w:rsid w:val="0015559F"/>
    <w:rsid w:val="00163442"/>
    <w:rsid w:val="00163517"/>
    <w:rsid w:val="00167C51"/>
    <w:rsid w:val="00175BFA"/>
    <w:rsid w:val="001809C8"/>
    <w:rsid w:val="00190656"/>
    <w:rsid w:val="0019285E"/>
    <w:rsid w:val="001928FC"/>
    <w:rsid w:val="0019326A"/>
    <w:rsid w:val="00195AB8"/>
    <w:rsid w:val="001A3C8A"/>
    <w:rsid w:val="001B12B0"/>
    <w:rsid w:val="001B5FB8"/>
    <w:rsid w:val="001C3542"/>
    <w:rsid w:val="001C5306"/>
    <w:rsid w:val="001D1616"/>
    <w:rsid w:val="001D5416"/>
    <w:rsid w:val="001D7C07"/>
    <w:rsid w:val="001E1410"/>
    <w:rsid w:val="001E2E7E"/>
    <w:rsid w:val="001F041F"/>
    <w:rsid w:val="001F2B01"/>
    <w:rsid w:val="001F3893"/>
    <w:rsid w:val="001F4F73"/>
    <w:rsid w:val="001F5658"/>
    <w:rsid w:val="001F6CA8"/>
    <w:rsid w:val="00205EB0"/>
    <w:rsid w:val="00211D1A"/>
    <w:rsid w:val="0021215D"/>
    <w:rsid w:val="00213664"/>
    <w:rsid w:val="00216A28"/>
    <w:rsid w:val="0022025B"/>
    <w:rsid w:val="0022284C"/>
    <w:rsid w:val="00222DE2"/>
    <w:rsid w:val="00223C91"/>
    <w:rsid w:val="00224F81"/>
    <w:rsid w:val="00226C7C"/>
    <w:rsid w:val="00231CC0"/>
    <w:rsid w:val="002348EC"/>
    <w:rsid w:val="00235BCA"/>
    <w:rsid w:val="00237506"/>
    <w:rsid w:val="00237CBA"/>
    <w:rsid w:val="00253615"/>
    <w:rsid w:val="002556EC"/>
    <w:rsid w:val="0025619D"/>
    <w:rsid w:val="00267ECD"/>
    <w:rsid w:val="0027150C"/>
    <w:rsid w:val="00275308"/>
    <w:rsid w:val="002776AD"/>
    <w:rsid w:val="00281EBD"/>
    <w:rsid w:val="002821CB"/>
    <w:rsid w:val="0029433E"/>
    <w:rsid w:val="0029448D"/>
    <w:rsid w:val="00295E99"/>
    <w:rsid w:val="002A06C5"/>
    <w:rsid w:val="002A3182"/>
    <w:rsid w:val="002A6D2A"/>
    <w:rsid w:val="002A7C88"/>
    <w:rsid w:val="002B3CEA"/>
    <w:rsid w:val="002C3BB1"/>
    <w:rsid w:val="002D4072"/>
    <w:rsid w:val="002E0491"/>
    <w:rsid w:val="002E059D"/>
    <w:rsid w:val="002E1FF6"/>
    <w:rsid w:val="002F1202"/>
    <w:rsid w:val="002F5EDB"/>
    <w:rsid w:val="003012FA"/>
    <w:rsid w:val="003032E4"/>
    <w:rsid w:val="00303555"/>
    <w:rsid w:val="00303ED7"/>
    <w:rsid w:val="00305E5F"/>
    <w:rsid w:val="00306FE9"/>
    <w:rsid w:val="00312D88"/>
    <w:rsid w:val="0031415D"/>
    <w:rsid w:val="00317C40"/>
    <w:rsid w:val="0032021C"/>
    <w:rsid w:val="0032108C"/>
    <w:rsid w:val="003231AD"/>
    <w:rsid w:val="003265A3"/>
    <w:rsid w:val="00332F4D"/>
    <w:rsid w:val="00337EDF"/>
    <w:rsid w:val="00346053"/>
    <w:rsid w:val="00361335"/>
    <w:rsid w:val="00365465"/>
    <w:rsid w:val="00365E65"/>
    <w:rsid w:val="00366D80"/>
    <w:rsid w:val="003709A5"/>
    <w:rsid w:val="0037668B"/>
    <w:rsid w:val="003819B7"/>
    <w:rsid w:val="003862A9"/>
    <w:rsid w:val="00392757"/>
    <w:rsid w:val="00392C72"/>
    <w:rsid w:val="00395977"/>
    <w:rsid w:val="00395C85"/>
    <w:rsid w:val="00395CE7"/>
    <w:rsid w:val="00395EBB"/>
    <w:rsid w:val="00397433"/>
    <w:rsid w:val="00397CFD"/>
    <w:rsid w:val="003A0065"/>
    <w:rsid w:val="003A0AD3"/>
    <w:rsid w:val="003A2BDF"/>
    <w:rsid w:val="003A5D4B"/>
    <w:rsid w:val="003A7029"/>
    <w:rsid w:val="003B1560"/>
    <w:rsid w:val="003B1C0E"/>
    <w:rsid w:val="003B385B"/>
    <w:rsid w:val="003B41CF"/>
    <w:rsid w:val="003B693E"/>
    <w:rsid w:val="003C4329"/>
    <w:rsid w:val="003C5AED"/>
    <w:rsid w:val="003E148D"/>
    <w:rsid w:val="003E28C5"/>
    <w:rsid w:val="003E5705"/>
    <w:rsid w:val="003E6888"/>
    <w:rsid w:val="003F0BCF"/>
    <w:rsid w:val="003F2E47"/>
    <w:rsid w:val="003F611A"/>
    <w:rsid w:val="0040017D"/>
    <w:rsid w:val="00403E81"/>
    <w:rsid w:val="00406D41"/>
    <w:rsid w:val="00410E7B"/>
    <w:rsid w:val="00416893"/>
    <w:rsid w:val="00417445"/>
    <w:rsid w:val="004210FB"/>
    <w:rsid w:val="00422B59"/>
    <w:rsid w:val="00424626"/>
    <w:rsid w:val="00424DA6"/>
    <w:rsid w:val="00425469"/>
    <w:rsid w:val="00427B63"/>
    <w:rsid w:val="00430CD1"/>
    <w:rsid w:val="00431D7F"/>
    <w:rsid w:val="00434C41"/>
    <w:rsid w:val="004358E4"/>
    <w:rsid w:val="004441C2"/>
    <w:rsid w:val="00444C71"/>
    <w:rsid w:val="00450343"/>
    <w:rsid w:val="00450F95"/>
    <w:rsid w:val="004516F3"/>
    <w:rsid w:val="00451BCB"/>
    <w:rsid w:val="00452A97"/>
    <w:rsid w:val="00455048"/>
    <w:rsid w:val="004555D8"/>
    <w:rsid w:val="00456F67"/>
    <w:rsid w:val="004612D2"/>
    <w:rsid w:val="00463253"/>
    <w:rsid w:val="00466BD0"/>
    <w:rsid w:val="0047363D"/>
    <w:rsid w:val="00475DD6"/>
    <w:rsid w:val="00476151"/>
    <w:rsid w:val="004869BB"/>
    <w:rsid w:val="0049038E"/>
    <w:rsid w:val="0049073C"/>
    <w:rsid w:val="00490FBF"/>
    <w:rsid w:val="00492CBA"/>
    <w:rsid w:val="00497CD9"/>
    <w:rsid w:val="004A1697"/>
    <w:rsid w:val="004A175B"/>
    <w:rsid w:val="004A29E1"/>
    <w:rsid w:val="004A78CB"/>
    <w:rsid w:val="004B11BE"/>
    <w:rsid w:val="004B51C2"/>
    <w:rsid w:val="004B51FC"/>
    <w:rsid w:val="004B597A"/>
    <w:rsid w:val="004C5DBB"/>
    <w:rsid w:val="004D0321"/>
    <w:rsid w:val="004D1654"/>
    <w:rsid w:val="004D1F3A"/>
    <w:rsid w:val="004D4A42"/>
    <w:rsid w:val="004E0571"/>
    <w:rsid w:val="004F0873"/>
    <w:rsid w:val="004F3AA0"/>
    <w:rsid w:val="004F508F"/>
    <w:rsid w:val="004F5211"/>
    <w:rsid w:val="00500D1F"/>
    <w:rsid w:val="00502440"/>
    <w:rsid w:val="00503518"/>
    <w:rsid w:val="005105DB"/>
    <w:rsid w:val="0051211E"/>
    <w:rsid w:val="0051259D"/>
    <w:rsid w:val="005210E7"/>
    <w:rsid w:val="00526F8A"/>
    <w:rsid w:val="005274AD"/>
    <w:rsid w:val="005277D3"/>
    <w:rsid w:val="0053416C"/>
    <w:rsid w:val="005362E4"/>
    <w:rsid w:val="005370D1"/>
    <w:rsid w:val="005410A4"/>
    <w:rsid w:val="00541FD9"/>
    <w:rsid w:val="00542E6B"/>
    <w:rsid w:val="00544E84"/>
    <w:rsid w:val="00546579"/>
    <w:rsid w:val="00547836"/>
    <w:rsid w:val="005504FD"/>
    <w:rsid w:val="0055391C"/>
    <w:rsid w:val="0055482B"/>
    <w:rsid w:val="00554C08"/>
    <w:rsid w:val="0055745C"/>
    <w:rsid w:val="00562A11"/>
    <w:rsid w:val="00564CC0"/>
    <w:rsid w:val="00565E51"/>
    <w:rsid w:val="00567D30"/>
    <w:rsid w:val="00574576"/>
    <w:rsid w:val="00576093"/>
    <w:rsid w:val="0057715D"/>
    <w:rsid w:val="005772A2"/>
    <w:rsid w:val="005776E1"/>
    <w:rsid w:val="00581A83"/>
    <w:rsid w:val="00592BAD"/>
    <w:rsid w:val="00593560"/>
    <w:rsid w:val="005A597B"/>
    <w:rsid w:val="005B13D2"/>
    <w:rsid w:val="005B16D2"/>
    <w:rsid w:val="005B6136"/>
    <w:rsid w:val="005C0B27"/>
    <w:rsid w:val="005C1F36"/>
    <w:rsid w:val="005C7241"/>
    <w:rsid w:val="005D0012"/>
    <w:rsid w:val="005D0E15"/>
    <w:rsid w:val="005D23AF"/>
    <w:rsid w:val="005D2726"/>
    <w:rsid w:val="005D56C6"/>
    <w:rsid w:val="005D75AE"/>
    <w:rsid w:val="005D7773"/>
    <w:rsid w:val="005E58F5"/>
    <w:rsid w:val="005F547C"/>
    <w:rsid w:val="006014DE"/>
    <w:rsid w:val="006036B9"/>
    <w:rsid w:val="006041C8"/>
    <w:rsid w:val="0060596C"/>
    <w:rsid w:val="006103A5"/>
    <w:rsid w:val="00610F4C"/>
    <w:rsid w:val="00614E6F"/>
    <w:rsid w:val="006155C9"/>
    <w:rsid w:val="00616751"/>
    <w:rsid w:val="00616807"/>
    <w:rsid w:val="00617E9B"/>
    <w:rsid w:val="00621A80"/>
    <w:rsid w:val="00624BDC"/>
    <w:rsid w:val="0062702F"/>
    <w:rsid w:val="0062707C"/>
    <w:rsid w:val="00631DBB"/>
    <w:rsid w:val="00640A0D"/>
    <w:rsid w:val="00640CF5"/>
    <w:rsid w:val="00641CB3"/>
    <w:rsid w:val="00642DCF"/>
    <w:rsid w:val="00646ADA"/>
    <w:rsid w:val="00650094"/>
    <w:rsid w:val="00655B32"/>
    <w:rsid w:val="0066183E"/>
    <w:rsid w:val="00664BD0"/>
    <w:rsid w:val="0066733E"/>
    <w:rsid w:val="0066793F"/>
    <w:rsid w:val="006701E5"/>
    <w:rsid w:val="0067622D"/>
    <w:rsid w:val="006813D0"/>
    <w:rsid w:val="00682327"/>
    <w:rsid w:val="00682BBD"/>
    <w:rsid w:val="00686041"/>
    <w:rsid w:val="00686A28"/>
    <w:rsid w:val="006909E9"/>
    <w:rsid w:val="00691786"/>
    <w:rsid w:val="00692DFA"/>
    <w:rsid w:val="006A12CF"/>
    <w:rsid w:val="006A154E"/>
    <w:rsid w:val="006A251F"/>
    <w:rsid w:val="006A5EA3"/>
    <w:rsid w:val="006B1EE0"/>
    <w:rsid w:val="006B2D43"/>
    <w:rsid w:val="006B4255"/>
    <w:rsid w:val="006B4421"/>
    <w:rsid w:val="006C3B0C"/>
    <w:rsid w:val="006D0A30"/>
    <w:rsid w:val="006D20BA"/>
    <w:rsid w:val="006E0C95"/>
    <w:rsid w:val="006E3F1C"/>
    <w:rsid w:val="006E6B64"/>
    <w:rsid w:val="006E76E4"/>
    <w:rsid w:val="006F176B"/>
    <w:rsid w:val="006F1B5F"/>
    <w:rsid w:val="006F57B0"/>
    <w:rsid w:val="006F59D4"/>
    <w:rsid w:val="00712A38"/>
    <w:rsid w:val="0071369D"/>
    <w:rsid w:val="00713BAD"/>
    <w:rsid w:val="00714DAF"/>
    <w:rsid w:val="00716CD7"/>
    <w:rsid w:val="00716E96"/>
    <w:rsid w:val="00721719"/>
    <w:rsid w:val="00730E62"/>
    <w:rsid w:val="00734C81"/>
    <w:rsid w:val="00735EC0"/>
    <w:rsid w:val="00741972"/>
    <w:rsid w:val="0074365B"/>
    <w:rsid w:val="00744036"/>
    <w:rsid w:val="00745966"/>
    <w:rsid w:val="007579EC"/>
    <w:rsid w:val="0076318D"/>
    <w:rsid w:val="00764A06"/>
    <w:rsid w:val="00764FED"/>
    <w:rsid w:val="00765B2C"/>
    <w:rsid w:val="007709B6"/>
    <w:rsid w:val="00770AB0"/>
    <w:rsid w:val="00772668"/>
    <w:rsid w:val="0077487F"/>
    <w:rsid w:val="007753ED"/>
    <w:rsid w:val="00781021"/>
    <w:rsid w:val="007821AD"/>
    <w:rsid w:val="007822D6"/>
    <w:rsid w:val="007846AB"/>
    <w:rsid w:val="00785252"/>
    <w:rsid w:val="00792D1D"/>
    <w:rsid w:val="007945A7"/>
    <w:rsid w:val="007971B5"/>
    <w:rsid w:val="007A0BD4"/>
    <w:rsid w:val="007A0C93"/>
    <w:rsid w:val="007A7286"/>
    <w:rsid w:val="007B3D5F"/>
    <w:rsid w:val="007B432C"/>
    <w:rsid w:val="007C22BF"/>
    <w:rsid w:val="007C4CE1"/>
    <w:rsid w:val="007C6243"/>
    <w:rsid w:val="007C7DC3"/>
    <w:rsid w:val="007E3328"/>
    <w:rsid w:val="007E54C0"/>
    <w:rsid w:val="007E62AA"/>
    <w:rsid w:val="007F0110"/>
    <w:rsid w:val="007F1368"/>
    <w:rsid w:val="007F1875"/>
    <w:rsid w:val="007F226B"/>
    <w:rsid w:val="008002D8"/>
    <w:rsid w:val="00802A91"/>
    <w:rsid w:val="008033BA"/>
    <w:rsid w:val="008122D9"/>
    <w:rsid w:val="008134F1"/>
    <w:rsid w:val="00815057"/>
    <w:rsid w:val="0081514F"/>
    <w:rsid w:val="008209A7"/>
    <w:rsid w:val="00824406"/>
    <w:rsid w:val="00834165"/>
    <w:rsid w:val="00844F4A"/>
    <w:rsid w:val="0085096B"/>
    <w:rsid w:val="00850E46"/>
    <w:rsid w:val="008619E0"/>
    <w:rsid w:val="008655B5"/>
    <w:rsid w:val="008726EC"/>
    <w:rsid w:val="00872A26"/>
    <w:rsid w:val="00874145"/>
    <w:rsid w:val="00875D28"/>
    <w:rsid w:val="00884BC1"/>
    <w:rsid w:val="00886CF6"/>
    <w:rsid w:val="0089015A"/>
    <w:rsid w:val="0089125C"/>
    <w:rsid w:val="00891862"/>
    <w:rsid w:val="00893283"/>
    <w:rsid w:val="00893BAC"/>
    <w:rsid w:val="008963DE"/>
    <w:rsid w:val="008A0178"/>
    <w:rsid w:val="008A2130"/>
    <w:rsid w:val="008A2895"/>
    <w:rsid w:val="008A2D11"/>
    <w:rsid w:val="008A3660"/>
    <w:rsid w:val="008A3D80"/>
    <w:rsid w:val="008A4C84"/>
    <w:rsid w:val="008A5DC3"/>
    <w:rsid w:val="008A6903"/>
    <w:rsid w:val="008A70E7"/>
    <w:rsid w:val="008A7311"/>
    <w:rsid w:val="008C57B3"/>
    <w:rsid w:val="008C5FD8"/>
    <w:rsid w:val="008C6733"/>
    <w:rsid w:val="008C7A0C"/>
    <w:rsid w:val="008D5406"/>
    <w:rsid w:val="008D605C"/>
    <w:rsid w:val="008D7458"/>
    <w:rsid w:val="008E2878"/>
    <w:rsid w:val="008E4216"/>
    <w:rsid w:val="008E4A69"/>
    <w:rsid w:val="008E78D3"/>
    <w:rsid w:val="008F4098"/>
    <w:rsid w:val="008F5C2C"/>
    <w:rsid w:val="008F5E38"/>
    <w:rsid w:val="008F688B"/>
    <w:rsid w:val="00905810"/>
    <w:rsid w:val="009123B9"/>
    <w:rsid w:val="009133E2"/>
    <w:rsid w:val="00914CE6"/>
    <w:rsid w:val="00915A17"/>
    <w:rsid w:val="00915F3E"/>
    <w:rsid w:val="009162E6"/>
    <w:rsid w:val="00922115"/>
    <w:rsid w:val="0092543A"/>
    <w:rsid w:val="009306C7"/>
    <w:rsid w:val="009332A3"/>
    <w:rsid w:val="009350B3"/>
    <w:rsid w:val="0093638A"/>
    <w:rsid w:val="00937D3A"/>
    <w:rsid w:val="00940E33"/>
    <w:rsid w:val="00943C8C"/>
    <w:rsid w:val="009477BD"/>
    <w:rsid w:val="00952BA2"/>
    <w:rsid w:val="00953E97"/>
    <w:rsid w:val="00956A3F"/>
    <w:rsid w:val="0095763D"/>
    <w:rsid w:val="00964A75"/>
    <w:rsid w:val="00965A3B"/>
    <w:rsid w:val="0097060D"/>
    <w:rsid w:val="00970BB3"/>
    <w:rsid w:val="00970E47"/>
    <w:rsid w:val="009808B9"/>
    <w:rsid w:val="00981646"/>
    <w:rsid w:val="0098184A"/>
    <w:rsid w:val="00982D14"/>
    <w:rsid w:val="00982F1F"/>
    <w:rsid w:val="00986632"/>
    <w:rsid w:val="00990C95"/>
    <w:rsid w:val="00992A60"/>
    <w:rsid w:val="00994A0F"/>
    <w:rsid w:val="0099585B"/>
    <w:rsid w:val="00995B9C"/>
    <w:rsid w:val="009965E4"/>
    <w:rsid w:val="009A0F6E"/>
    <w:rsid w:val="009A3641"/>
    <w:rsid w:val="009A50B4"/>
    <w:rsid w:val="009B1AEC"/>
    <w:rsid w:val="009B269F"/>
    <w:rsid w:val="009B2B64"/>
    <w:rsid w:val="009B2D73"/>
    <w:rsid w:val="009B7539"/>
    <w:rsid w:val="009C0854"/>
    <w:rsid w:val="009C19FC"/>
    <w:rsid w:val="009C3F29"/>
    <w:rsid w:val="009C6290"/>
    <w:rsid w:val="009D0F66"/>
    <w:rsid w:val="009D3E19"/>
    <w:rsid w:val="009D5623"/>
    <w:rsid w:val="009E3327"/>
    <w:rsid w:val="009E428C"/>
    <w:rsid w:val="009E73EB"/>
    <w:rsid w:val="009F1F94"/>
    <w:rsid w:val="009F3E5D"/>
    <w:rsid w:val="009F7478"/>
    <w:rsid w:val="00A00200"/>
    <w:rsid w:val="00A02F44"/>
    <w:rsid w:val="00A061B7"/>
    <w:rsid w:val="00A07231"/>
    <w:rsid w:val="00A07DF6"/>
    <w:rsid w:val="00A13A18"/>
    <w:rsid w:val="00A14A58"/>
    <w:rsid w:val="00A15D7E"/>
    <w:rsid w:val="00A17EB2"/>
    <w:rsid w:val="00A22B92"/>
    <w:rsid w:val="00A23EB7"/>
    <w:rsid w:val="00A27A34"/>
    <w:rsid w:val="00A33EE8"/>
    <w:rsid w:val="00A3770F"/>
    <w:rsid w:val="00A412F4"/>
    <w:rsid w:val="00A521E8"/>
    <w:rsid w:val="00A535CC"/>
    <w:rsid w:val="00A55873"/>
    <w:rsid w:val="00A55C61"/>
    <w:rsid w:val="00A67057"/>
    <w:rsid w:val="00A745A2"/>
    <w:rsid w:val="00A75269"/>
    <w:rsid w:val="00A7534C"/>
    <w:rsid w:val="00A82F02"/>
    <w:rsid w:val="00A84DE2"/>
    <w:rsid w:val="00A85043"/>
    <w:rsid w:val="00A871BA"/>
    <w:rsid w:val="00A90860"/>
    <w:rsid w:val="00A92D98"/>
    <w:rsid w:val="00A93917"/>
    <w:rsid w:val="00AA21FF"/>
    <w:rsid w:val="00AB01B6"/>
    <w:rsid w:val="00AB1221"/>
    <w:rsid w:val="00AB4740"/>
    <w:rsid w:val="00AB59D8"/>
    <w:rsid w:val="00AC2467"/>
    <w:rsid w:val="00AC29A0"/>
    <w:rsid w:val="00AC341E"/>
    <w:rsid w:val="00AC359D"/>
    <w:rsid w:val="00AC45BB"/>
    <w:rsid w:val="00AC59B9"/>
    <w:rsid w:val="00AC624B"/>
    <w:rsid w:val="00AC7B68"/>
    <w:rsid w:val="00AD07E9"/>
    <w:rsid w:val="00AD1DEC"/>
    <w:rsid w:val="00AD3B08"/>
    <w:rsid w:val="00AD3C8A"/>
    <w:rsid w:val="00AD65AC"/>
    <w:rsid w:val="00AE67A4"/>
    <w:rsid w:val="00AE6BF7"/>
    <w:rsid w:val="00AE7192"/>
    <w:rsid w:val="00AF260E"/>
    <w:rsid w:val="00AF3A4C"/>
    <w:rsid w:val="00AF6B0B"/>
    <w:rsid w:val="00B018EC"/>
    <w:rsid w:val="00B03566"/>
    <w:rsid w:val="00B03D02"/>
    <w:rsid w:val="00B05263"/>
    <w:rsid w:val="00B1366A"/>
    <w:rsid w:val="00B20247"/>
    <w:rsid w:val="00B20E6E"/>
    <w:rsid w:val="00B21904"/>
    <w:rsid w:val="00B21BBE"/>
    <w:rsid w:val="00B2621C"/>
    <w:rsid w:val="00B33B68"/>
    <w:rsid w:val="00B35D50"/>
    <w:rsid w:val="00B36522"/>
    <w:rsid w:val="00B42863"/>
    <w:rsid w:val="00B438DC"/>
    <w:rsid w:val="00B4649B"/>
    <w:rsid w:val="00B5209F"/>
    <w:rsid w:val="00B53062"/>
    <w:rsid w:val="00B561E3"/>
    <w:rsid w:val="00B62A9B"/>
    <w:rsid w:val="00B62FA0"/>
    <w:rsid w:val="00B654F2"/>
    <w:rsid w:val="00B65595"/>
    <w:rsid w:val="00B673E2"/>
    <w:rsid w:val="00B73A2B"/>
    <w:rsid w:val="00B73B94"/>
    <w:rsid w:val="00B73E6D"/>
    <w:rsid w:val="00B768C1"/>
    <w:rsid w:val="00B8565F"/>
    <w:rsid w:val="00B877A8"/>
    <w:rsid w:val="00B901C7"/>
    <w:rsid w:val="00B92888"/>
    <w:rsid w:val="00B9793B"/>
    <w:rsid w:val="00BA012B"/>
    <w:rsid w:val="00BA5C92"/>
    <w:rsid w:val="00BA7125"/>
    <w:rsid w:val="00BB01AA"/>
    <w:rsid w:val="00BB0886"/>
    <w:rsid w:val="00BB10C3"/>
    <w:rsid w:val="00BB1C72"/>
    <w:rsid w:val="00BB684A"/>
    <w:rsid w:val="00BB703A"/>
    <w:rsid w:val="00BC103E"/>
    <w:rsid w:val="00BC5A55"/>
    <w:rsid w:val="00BC656B"/>
    <w:rsid w:val="00BC6ED5"/>
    <w:rsid w:val="00BC7C4B"/>
    <w:rsid w:val="00BD784A"/>
    <w:rsid w:val="00BE2054"/>
    <w:rsid w:val="00BF1EEE"/>
    <w:rsid w:val="00BF207A"/>
    <w:rsid w:val="00BF27A3"/>
    <w:rsid w:val="00BF689B"/>
    <w:rsid w:val="00BF77FD"/>
    <w:rsid w:val="00C00340"/>
    <w:rsid w:val="00C00B6F"/>
    <w:rsid w:val="00C01174"/>
    <w:rsid w:val="00C0325A"/>
    <w:rsid w:val="00C057DC"/>
    <w:rsid w:val="00C073E1"/>
    <w:rsid w:val="00C11AF6"/>
    <w:rsid w:val="00C13704"/>
    <w:rsid w:val="00C16151"/>
    <w:rsid w:val="00C21F30"/>
    <w:rsid w:val="00C26E83"/>
    <w:rsid w:val="00C30EA4"/>
    <w:rsid w:val="00C4070F"/>
    <w:rsid w:val="00C42AD3"/>
    <w:rsid w:val="00C43B78"/>
    <w:rsid w:val="00C502AB"/>
    <w:rsid w:val="00C54487"/>
    <w:rsid w:val="00C559FC"/>
    <w:rsid w:val="00C55FB6"/>
    <w:rsid w:val="00C56D3B"/>
    <w:rsid w:val="00C606E2"/>
    <w:rsid w:val="00C801C1"/>
    <w:rsid w:val="00C93B98"/>
    <w:rsid w:val="00C93DBE"/>
    <w:rsid w:val="00C944FD"/>
    <w:rsid w:val="00C945EA"/>
    <w:rsid w:val="00C9742C"/>
    <w:rsid w:val="00CA23A0"/>
    <w:rsid w:val="00CA6CC5"/>
    <w:rsid w:val="00CB0D71"/>
    <w:rsid w:val="00CB46E6"/>
    <w:rsid w:val="00CB748E"/>
    <w:rsid w:val="00CB7F1C"/>
    <w:rsid w:val="00CC2776"/>
    <w:rsid w:val="00CC5D95"/>
    <w:rsid w:val="00CC62F7"/>
    <w:rsid w:val="00CD0806"/>
    <w:rsid w:val="00CD4429"/>
    <w:rsid w:val="00CD7C35"/>
    <w:rsid w:val="00CE54BA"/>
    <w:rsid w:val="00CE726E"/>
    <w:rsid w:val="00CF17BA"/>
    <w:rsid w:val="00D01852"/>
    <w:rsid w:val="00D02F2A"/>
    <w:rsid w:val="00D0501D"/>
    <w:rsid w:val="00D15D43"/>
    <w:rsid w:val="00D15D9C"/>
    <w:rsid w:val="00D201CA"/>
    <w:rsid w:val="00D223E3"/>
    <w:rsid w:val="00D24774"/>
    <w:rsid w:val="00D30B3F"/>
    <w:rsid w:val="00D3263E"/>
    <w:rsid w:val="00D3587A"/>
    <w:rsid w:val="00D36C8D"/>
    <w:rsid w:val="00D40DE0"/>
    <w:rsid w:val="00D4210A"/>
    <w:rsid w:val="00D427DD"/>
    <w:rsid w:val="00D51BBB"/>
    <w:rsid w:val="00D5208C"/>
    <w:rsid w:val="00D55587"/>
    <w:rsid w:val="00D5634E"/>
    <w:rsid w:val="00D665D8"/>
    <w:rsid w:val="00D72394"/>
    <w:rsid w:val="00D74FD1"/>
    <w:rsid w:val="00D76BE8"/>
    <w:rsid w:val="00D81D6A"/>
    <w:rsid w:val="00D93255"/>
    <w:rsid w:val="00D9495B"/>
    <w:rsid w:val="00DA340B"/>
    <w:rsid w:val="00DA46EC"/>
    <w:rsid w:val="00DA6A47"/>
    <w:rsid w:val="00DB22D0"/>
    <w:rsid w:val="00DB2F77"/>
    <w:rsid w:val="00DC1000"/>
    <w:rsid w:val="00DC200F"/>
    <w:rsid w:val="00DC249C"/>
    <w:rsid w:val="00DC5FB8"/>
    <w:rsid w:val="00DD4472"/>
    <w:rsid w:val="00DD4FE2"/>
    <w:rsid w:val="00DD501B"/>
    <w:rsid w:val="00DE068C"/>
    <w:rsid w:val="00DE41B7"/>
    <w:rsid w:val="00DE4EC1"/>
    <w:rsid w:val="00DE7767"/>
    <w:rsid w:val="00DF0C3D"/>
    <w:rsid w:val="00DF2413"/>
    <w:rsid w:val="00DF5631"/>
    <w:rsid w:val="00E0211F"/>
    <w:rsid w:val="00E11B04"/>
    <w:rsid w:val="00E122FB"/>
    <w:rsid w:val="00E17C04"/>
    <w:rsid w:val="00E20D82"/>
    <w:rsid w:val="00E2103D"/>
    <w:rsid w:val="00E301FC"/>
    <w:rsid w:val="00E3070B"/>
    <w:rsid w:val="00E33A6A"/>
    <w:rsid w:val="00E33D81"/>
    <w:rsid w:val="00E429AF"/>
    <w:rsid w:val="00E434FC"/>
    <w:rsid w:val="00E44355"/>
    <w:rsid w:val="00E45FC4"/>
    <w:rsid w:val="00E47044"/>
    <w:rsid w:val="00E63404"/>
    <w:rsid w:val="00E67785"/>
    <w:rsid w:val="00E74274"/>
    <w:rsid w:val="00E75A6C"/>
    <w:rsid w:val="00E77196"/>
    <w:rsid w:val="00E82470"/>
    <w:rsid w:val="00E82D59"/>
    <w:rsid w:val="00E91D39"/>
    <w:rsid w:val="00E92820"/>
    <w:rsid w:val="00E9407F"/>
    <w:rsid w:val="00E97CC0"/>
    <w:rsid w:val="00E97FB2"/>
    <w:rsid w:val="00EA2AE5"/>
    <w:rsid w:val="00EA5C2F"/>
    <w:rsid w:val="00EA79B8"/>
    <w:rsid w:val="00EB2FFC"/>
    <w:rsid w:val="00EB3078"/>
    <w:rsid w:val="00EB34FC"/>
    <w:rsid w:val="00EB3753"/>
    <w:rsid w:val="00EC3CFA"/>
    <w:rsid w:val="00EC7751"/>
    <w:rsid w:val="00EC782B"/>
    <w:rsid w:val="00ED04E0"/>
    <w:rsid w:val="00ED2184"/>
    <w:rsid w:val="00ED2567"/>
    <w:rsid w:val="00ED29FB"/>
    <w:rsid w:val="00EE1B06"/>
    <w:rsid w:val="00EE35D2"/>
    <w:rsid w:val="00EE4609"/>
    <w:rsid w:val="00EE4C29"/>
    <w:rsid w:val="00EE4F36"/>
    <w:rsid w:val="00EE50D0"/>
    <w:rsid w:val="00EE6924"/>
    <w:rsid w:val="00EE7336"/>
    <w:rsid w:val="00EE76A8"/>
    <w:rsid w:val="00EE7A68"/>
    <w:rsid w:val="00EF0EFC"/>
    <w:rsid w:val="00EF44A7"/>
    <w:rsid w:val="00EF79F5"/>
    <w:rsid w:val="00F01934"/>
    <w:rsid w:val="00F02C5E"/>
    <w:rsid w:val="00F05881"/>
    <w:rsid w:val="00F07C42"/>
    <w:rsid w:val="00F10340"/>
    <w:rsid w:val="00F13058"/>
    <w:rsid w:val="00F130F4"/>
    <w:rsid w:val="00F1398F"/>
    <w:rsid w:val="00F20CA9"/>
    <w:rsid w:val="00F22D3C"/>
    <w:rsid w:val="00F22D8F"/>
    <w:rsid w:val="00F244CB"/>
    <w:rsid w:val="00F259FE"/>
    <w:rsid w:val="00F30C73"/>
    <w:rsid w:val="00F328F9"/>
    <w:rsid w:val="00F35BEF"/>
    <w:rsid w:val="00F35EB1"/>
    <w:rsid w:val="00F368CF"/>
    <w:rsid w:val="00F377AC"/>
    <w:rsid w:val="00F42820"/>
    <w:rsid w:val="00F47FB5"/>
    <w:rsid w:val="00F53394"/>
    <w:rsid w:val="00F60355"/>
    <w:rsid w:val="00F60FEF"/>
    <w:rsid w:val="00F61765"/>
    <w:rsid w:val="00F64D29"/>
    <w:rsid w:val="00F72613"/>
    <w:rsid w:val="00F72C1E"/>
    <w:rsid w:val="00F73006"/>
    <w:rsid w:val="00F85B5F"/>
    <w:rsid w:val="00F85D9E"/>
    <w:rsid w:val="00F86D49"/>
    <w:rsid w:val="00F87543"/>
    <w:rsid w:val="00F94497"/>
    <w:rsid w:val="00F962F4"/>
    <w:rsid w:val="00FA13DD"/>
    <w:rsid w:val="00FA147F"/>
    <w:rsid w:val="00FB09E7"/>
    <w:rsid w:val="00FB0ED3"/>
    <w:rsid w:val="00FB1A4D"/>
    <w:rsid w:val="00FB43B0"/>
    <w:rsid w:val="00FB45C2"/>
    <w:rsid w:val="00FB48A0"/>
    <w:rsid w:val="00FC1019"/>
    <w:rsid w:val="00FC4774"/>
    <w:rsid w:val="00FD544F"/>
    <w:rsid w:val="00FE2F1B"/>
    <w:rsid w:val="00FE6646"/>
    <w:rsid w:val="00FE79CA"/>
    <w:rsid w:val="00FF0168"/>
    <w:rsid w:val="00FF0661"/>
    <w:rsid w:val="00FF1159"/>
    <w:rsid w:val="00FF2C35"/>
    <w:rsid w:val="00FF30F6"/>
    <w:rsid w:val="00FF38D3"/>
    <w:rsid w:val="0107AD72"/>
    <w:rsid w:val="02FA903F"/>
    <w:rsid w:val="04A4F469"/>
    <w:rsid w:val="04D6EB14"/>
    <w:rsid w:val="05E67B4A"/>
    <w:rsid w:val="066A85EE"/>
    <w:rsid w:val="06B26ABF"/>
    <w:rsid w:val="07709602"/>
    <w:rsid w:val="08A9C9BB"/>
    <w:rsid w:val="095D91D0"/>
    <w:rsid w:val="0B81BF10"/>
    <w:rsid w:val="0BE2941E"/>
    <w:rsid w:val="0EACDFC0"/>
    <w:rsid w:val="0F5E1ED4"/>
    <w:rsid w:val="0FDC7D2C"/>
    <w:rsid w:val="0FE73A2F"/>
    <w:rsid w:val="10327FDD"/>
    <w:rsid w:val="11445F9F"/>
    <w:rsid w:val="1176D021"/>
    <w:rsid w:val="11A27C6D"/>
    <w:rsid w:val="12D512EE"/>
    <w:rsid w:val="14438BE2"/>
    <w:rsid w:val="172E1659"/>
    <w:rsid w:val="1917A84A"/>
    <w:rsid w:val="199820F2"/>
    <w:rsid w:val="1AD4BF69"/>
    <w:rsid w:val="1C25FE9D"/>
    <w:rsid w:val="1CB9DF35"/>
    <w:rsid w:val="1CF87C47"/>
    <w:rsid w:val="1F4932C2"/>
    <w:rsid w:val="1F6E8BBA"/>
    <w:rsid w:val="1FA51C87"/>
    <w:rsid w:val="21E4C3E0"/>
    <w:rsid w:val="22058DCD"/>
    <w:rsid w:val="22A6B3D9"/>
    <w:rsid w:val="22BE8A90"/>
    <w:rsid w:val="230FF85C"/>
    <w:rsid w:val="26622241"/>
    <w:rsid w:val="2669D000"/>
    <w:rsid w:val="26755666"/>
    <w:rsid w:val="270C0657"/>
    <w:rsid w:val="27D3F19C"/>
    <w:rsid w:val="27EC955D"/>
    <w:rsid w:val="27F7A1E8"/>
    <w:rsid w:val="2AB07418"/>
    <w:rsid w:val="2BBD5F68"/>
    <w:rsid w:val="2C33E665"/>
    <w:rsid w:val="2CB6DAA2"/>
    <w:rsid w:val="2D2FE55A"/>
    <w:rsid w:val="2F23DB2F"/>
    <w:rsid w:val="2F29B9C4"/>
    <w:rsid w:val="2F4DEB42"/>
    <w:rsid w:val="2FAC50FD"/>
    <w:rsid w:val="2FDFA905"/>
    <w:rsid w:val="301268FE"/>
    <w:rsid w:val="30B3F1EA"/>
    <w:rsid w:val="31C6E3C6"/>
    <w:rsid w:val="32687B65"/>
    <w:rsid w:val="33ADDEF5"/>
    <w:rsid w:val="34D6F5D0"/>
    <w:rsid w:val="361322E2"/>
    <w:rsid w:val="36C71543"/>
    <w:rsid w:val="37FFDE5F"/>
    <w:rsid w:val="38C89C95"/>
    <w:rsid w:val="39598331"/>
    <w:rsid w:val="3A6BA1EF"/>
    <w:rsid w:val="3B391B91"/>
    <w:rsid w:val="3E3E39C3"/>
    <w:rsid w:val="3EAB00D7"/>
    <w:rsid w:val="3F4DBF61"/>
    <w:rsid w:val="3FE3E144"/>
    <w:rsid w:val="4292DAC2"/>
    <w:rsid w:val="430657EF"/>
    <w:rsid w:val="43739112"/>
    <w:rsid w:val="4409CCFD"/>
    <w:rsid w:val="44C6D57A"/>
    <w:rsid w:val="45BF0CF0"/>
    <w:rsid w:val="468AE63A"/>
    <w:rsid w:val="46B933CB"/>
    <w:rsid w:val="48504DA7"/>
    <w:rsid w:val="4A10CC37"/>
    <w:rsid w:val="4A63ECFA"/>
    <w:rsid w:val="4AAA09A4"/>
    <w:rsid w:val="4AB409B0"/>
    <w:rsid w:val="4AE80494"/>
    <w:rsid w:val="4CB6EEFD"/>
    <w:rsid w:val="4CE01E5E"/>
    <w:rsid w:val="4D30A8BB"/>
    <w:rsid w:val="4E52BF5E"/>
    <w:rsid w:val="4EEF794C"/>
    <w:rsid w:val="53A9C212"/>
    <w:rsid w:val="53CA55AD"/>
    <w:rsid w:val="5449243F"/>
    <w:rsid w:val="54A948BF"/>
    <w:rsid w:val="570D2D8D"/>
    <w:rsid w:val="5757F564"/>
    <w:rsid w:val="57981D3A"/>
    <w:rsid w:val="57A3FAD0"/>
    <w:rsid w:val="57E772E8"/>
    <w:rsid w:val="57ED00B1"/>
    <w:rsid w:val="593CF9F7"/>
    <w:rsid w:val="5AE502A6"/>
    <w:rsid w:val="5B7B3C1B"/>
    <w:rsid w:val="5BA6997E"/>
    <w:rsid w:val="5CB90873"/>
    <w:rsid w:val="5E3C54E5"/>
    <w:rsid w:val="5EA0CF4F"/>
    <w:rsid w:val="618F7AE9"/>
    <w:rsid w:val="61B33156"/>
    <w:rsid w:val="623DDE99"/>
    <w:rsid w:val="62BB95B5"/>
    <w:rsid w:val="6317D86E"/>
    <w:rsid w:val="64FB8DA0"/>
    <w:rsid w:val="6592AA90"/>
    <w:rsid w:val="66509477"/>
    <w:rsid w:val="685D4AF8"/>
    <w:rsid w:val="68F2BCC9"/>
    <w:rsid w:val="6A7A5CFB"/>
    <w:rsid w:val="6BC3B7DE"/>
    <w:rsid w:val="6DE0B70F"/>
    <w:rsid w:val="6E61F653"/>
    <w:rsid w:val="6F6727BA"/>
    <w:rsid w:val="6FE10235"/>
    <w:rsid w:val="70685CDD"/>
    <w:rsid w:val="70F4888F"/>
    <w:rsid w:val="73D484E6"/>
    <w:rsid w:val="74B0A43C"/>
    <w:rsid w:val="77AEAD22"/>
    <w:rsid w:val="78876112"/>
    <w:rsid w:val="79304179"/>
    <w:rsid w:val="7DD4182A"/>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1ABCC9"/>
  <w15:docId w15:val="{D16893E7-EC2D-4A18-8CE1-54B80475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776"/>
    <w:rPr>
      <w:rFonts w:asciiTheme="minorHAnsi" w:eastAsiaTheme="minorEastAsia" w:hAnsiTheme="minorHAnsi" w:cstheme="minorBidi"/>
      <w:sz w:val="24"/>
      <w:szCs w:val="24"/>
      <w:lang w:val="en-FR" w:eastAsia="ja-JP"/>
    </w:rPr>
  </w:style>
  <w:style w:type="paragraph" w:styleId="Heading1">
    <w:name w:val="heading 1"/>
    <w:aliases w:val="Heading 1 - LLAB"/>
    <w:basedOn w:val="Normal"/>
    <w:next w:val="Normal"/>
    <w:link w:val="Heading1Char"/>
    <w:uiPriority w:val="9"/>
    <w:qFormat/>
    <w:rsid w:val="00EE7A68"/>
    <w:pPr>
      <w:keepNext/>
      <w:keepLines/>
      <w:spacing w:before="240" w:after="240"/>
      <w:contextualSpacing/>
      <w:outlineLvl w:val="0"/>
    </w:pPr>
    <w:rPr>
      <w:rFonts w:ascii="Futura" w:eastAsiaTheme="majorEastAsia" w:hAnsi="Futura" w:cstheme="majorBidi"/>
      <w:b/>
      <w:color w:val="000000" w:themeColor="text1"/>
      <w:sz w:val="44"/>
      <w:szCs w:val="32"/>
    </w:rPr>
  </w:style>
  <w:style w:type="paragraph" w:styleId="Heading2">
    <w:name w:val="heading 2"/>
    <w:aliases w:val="Heading 2 - LLAB"/>
    <w:basedOn w:val="Heading1"/>
    <w:next w:val="Normal"/>
    <w:link w:val="Heading2Char"/>
    <w:uiPriority w:val="9"/>
    <w:qFormat/>
    <w:rsid w:val="00EE7A68"/>
    <w:pPr>
      <w:spacing w:before="120"/>
      <w:outlineLvl w:val="1"/>
    </w:pPr>
    <w:rPr>
      <w:sz w:val="36"/>
      <w:szCs w:val="26"/>
    </w:rPr>
  </w:style>
  <w:style w:type="paragraph" w:styleId="Heading3">
    <w:name w:val="heading 3"/>
    <w:aliases w:val="Heading 3 - LLAB"/>
    <w:basedOn w:val="Normal"/>
    <w:next w:val="Normal"/>
    <w:link w:val="Heading3Char"/>
    <w:uiPriority w:val="9"/>
    <w:qFormat/>
    <w:rsid w:val="00EE7A68"/>
    <w:pPr>
      <w:keepNext/>
      <w:keepLines/>
      <w:spacing w:before="40" w:line="360" w:lineRule="auto"/>
      <w:outlineLvl w:val="2"/>
    </w:pPr>
    <w:rPr>
      <w:rFonts w:ascii="Futura" w:eastAsiaTheme="majorEastAsia" w:hAnsi="Futura" w:cstheme="majorBidi"/>
      <w:b/>
      <w:color w:val="000000" w:themeColor="text1"/>
      <w:sz w:val="32"/>
    </w:rPr>
  </w:style>
  <w:style w:type="paragraph" w:styleId="Heading4">
    <w:name w:val="heading 4"/>
    <w:aliases w:val="Heading 4 - LLAB"/>
    <w:basedOn w:val="Normal"/>
    <w:next w:val="Normal"/>
    <w:link w:val="Heading4Char"/>
    <w:uiPriority w:val="9"/>
    <w:qFormat/>
    <w:rsid w:val="00EE7A68"/>
    <w:pPr>
      <w:keepNext/>
      <w:keepLines/>
      <w:spacing w:before="40" w:line="360" w:lineRule="auto"/>
      <w:outlineLvl w:val="3"/>
    </w:pPr>
    <w:rPr>
      <w:rFonts w:ascii="Futura" w:eastAsiaTheme="majorEastAsia" w:hAnsi="Futura" w:cstheme="majorBidi"/>
      <w:b/>
      <w:iCs/>
      <w:color w:val="000000" w:themeColor="text1"/>
    </w:rPr>
  </w:style>
  <w:style w:type="paragraph" w:styleId="Heading5">
    <w:name w:val="heading 5"/>
    <w:basedOn w:val="Normal"/>
    <w:next w:val="Normal"/>
    <w:link w:val="Heading5Char"/>
    <w:uiPriority w:val="9"/>
    <w:qFormat/>
    <w:rsid w:val="00EE7A6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EE7A68"/>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qFormat/>
    <w:rsid w:val="00EE7A68"/>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qFormat/>
    <w:rsid w:val="00EE7A6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EE7A6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C27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2776"/>
  </w:style>
  <w:style w:type="paragraph" w:customStyle="1" w:styleId="Abstract">
    <w:name w:val="Abstract"/>
    <w:link w:val="AbstractChar"/>
    <w:pPr>
      <w:spacing w:after="120"/>
    </w:pPr>
    <w:rPr>
      <w:rFonts w:ascii="Arial" w:hAnsi="Arial"/>
      <w:color w:val="000000"/>
      <w:sz w:val="24"/>
      <w:szCs w:val="24"/>
    </w:rPr>
  </w:style>
  <w:style w:type="character" w:customStyle="1" w:styleId="AbstractChar">
    <w:name w:val="Abstract Char"/>
    <w:link w:val="Abstract"/>
    <w:rPr>
      <w:rFonts w:ascii="Arial" w:eastAsia="Times New Roman" w:hAnsi="Arial" w:cs="Times New Roman"/>
      <w:color w:val="000000"/>
      <w:sz w:val="24"/>
      <w:szCs w:val="24"/>
      <w:lang w:val="en-US" w:eastAsia="en-US"/>
    </w:rPr>
  </w:style>
  <w:style w:type="paragraph" w:customStyle="1" w:styleId="Annex">
    <w:name w:val="Annex"/>
    <w:basedOn w:val="Paragraph"/>
    <w:next w:val="Paragraph"/>
    <w:qFormat/>
    <w:pPr>
      <w:numPr>
        <w:numId w:val="10"/>
      </w:numPr>
      <w:spacing w:before="240" w:after="240"/>
      <w:ind w:left="0" w:firstLine="0"/>
    </w:pPr>
    <w:rPr>
      <w:b/>
    </w:rPr>
  </w:style>
  <w:style w:type="paragraph" w:customStyle="1" w:styleId="AuthoringGroup">
    <w:name w:val="Authoring Group"/>
    <w:link w:val="AuthoringGroupChar"/>
    <w:pPr>
      <w:spacing w:after="120"/>
    </w:pPr>
    <w:rPr>
      <w:rFonts w:ascii="Arial" w:hAnsi="Arial"/>
      <w:color w:val="000000"/>
      <w:sz w:val="24"/>
      <w:szCs w:val="22"/>
    </w:rPr>
  </w:style>
  <w:style w:type="character" w:customStyle="1" w:styleId="AuthoringGroupChar">
    <w:name w:val="Authoring Group Char"/>
    <w:link w:val="AuthoringGroup"/>
    <w:rPr>
      <w:rFonts w:ascii="Arial" w:hAnsi="Arial"/>
      <w:color w:val="000000"/>
      <w:sz w:val="24"/>
      <w:szCs w:val="22"/>
    </w:rPr>
  </w:style>
  <w:style w:type="paragraph" w:customStyle="1" w:styleId="Background">
    <w:name w:val="Background"/>
    <w:aliases w:val="(A) Background"/>
    <w:basedOn w:val="Normal"/>
    <w:rsid w:val="00EE7A68"/>
    <w:pPr>
      <w:numPr>
        <w:numId w:val="1"/>
      </w:numPr>
      <w:spacing w:before="120" w:after="120" w:line="300" w:lineRule="atLeast"/>
      <w:jc w:val="both"/>
    </w:pPr>
    <w:rPr>
      <w:rFonts w:eastAsia="Times New Roman"/>
    </w:rPr>
  </w:style>
  <w:style w:type="paragraph" w:customStyle="1" w:styleId="BulletList1">
    <w:name w:val="Bullet List 1"/>
    <w:aliases w:val="Bullet1"/>
    <w:basedOn w:val="Normal"/>
    <w:rsid w:val="00EE7A68"/>
    <w:pPr>
      <w:numPr>
        <w:numId w:val="2"/>
      </w:numPr>
      <w:tabs>
        <w:tab w:val="clear" w:pos="360"/>
        <w:tab w:val="num" w:pos="2676"/>
      </w:tabs>
      <w:spacing w:line="300" w:lineRule="atLeast"/>
      <w:ind w:left="2676" w:hanging="357"/>
      <w:jc w:val="both"/>
    </w:pPr>
    <w:rPr>
      <w:rFonts w:eastAsia="Times New Roman"/>
    </w:rPr>
  </w:style>
  <w:style w:type="paragraph" w:customStyle="1" w:styleId="BulletList2">
    <w:name w:val="Bullet List 2"/>
    <w:aliases w:val="Bullet2"/>
    <w:basedOn w:val="Normal"/>
    <w:rsid w:val="00EE7A68"/>
    <w:pPr>
      <w:numPr>
        <w:numId w:val="3"/>
      </w:numPr>
      <w:tabs>
        <w:tab w:val="clear" w:pos="1077"/>
      </w:tabs>
      <w:spacing w:after="120"/>
      <w:ind w:left="1080" w:hanging="720"/>
      <w:jc w:val="both"/>
    </w:pPr>
    <w:rPr>
      <w:rFonts w:eastAsia="Times New Roman"/>
    </w:rPr>
  </w:style>
  <w:style w:type="paragraph" w:customStyle="1" w:styleId="BulletList3">
    <w:name w:val="Bullet List 3"/>
    <w:aliases w:val="Bullet3"/>
    <w:basedOn w:val="Normal"/>
    <w:rsid w:val="00EE7A68"/>
    <w:pPr>
      <w:numPr>
        <w:numId w:val="4"/>
      </w:numPr>
      <w:tabs>
        <w:tab w:val="clear" w:pos="1945"/>
      </w:tabs>
      <w:ind w:left="720" w:hanging="720"/>
      <w:jc w:val="both"/>
    </w:pPr>
    <w:rPr>
      <w:rFonts w:eastAsia="Times New Roman"/>
    </w:rPr>
  </w:style>
  <w:style w:type="paragraph" w:customStyle="1" w:styleId="TitleClause">
    <w:name w:val="Title Clause"/>
    <w:basedOn w:val="Normal"/>
    <w:rsid w:val="00EE7A68"/>
    <w:pPr>
      <w:keepNext/>
      <w:numPr>
        <w:numId w:val="22"/>
      </w:numPr>
      <w:spacing w:before="240" w:line="300" w:lineRule="atLeast"/>
      <w:jc w:val="both"/>
      <w:outlineLvl w:val="0"/>
    </w:pPr>
    <w:rPr>
      <w:rFonts w:eastAsia="Times New Roman"/>
      <w:b/>
      <w:kern w:val="28"/>
    </w:rPr>
  </w:style>
  <w:style w:type="paragraph" w:customStyle="1" w:styleId="ClauseNoTitle">
    <w:name w:val="Clause No Title"/>
    <w:basedOn w:val="TitleClause"/>
    <w:rPr>
      <w:b w:val="0"/>
      <w:smallCaps/>
    </w:rPr>
  </w:style>
  <w:style w:type="paragraph" w:customStyle="1" w:styleId="ClosingPara">
    <w:name w:val="Closing Para"/>
    <w:basedOn w:val="Normal"/>
    <w:rsid w:val="00EE7A68"/>
    <w:pPr>
      <w:spacing w:before="120" w:line="300" w:lineRule="atLeast"/>
      <w:jc w:val="both"/>
    </w:pPr>
    <w:rPr>
      <w:rFonts w:eastAsia="Times New Roman"/>
    </w:rPr>
  </w:style>
  <w:style w:type="paragraph" w:customStyle="1" w:styleId="ClosingSignOff">
    <w:name w:val="Closing SignOff"/>
    <w:basedOn w:val="Normal"/>
    <w:rsid w:val="00EE7A68"/>
    <w:pPr>
      <w:spacing w:after="120" w:line="300" w:lineRule="atLeast"/>
      <w:jc w:val="both"/>
    </w:pPr>
    <w:rPr>
      <w:rFonts w:eastAsia="Times New Roman"/>
    </w:rPr>
  </w:style>
  <w:style w:type="paragraph" w:customStyle="1" w:styleId="CoversheetTitle">
    <w:name w:val="Coversheet Title"/>
    <w:basedOn w:val="Normal"/>
    <w:autoRedefine/>
    <w:rsid w:val="00EE7A68"/>
    <w:pPr>
      <w:spacing w:before="480" w:after="480" w:line="300" w:lineRule="atLeast"/>
      <w:jc w:val="center"/>
    </w:pPr>
    <w:rPr>
      <w:rFonts w:eastAsia="Times New Roman"/>
      <w:b/>
      <w:smallCaps/>
      <w:sz w:val="28"/>
    </w:rPr>
  </w:style>
  <w:style w:type="paragraph" w:customStyle="1" w:styleId="CoverSheetHeading">
    <w:name w:val="Cover Sheet Heading"/>
    <w:aliases w:val="Coversheet Title2"/>
    <w:basedOn w:val="CoversheetTitle"/>
  </w:style>
  <w:style w:type="paragraph" w:customStyle="1" w:styleId="CoverSheetSubjectText">
    <w:name w:val="Cover Sheet Subject Text"/>
    <w:basedOn w:val="Normal"/>
    <w:rsid w:val="00EE7A68"/>
    <w:pPr>
      <w:spacing w:line="300" w:lineRule="atLeast"/>
      <w:jc w:val="center"/>
    </w:pPr>
    <w:rPr>
      <w:rFonts w:eastAsia="Times New Roman"/>
    </w:rPr>
  </w:style>
  <w:style w:type="paragraph" w:customStyle="1" w:styleId="CoverSheetSubjectTitle">
    <w:name w:val="Cover Sheet Subject Title"/>
    <w:basedOn w:val="Normal"/>
    <w:rsid w:val="00EE7A68"/>
    <w:pPr>
      <w:spacing w:line="300" w:lineRule="atLeast"/>
      <w:jc w:val="center"/>
    </w:pPr>
    <w:rPr>
      <w:rFonts w:eastAsia="Times New Roman"/>
    </w:rPr>
  </w:style>
  <w:style w:type="paragraph" w:customStyle="1" w:styleId="DefinedTermPara">
    <w:name w:val="Defined Term Para"/>
    <w:basedOn w:val="Paragraph"/>
    <w:qFormat/>
    <w:pPr>
      <w:numPr>
        <w:numId w:val="23"/>
      </w:numPr>
    </w:pPr>
  </w:style>
  <w:style w:type="paragraph" w:customStyle="1" w:styleId="DescriptiveHeading">
    <w:name w:val="DescriptiveHeading"/>
    <w:next w:val="Paragraph"/>
    <w:link w:val="DescriptiveHeadingChar"/>
    <w:pPr>
      <w:spacing w:before="360" w:after="360"/>
      <w:outlineLvl w:val="0"/>
    </w:pPr>
    <w:rPr>
      <w:rFonts w:ascii="Arial" w:hAnsi="Arial"/>
      <w:b/>
      <w:color w:val="000000"/>
      <w:sz w:val="22"/>
      <w:szCs w:val="22"/>
    </w:rPr>
  </w:style>
  <w:style w:type="character" w:customStyle="1" w:styleId="DescriptiveHeadingChar">
    <w:name w:val="DescriptiveHeading Char"/>
    <w:link w:val="DescriptiveHeading"/>
    <w:rPr>
      <w:rFonts w:ascii="Arial" w:hAnsi="Arial"/>
      <w:b/>
      <w:color w:val="000000"/>
      <w:sz w:val="22"/>
      <w:szCs w:val="22"/>
    </w:rPr>
  </w:style>
  <w:style w:type="paragraph" w:customStyle="1" w:styleId="DraftingnoteSection1Para">
    <w:name w:val="Draftingnote Section1 Para"/>
    <w:basedOn w:val="Normal"/>
    <w:rsid w:val="00EE7A68"/>
    <w:pPr>
      <w:spacing w:after="120" w:line="300" w:lineRule="atLeast"/>
      <w:jc w:val="both"/>
    </w:pPr>
    <w:rPr>
      <w:rFonts w:eastAsia="Times New Roman"/>
    </w:rPr>
  </w:style>
  <w:style w:type="paragraph" w:customStyle="1" w:styleId="DraftingnoteSection1Title">
    <w:name w:val="Draftingnote Section1 Title"/>
    <w:basedOn w:val="Normal"/>
    <w:rsid w:val="00EE7A68"/>
    <w:pPr>
      <w:spacing w:after="120" w:line="300" w:lineRule="atLeast"/>
      <w:jc w:val="both"/>
    </w:pPr>
    <w:rPr>
      <w:rFonts w:eastAsia="Times New Roman"/>
      <w:b/>
      <w:sz w:val="36"/>
    </w:rPr>
  </w:style>
  <w:style w:type="paragraph" w:customStyle="1" w:styleId="DraftingnoteSection2Para">
    <w:name w:val="Draftingnote Section2 Para"/>
    <w:basedOn w:val="Normal"/>
    <w:rsid w:val="00EE7A68"/>
    <w:pPr>
      <w:spacing w:after="120" w:line="300" w:lineRule="atLeast"/>
      <w:jc w:val="both"/>
    </w:pPr>
    <w:rPr>
      <w:rFonts w:eastAsia="Times New Roman"/>
    </w:rPr>
  </w:style>
  <w:style w:type="paragraph" w:customStyle="1" w:styleId="DraftingnoteSection2Title">
    <w:name w:val="Draftingnote Section2 Title"/>
    <w:basedOn w:val="Normal"/>
    <w:rsid w:val="00EE7A68"/>
    <w:pPr>
      <w:spacing w:after="120" w:line="300" w:lineRule="atLeast"/>
      <w:jc w:val="both"/>
    </w:pPr>
    <w:rPr>
      <w:rFonts w:eastAsia="Times New Roman"/>
      <w:b/>
      <w:sz w:val="28"/>
    </w:rPr>
  </w:style>
  <w:style w:type="paragraph" w:customStyle="1" w:styleId="DraftingnoteSection3Para">
    <w:name w:val="Draftingnote Section3 Para"/>
    <w:basedOn w:val="Normal"/>
    <w:rsid w:val="00EE7A68"/>
    <w:pPr>
      <w:spacing w:after="120" w:line="300" w:lineRule="atLeast"/>
      <w:jc w:val="both"/>
    </w:pPr>
    <w:rPr>
      <w:rFonts w:eastAsia="Times New Roman"/>
    </w:rPr>
  </w:style>
  <w:style w:type="paragraph" w:customStyle="1" w:styleId="DraftingnoteSection3Title">
    <w:name w:val="Draftingnote Section3 Title"/>
    <w:basedOn w:val="Normal"/>
    <w:rsid w:val="00EE7A68"/>
    <w:pPr>
      <w:spacing w:after="120" w:line="300" w:lineRule="atLeast"/>
      <w:jc w:val="both"/>
    </w:pPr>
    <w:rPr>
      <w:rFonts w:eastAsia="Times New Roman"/>
      <w:b/>
      <w:i/>
      <w:sz w:val="28"/>
    </w:rPr>
  </w:style>
  <w:style w:type="paragraph" w:customStyle="1" w:styleId="DraftingnoteSection4Para">
    <w:name w:val="Draftingnote Section4 Para"/>
    <w:basedOn w:val="Normal"/>
    <w:rsid w:val="00EE7A68"/>
    <w:pPr>
      <w:spacing w:after="120" w:line="300" w:lineRule="atLeast"/>
      <w:jc w:val="both"/>
    </w:pPr>
    <w:rPr>
      <w:rFonts w:eastAsia="Times New Roman"/>
    </w:rPr>
  </w:style>
  <w:style w:type="paragraph" w:customStyle="1" w:styleId="DraftingnoteSection4Title">
    <w:name w:val="Draftingnote Section4 Title"/>
    <w:basedOn w:val="Normal"/>
    <w:rsid w:val="00EE7A68"/>
    <w:pPr>
      <w:spacing w:after="120" w:line="300" w:lineRule="atLeast"/>
      <w:jc w:val="both"/>
    </w:pPr>
    <w:rPr>
      <w:rFonts w:eastAsia="Times New Roman"/>
      <w:b/>
      <w:i/>
      <w:sz w:val="28"/>
    </w:rPr>
  </w:style>
  <w:style w:type="paragraph" w:customStyle="1" w:styleId="DraftingnoteTitle">
    <w:name w:val="Draftingnote Title"/>
    <w:basedOn w:val="Normal"/>
    <w:rsid w:val="00EE7A68"/>
    <w:pPr>
      <w:spacing w:after="120" w:line="300" w:lineRule="atLeast"/>
      <w:jc w:val="both"/>
    </w:pPr>
    <w:rPr>
      <w:rFonts w:eastAsia="Times New Roman"/>
      <w:b/>
      <w:sz w:val="28"/>
    </w:rPr>
  </w:style>
  <w:style w:type="paragraph" w:customStyle="1" w:styleId="FulltextBridgehead">
    <w:name w:val="Fulltext Bridgehead"/>
    <w:basedOn w:val="Normal"/>
    <w:rsid w:val="00EE7A68"/>
    <w:pPr>
      <w:spacing w:after="120" w:line="300" w:lineRule="atLeast"/>
      <w:jc w:val="both"/>
    </w:pPr>
    <w:rPr>
      <w:rFonts w:eastAsia="Times New Roman"/>
      <w:b/>
      <w:sz w:val="48"/>
    </w:rPr>
  </w:style>
  <w:style w:type="paragraph" w:customStyle="1" w:styleId="FulltextSection1Para">
    <w:name w:val="Fulltext Section1 Para"/>
    <w:basedOn w:val="Normal"/>
    <w:rsid w:val="00EE7A68"/>
    <w:pPr>
      <w:spacing w:after="120" w:line="300" w:lineRule="atLeast"/>
      <w:jc w:val="both"/>
    </w:pPr>
    <w:rPr>
      <w:rFonts w:eastAsia="Times New Roman"/>
    </w:rPr>
  </w:style>
  <w:style w:type="paragraph" w:customStyle="1" w:styleId="FulltextSection1Title">
    <w:name w:val="Fulltext Section1 Title"/>
    <w:basedOn w:val="Normal"/>
    <w:rsid w:val="00EE7A68"/>
    <w:pPr>
      <w:spacing w:after="120" w:line="300" w:lineRule="atLeast"/>
      <w:jc w:val="both"/>
    </w:pPr>
    <w:rPr>
      <w:rFonts w:eastAsia="Times New Roman"/>
      <w:b/>
      <w:sz w:val="36"/>
    </w:rPr>
  </w:style>
  <w:style w:type="paragraph" w:customStyle="1" w:styleId="FulltextSection2Para">
    <w:name w:val="Fulltext Section2 Para"/>
    <w:basedOn w:val="Normal"/>
    <w:rsid w:val="00EE7A68"/>
    <w:pPr>
      <w:spacing w:after="120" w:line="300" w:lineRule="atLeast"/>
      <w:jc w:val="both"/>
    </w:pPr>
    <w:rPr>
      <w:rFonts w:eastAsia="Times New Roman"/>
    </w:rPr>
  </w:style>
  <w:style w:type="paragraph" w:customStyle="1" w:styleId="FulltextSection2Title">
    <w:name w:val="Fulltext Section2 Title"/>
    <w:basedOn w:val="Normal"/>
    <w:rsid w:val="00EE7A68"/>
    <w:pPr>
      <w:spacing w:after="120" w:line="300" w:lineRule="atLeast"/>
      <w:jc w:val="both"/>
    </w:pPr>
    <w:rPr>
      <w:rFonts w:eastAsia="Times New Roman"/>
      <w:b/>
      <w:sz w:val="28"/>
    </w:rPr>
  </w:style>
  <w:style w:type="paragraph" w:customStyle="1" w:styleId="FulltextSection3Para">
    <w:name w:val="Fulltext Section3 Para"/>
    <w:basedOn w:val="Normal"/>
    <w:rsid w:val="00EE7A68"/>
    <w:pPr>
      <w:spacing w:after="120" w:line="300" w:lineRule="atLeast"/>
      <w:jc w:val="both"/>
    </w:pPr>
    <w:rPr>
      <w:rFonts w:eastAsia="Times New Roman"/>
    </w:rPr>
  </w:style>
  <w:style w:type="paragraph" w:customStyle="1" w:styleId="FulltextSection3Title">
    <w:name w:val="Fulltext Section3 Title"/>
    <w:basedOn w:val="Normal"/>
    <w:rsid w:val="00EE7A68"/>
    <w:pPr>
      <w:spacing w:after="120" w:line="300" w:lineRule="atLeast"/>
      <w:jc w:val="both"/>
    </w:pPr>
    <w:rPr>
      <w:rFonts w:eastAsia="Times New Roman"/>
      <w:b/>
      <w:i/>
      <w:sz w:val="28"/>
    </w:rPr>
  </w:style>
  <w:style w:type="paragraph" w:customStyle="1" w:styleId="FulltextSection4Para">
    <w:name w:val="Fulltext Section4 Para"/>
    <w:basedOn w:val="Normal"/>
    <w:rsid w:val="00EE7A68"/>
    <w:pPr>
      <w:spacing w:after="120" w:line="300" w:lineRule="atLeast"/>
      <w:jc w:val="both"/>
    </w:pPr>
    <w:rPr>
      <w:rFonts w:eastAsia="Times New Roman"/>
    </w:rPr>
  </w:style>
  <w:style w:type="paragraph" w:customStyle="1" w:styleId="FulltextSection4Title">
    <w:name w:val="Fulltext Section4 Title"/>
    <w:basedOn w:val="Normal"/>
    <w:rsid w:val="00EE7A68"/>
    <w:pPr>
      <w:spacing w:after="120" w:line="300" w:lineRule="atLeast"/>
      <w:jc w:val="both"/>
    </w:pPr>
    <w:rPr>
      <w:rFonts w:eastAsia="Times New Roman"/>
      <w:b/>
      <w:i/>
      <w:sz w:val="28"/>
    </w:rPr>
  </w:style>
  <w:style w:type="paragraph" w:customStyle="1" w:styleId="GlossItemGlossdefPara">
    <w:name w:val="GlossItem Glossdef Para"/>
    <w:basedOn w:val="Normal"/>
    <w:rsid w:val="00EE7A68"/>
    <w:pPr>
      <w:spacing w:after="120" w:line="300" w:lineRule="atLeast"/>
      <w:jc w:val="both"/>
    </w:pPr>
    <w:rPr>
      <w:rFonts w:eastAsia="Times New Roman"/>
    </w:rPr>
  </w:style>
  <w:style w:type="paragraph" w:customStyle="1" w:styleId="GlossItemGlossterm">
    <w:name w:val="GlossItem Glossterm"/>
    <w:basedOn w:val="Normal"/>
    <w:rsid w:val="00EE7A68"/>
    <w:pPr>
      <w:spacing w:after="120" w:line="300" w:lineRule="atLeast"/>
      <w:jc w:val="both"/>
    </w:pPr>
    <w:rPr>
      <w:rFonts w:eastAsia="Times New Roman"/>
      <w:b/>
      <w:sz w:val="48"/>
    </w:rPr>
  </w:style>
  <w:style w:type="paragraph" w:customStyle="1" w:styleId="HeadingAddressLine">
    <w:name w:val="Heading Address Line"/>
    <w:basedOn w:val="Normal"/>
    <w:rsid w:val="00EE7A68"/>
    <w:pPr>
      <w:spacing w:after="120" w:line="300" w:lineRule="atLeast"/>
      <w:jc w:val="both"/>
    </w:pPr>
    <w:rPr>
      <w:rFonts w:eastAsia="Times New Roman"/>
    </w:rPr>
  </w:style>
  <w:style w:type="paragraph" w:customStyle="1" w:styleId="HeadingDate">
    <w:name w:val="Heading Date"/>
    <w:basedOn w:val="Normal"/>
    <w:rsid w:val="00EE7A68"/>
    <w:pPr>
      <w:spacing w:after="120" w:line="300" w:lineRule="atLeast"/>
      <w:jc w:val="both"/>
    </w:pPr>
    <w:rPr>
      <w:rFonts w:eastAsia="Times New Roman"/>
    </w:rPr>
  </w:style>
  <w:style w:type="paragraph" w:customStyle="1" w:styleId="HeadingLetterheadBasedOnAttribute">
    <w:name w:val="Heading Letterhead Based On Attribute"/>
    <w:basedOn w:val="Normal"/>
    <w:rsid w:val="00EE7A68"/>
    <w:pPr>
      <w:spacing w:after="120" w:line="300" w:lineRule="atLeast"/>
      <w:jc w:val="both"/>
    </w:pPr>
    <w:rPr>
      <w:rFonts w:eastAsia="Times New Roman"/>
    </w:rPr>
  </w:style>
  <w:style w:type="paragraph" w:customStyle="1" w:styleId="HeadingSalutation">
    <w:name w:val="Heading Salutation"/>
    <w:basedOn w:val="Normal"/>
    <w:rsid w:val="00EE7A68"/>
    <w:pPr>
      <w:spacing w:after="120" w:line="300" w:lineRule="atLeast"/>
      <w:jc w:val="both"/>
    </w:pPr>
    <w:rPr>
      <w:rFonts w:eastAsia="Times New Roman"/>
    </w:rPr>
  </w:style>
  <w:style w:type="paragraph" w:customStyle="1" w:styleId="IgnoredSpacing">
    <w:name w:val="Ignored Spacing"/>
    <w:link w:val="IgnoredSpacingChar"/>
    <w:pPr>
      <w:spacing w:after="120"/>
    </w:pPr>
    <w:rPr>
      <w:rFonts w:ascii="Arial" w:hAnsi="Arial"/>
      <w:color w:val="000000"/>
      <w:sz w:val="24"/>
      <w:szCs w:val="24"/>
    </w:rPr>
  </w:style>
  <w:style w:type="character" w:customStyle="1" w:styleId="IgnoredSpacingChar">
    <w:name w:val="Ignored Spacing Char"/>
    <w:link w:val="IgnoredSpacing"/>
    <w:rPr>
      <w:rFonts w:ascii="Arial" w:eastAsia="Times New Roman" w:hAnsi="Arial" w:cs="Times New Roman"/>
      <w:color w:val="000000"/>
      <w:sz w:val="24"/>
      <w:szCs w:val="24"/>
      <w:lang w:val="en-US" w:eastAsia="en-US"/>
    </w:rPr>
  </w:style>
  <w:style w:type="paragraph" w:customStyle="1" w:styleId="InternalAuthor">
    <w:name w:val="Internal Author"/>
    <w:link w:val="InternalAuthorChar"/>
    <w:pPr>
      <w:spacing w:after="120"/>
    </w:pPr>
    <w:rPr>
      <w:rFonts w:ascii="Arial" w:hAnsi="Arial"/>
      <w:color w:val="000000"/>
      <w:sz w:val="24"/>
      <w:szCs w:val="22"/>
    </w:rPr>
  </w:style>
  <w:style w:type="character" w:customStyle="1" w:styleId="InternalAuthorChar">
    <w:name w:val="Internal Author Char"/>
    <w:link w:val="InternalAuthor"/>
    <w:rPr>
      <w:rFonts w:ascii="Arial" w:hAnsi="Arial"/>
      <w:color w:val="000000"/>
      <w:sz w:val="24"/>
      <w:szCs w:val="22"/>
    </w:rPr>
  </w:style>
  <w:style w:type="paragraph" w:customStyle="1" w:styleId="MaintenanceEditor">
    <w:name w:val="Maintenance Editor"/>
    <w:link w:val="MaintenanceEditorChar"/>
    <w:pPr>
      <w:spacing w:after="120"/>
    </w:pPr>
    <w:rPr>
      <w:rFonts w:ascii="Arial" w:hAnsi="Arial"/>
      <w:color w:val="000000"/>
      <w:sz w:val="24"/>
      <w:szCs w:val="22"/>
    </w:rPr>
  </w:style>
  <w:style w:type="character" w:customStyle="1" w:styleId="MaintenanceEditorChar">
    <w:name w:val="Maintenance Editor Char"/>
    <w:link w:val="MaintenanceEditor"/>
    <w:rPr>
      <w:rFonts w:ascii="Arial" w:hAnsi="Arial"/>
      <w:color w:val="000000"/>
      <w:sz w:val="24"/>
      <w:szCs w:val="22"/>
    </w:rPr>
  </w:style>
  <w:style w:type="paragraph" w:customStyle="1" w:styleId="ParaClause">
    <w:name w:val="Para Clause"/>
    <w:basedOn w:val="Normal"/>
    <w:rsid w:val="00EE7A68"/>
    <w:pPr>
      <w:spacing w:before="120" w:after="120" w:line="300" w:lineRule="atLeast"/>
      <w:ind w:left="720"/>
      <w:jc w:val="both"/>
    </w:pPr>
    <w:rPr>
      <w:rFonts w:eastAsia="Times New Roman"/>
    </w:rPr>
  </w:style>
  <w:style w:type="paragraph" w:customStyle="1" w:styleId="Parasubclause1">
    <w:name w:val="Para subclause 1"/>
    <w:aliases w:val="BIWS Heading 2"/>
    <w:basedOn w:val="Normal"/>
    <w:rsid w:val="00EE7A68"/>
    <w:pPr>
      <w:spacing w:before="240" w:after="120" w:line="300" w:lineRule="atLeast"/>
      <w:ind w:left="720"/>
      <w:jc w:val="both"/>
    </w:pPr>
    <w:rPr>
      <w:rFonts w:eastAsia="Times New Roman"/>
    </w:rPr>
  </w:style>
  <w:style w:type="paragraph" w:customStyle="1" w:styleId="Untitledsubclause1">
    <w:name w:val="Untitled subclause 1"/>
    <w:basedOn w:val="Normal"/>
    <w:rsid w:val="00EE7A68"/>
    <w:pPr>
      <w:numPr>
        <w:ilvl w:val="1"/>
        <w:numId w:val="22"/>
      </w:numPr>
      <w:spacing w:before="280" w:after="120" w:line="300" w:lineRule="atLeast"/>
      <w:jc w:val="both"/>
      <w:outlineLvl w:val="1"/>
    </w:pPr>
    <w:rPr>
      <w:rFonts w:eastAsia="Times New Roman"/>
    </w:rPr>
  </w:style>
  <w:style w:type="paragraph" w:customStyle="1" w:styleId="Parasubclause2">
    <w:name w:val="Para subclause 2"/>
    <w:aliases w:val="BIWS Heading 3"/>
    <w:basedOn w:val="Normal"/>
    <w:rsid w:val="00EE7A68"/>
    <w:pPr>
      <w:spacing w:line="300" w:lineRule="atLeast"/>
      <w:ind w:left="1559"/>
      <w:jc w:val="both"/>
    </w:pPr>
    <w:rPr>
      <w:rFonts w:eastAsia="Times New Roman"/>
    </w:rPr>
  </w:style>
  <w:style w:type="paragraph" w:customStyle="1" w:styleId="Untitledsubclause2">
    <w:name w:val="Untitled subclause 2"/>
    <w:basedOn w:val="Normal"/>
    <w:rsid w:val="00EE7A68"/>
    <w:pPr>
      <w:numPr>
        <w:ilvl w:val="2"/>
        <w:numId w:val="22"/>
      </w:numPr>
      <w:spacing w:after="120" w:line="300" w:lineRule="atLeast"/>
      <w:jc w:val="both"/>
      <w:outlineLvl w:val="2"/>
    </w:pPr>
    <w:rPr>
      <w:rFonts w:eastAsia="Times New Roman"/>
    </w:rPr>
  </w:style>
  <w:style w:type="paragraph" w:customStyle="1" w:styleId="Parasubclause3">
    <w:name w:val="Para subclause 3"/>
    <w:aliases w:val="BIWS Heading 4"/>
    <w:basedOn w:val="Normal"/>
    <w:next w:val="Untitledsubclause2"/>
    <w:rsid w:val="00EE7A68"/>
    <w:pPr>
      <w:spacing w:after="120" w:line="300" w:lineRule="atLeast"/>
      <w:ind w:left="2268"/>
      <w:jc w:val="both"/>
    </w:pPr>
    <w:rPr>
      <w:rFonts w:eastAsia="Times New Roman"/>
    </w:rPr>
  </w:style>
  <w:style w:type="paragraph" w:customStyle="1" w:styleId="Untitledsubclause3">
    <w:name w:val="Untitled subclause 3"/>
    <w:basedOn w:val="Normal"/>
    <w:rsid w:val="00EE7A68"/>
    <w:pPr>
      <w:numPr>
        <w:ilvl w:val="3"/>
        <w:numId w:val="22"/>
      </w:numPr>
      <w:tabs>
        <w:tab w:val="left" w:pos="2261"/>
      </w:tabs>
      <w:spacing w:after="120" w:line="300" w:lineRule="atLeast"/>
      <w:jc w:val="both"/>
      <w:outlineLvl w:val="3"/>
    </w:pPr>
    <w:rPr>
      <w:rFonts w:eastAsia="Times New Roman"/>
    </w:rPr>
  </w:style>
  <w:style w:type="paragraph" w:customStyle="1" w:styleId="Parasubclause4">
    <w:name w:val="Para subclause 4"/>
    <w:aliases w:val="BIWS Heading 5"/>
    <w:basedOn w:val="Parasubclause3"/>
    <w:pPr>
      <w:spacing w:after="240"/>
      <w:ind w:left="3028"/>
    </w:pPr>
  </w:style>
  <w:style w:type="paragraph" w:customStyle="1" w:styleId="Untitledsubclause4">
    <w:name w:val="Untitled subclause 4"/>
    <w:basedOn w:val="Normal"/>
    <w:rsid w:val="00EE7A68"/>
    <w:pPr>
      <w:numPr>
        <w:ilvl w:val="4"/>
        <w:numId w:val="22"/>
      </w:numPr>
      <w:spacing w:after="120" w:line="300" w:lineRule="atLeast"/>
      <w:jc w:val="both"/>
      <w:outlineLvl w:val="4"/>
    </w:pPr>
    <w:rPr>
      <w:rFonts w:eastAsia="Times New Roman"/>
    </w:rPr>
  </w:style>
  <w:style w:type="paragraph" w:customStyle="1" w:styleId="Para">
    <w:name w:val="Para"/>
    <w:aliases w:val="PLC Style - Normal"/>
    <w:basedOn w:val="Normal"/>
    <w:rsid w:val="00EE7A68"/>
    <w:pPr>
      <w:spacing w:after="120" w:line="300" w:lineRule="atLeast"/>
      <w:jc w:val="both"/>
    </w:pPr>
    <w:rPr>
      <w:rFonts w:eastAsia="Times New Roman"/>
    </w:rPr>
  </w:style>
  <w:style w:type="paragraph" w:customStyle="1" w:styleId="Parties">
    <w:name w:val="Parties"/>
    <w:aliases w:val="(1) Parties"/>
    <w:basedOn w:val="Normal"/>
    <w:rsid w:val="00EE7A68"/>
    <w:pPr>
      <w:numPr>
        <w:numId w:val="5"/>
      </w:numPr>
      <w:spacing w:before="120" w:after="120" w:line="300" w:lineRule="atLeast"/>
      <w:jc w:val="both"/>
    </w:pPr>
    <w:rPr>
      <w:rFonts w:eastAsia="Times New Roman"/>
    </w:rPr>
  </w:style>
  <w:style w:type="paragraph" w:customStyle="1" w:styleId="ResourceHistoryAuthor">
    <w:name w:val="Resource History Author"/>
    <w:link w:val="ResourceHistoryAuthorChar"/>
    <w:pPr>
      <w:spacing w:after="120"/>
    </w:pPr>
    <w:rPr>
      <w:rFonts w:ascii="Arial" w:hAnsi="Arial"/>
      <w:color w:val="000000"/>
      <w:sz w:val="24"/>
      <w:szCs w:val="24"/>
    </w:rPr>
  </w:style>
  <w:style w:type="character" w:customStyle="1" w:styleId="ResourceHistoryAuthorChar">
    <w:name w:val="Resource History Author Char"/>
    <w:link w:val="ResourceHistoryAuthor"/>
    <w:rPr>
      <w:rFonts w:ascii="Arial" w:eastAsia="Times New Roman" w:hAnsi="Arial" w:cs="Times New Roman"/>
      <w:color w:val="000000"/>
      <w:sz w:val="24"/>
      <w:szCs w:val="24"/>
      <w:lang w:val="en-US" w:eastAsia="en-US"/>
    </w:rPr>
  </w:style>
  <w:style w:type="paragraph" w:customStyle="1" w:styleId="ResourceHistoryDate">
    <w:name w:val="Resource History Date"/>
    <w:link w:val="ResourceHistoryDateChar"/>
    <w:pPr>
      <w:spacing w:after="120"/>
    </w:pPr>
    <w:rPr>
      <w:rFonts w:ascii="Arial" w:hAnsi="Arial"/>
      <w:color w:val="000000"/>
      <w:sz w:val="24"/>
      <w:szCs w:val="24"/>
    </w:rPr>
  </w:style>
  <w:style w:type="character" w:customStyle="1" w:styleId="ResourceHistoryDateChar">
    <w:name w:val="Resource History Date Char"/>
    <w:link w:val="ResourceHistoryDate"/>
    <w:rPr>
      <w:rFonts w:ascii="Arial" w:eastAsia="Times New Roman" w:hAnsi="Arial" w:cs="Times New Roman"/>
      <w:color w:val="000000"/>
      <w:sz w:val="24"/>
      <w:szCs w:val="24"/>
      <w:lang w:val="en-US" w:eastAsia="en-US"/>
    </w:rPr>
  </w:style>
  <w:style w:type="paragraph" w:customStyle="1" w:styleId="ResourceHistoryDesc">
    <w:name w:val="Resource History Desc"/>
    <w:link w:val="ResourceHistoryDescChar"/>
    <w:pPr>
      <w:spacing w:after="120"/>
    </w:pPr>
    <w:rPr>
      <w:rFonts w:ascii="Verdana" w:hAnsi="Verdana"/>
      <w:color w:val="000000"/>
      <w:sz w:val="18"/>
      <w:szCs w:val="24"/>
    </w:rPr>
  </w:style>
  <w:style w:type="character" w:customStyle="1" w:styleId="ResourceHistoryDescChar">
    <w:name w:val="Resource History Desc Char"/>
    <w:link w:val="ResourceHistoryDesc"/>
    <w:rPr>
      <w:rFonts w:ascii="Verdana" w:eastAsia="Times New Roman" w:hAnsi="Verdana" w:cs="Times New Roman"/>
      <w:color w:val="000000"/>
      <w:sz w:val="18"/>
      <w:szCs w:val="24"/>
      <w:lang w:val="en-US" w:eastAsia="en-US"/>
    </w:rPr>
  </w:style>
  <w:style w:type="paragraph" w:customStyle="1" w:styleId="ResourceHistoryTitle">
    <w:name w:val="Resource History Title"/>
    <w:link w:val="ResourceHistoryTitleChar"/>
    <w:pPr>
      <w:spacing w:after="120"/>
    </w:pPr>
    <w:rPr>
      <w:rFonts w:ascii="Arial" w:hAnsi="Arial"/>
      <w:b/>
      <w:bCs/>
      <w:color w:val="000000"/>
      <w:sz w:val="24"/>
      <w:szCs w:val="22"/>
    </w:rPr>
  </w:style>
  <w:style w:type="character" w:customStyle="1" w:styleId="ResourceHistoryTitleChar">
    <w:name w:val="Resource History Title Char"/>
    <w:link w:val="ResourceHistoryTitle"/>
    <w:rPr>
      <w:rFonts w:ascii="Arial" w:hAnsi="Arial"/>
      <w:b/>
      <w:bCs/>
      <w:color w:val="000000"/>
      <w:sz w:val="24"/>
      <w:szCs w:val="22"/>
    </w:rPr>
  </w:style>
  <w:style w:type="paragraph" w:customStyle="1" w:styleId="ResourceType">
    <w:name w:val="Resource Type"/>
    <w:link w:val="ResourceTypeChar"/>
    <w:pPr>
      <w:spacing w:after="120"/>
    </w:pPr>
    <w:rPr>
      <w:rFonts w:ascii="Arial" w:hAnsi="Arial"/>
      <w:color w:val="000000"/>
      <w:sz w:val="24"/>
      <w:szCs w:val="24"/>
    </w:rPr>
  </w:style>
  <w:style w:type="character" w:customStyle="1" w:styleId="ResourceTypeChar">
    <w:name w:val="Resource Type Char"/>
    <w:link w:val="ResourceType"/>
    <w:rPr>
      <w:rFonts w:ascii="Arial" w:eastAsia="Times New Roman" w:hAnsi="Arial" w:cs="Times New Roman"/>
      <w:color w:val="000000"/>
      <w:sz w:val="24"/>
      <w:szCs w:val="24"/>
      <w:lang w:val="en-US" w:eastAsia="en-US"/>
    </w:rPr>
  </w:style>
  <w:style w:type="paragraph" w:customStyle="1" w:styleId="ScheduleHeading-Single">
    <w:name w:val="Schedule Heading - Single"/>
    <w:aliases w:val="Sch   main head inc single"/>
    <w:basedOn w:val="Normal"/>
    <w:next w:val="Normal"/>
    <w:rsid w:val="00EE7A68"/>
    <w:pPr>
      <w:numPr>
        <w:numId w:val="6"/>
      </w:numPr>
      <w:tabs>
        <w:tab w:val="clear" w:pos="720"/>
      </w:tabs>
      <w:spacing w:before="240" w:after="360" w:line="300" w:lineRule="atLeast"/>
      <w:ind w:left="360" w:hanging="360"/>
      <w:jc w:val="both"/>
    </w:pPr>
    <w:rPr>
      <w:rFonts w:eastAsia="Times New Roman"/>
      <w:b/>
      <w:kern w:val="28"/>
    </w:rPr>
  </w:style>
  <w:style w:type="paragraph" w:customStyle="1" w:styleId="ScheduleHeading">
    <w:name w:val="Schedule Heading"/>
    <w:aliases w:val="Sch   main head"/>
    <w:basedOn w:val="Normal"/>
    <w:next w:val="Normal"/>
    <w:autoRedefine/>
    <w:rsid w:val="00EE7A68"/>
    <w:pPr>
      <w:keepNext/>
      <w:pageBreakBefore/>
      <w:numPr>
        <w:numId w:val="7"/>
      </w:numPr>
      <w:tabs>
        <w:tab w:val="clear" w:pos="1080"/>
      </w:tabs>
      <w:spacing w:before="240" w:after="360" w:line="300" w:lineRule="atLeast"/>
      <w:ind w:left="720" w:hanging="720"/>
      <w:jc w:val="center"/>
      <w:outlineLvl w:val="0"/>
    </w:pPr>
    <w:rPr>
      <w:rFonts w:eastAsia="Times New Roman"/>
      <w:b/>
      <w:kern w:val="28"/>
    </w:rPr>
  </w:style>
  <w:style w:type="paragraph" w:customStyle="1" w:styleId="SectionHeading">
    <w:name w:val="Section Heading"/>
    <w:aliases w:val="1stIntroHeadings"/>
    <w:basedOn w:val="Normal"/>
    <w:next w:val="Normal"/>
    <w:rsid w:val="00EE7A68"/>
    <w:pPr>
      <w:tabs>
        <w:tab w:val="left" w:pos="709"/>
      </w:tabs>
      <w:spacing w:before="120" w:after="120" w:line="300" w:lineRule="atLeast"/>
      <w:jc w:val="both"/>
    </w:pPr>
    <w:rPr>
      <w:rFonts w:eastAsia="Times New Roman"/>
      <w:b/>
      <w:smallCaps/>
    </w:rPr>
  </w:style>
  <w:style w:type="paragraph" w:customStyle="1" w:styleId="Shortquestion">
    <w:name w:val="Shortquestion"/>
    <w:basedOn w:val="Normal"/>
    <w:rsid w:val="00EE7A68"/>
    <w:pPr>
      <w:spacing w:after="120" w:line="300" w:lineRule="atLeast"/>
      <w:jc w:val="both"/>
    </w:pPr>
    <w:rPr>
      <w:rFonts w:eastAsia="Times New Roman"/>
    </w:rPr>
  </w:style>
  <w:style w:type="paragraph" w:customStyle="1" w:styleId="SpeedreadPara">
    <w:name w:val="Speedread Para"/>
    <w:basedOn w:val="Normal"/>
    <w:rsid w:val="00EE7A68"/>
    <w:pPr>
      <w:spacing w:after="120" w:line="300" w:lineRule="atLeast"/>
      <w:jc w:val="both"/>
    </w:pPr>
    <w:rPr>
      <w:rFonts w:eastAsia="Times New Roman"/>
    </w:rPr>
  </w:style>
  <w:style w:type="paragraph" w:customStyle="1" w:styleId="SpeedreadSection1Para">
    <w:name w:val="Speedread Section1 Para"/>
    <w:basedOn w:val="Normal"/>
    <w:rsid w:val="00EE7A68"/>
    <w:pPr>
      <w:spacing w:after="120" w:line="300" w:lineRule="atLeast"/>
      <w:jc w:val="both"/>
    </w:pPr>
    <w:rPr>
      <w:rFonts w:eastAsia="Times New Roman"/>
    </w:rPr>
  </w:style>
  <w:style w:type="paragraph" w:customStyle="1" w:styleId="SpeedreadSection1Text">
    <w:name w:val="Speedread Section1 Text"/>
    <w:basedOn w:val="Normal"/>
    <w:rsid w:val="00EE7A68"/>
    <w:pPr>
      <w:spacing w:after="120" w:line="300" w:lineRule="atLeast"/>
      <w:jc w:val="both"/>
    </w:pPr>
    <w:rPr>
      <w:rFonts w:eastAsia="Times New Roman"/>
    </w:rPr>
  </w:style>
  <w:style w:type="paragraph" w:customStyle="1" w:styleId="SpeedreadText">
    <w:name w:val="Speedread Text"/>
    <w:basedOn w:val="Normal"/>
    <w:rsid w:val="00EE7A68"/>
    <w:pPr>
      <w:spacing w:after="120" w:line="300" w:lineRule="atLeast"/>
      <w:jc w:val="both"/>
    </w:pPr>
    <w:rPr>
      <w:rFonts w:eastAsia="Times New Roman"/>
    </w:rPr>
  </w:style>
  <w:style w:type="paragraph" w:customStyle="1" w:styleId="SpeedreadTitle">
    <w:name w:val="Speedread Title"/>
    <w:basedOn w:val="Normal"/>
    <w:rsid w:val="00EE7A68"/>
    <w:pPr>
      <w:spacing w:after="120" w:line="300" w:lineRule="atLeast"/>
      <w:jc w:val="both"/>
    </w:pPr>
    <w:rPr>
      <w:rFonts w:eastAsia="Times New Roman"/>
      <w:b/>
      <w:sz w:val="36"/>
    </w:rPr>
  </w:style>
  <w:style w:type="paragraph" w:customStyle="1" w:styleId="TemplateType">
    <w:name w:val="Template Type"/>
    <w:link w:val="TemplateTypeChar"/>
    <w:pPr>
      <w:spacing w:after="120"/>
    </w:pPr>
    <w:rPr>
      <w:rFonts w:ascii="Arial" w:hAnsi="Arial"/>
      <w:color w:val="000000"/>
      <w:sz w:val="24"/>
      <w:szCs w:val="24"/>
    </w:rPr>
  </w:style>
  <w:style w:type="character" w:customStyle="1" w:styleId="TemplateTypeChar">
    <w:name w:val="Template Type Char"/>
    <w:link w:val="TemplateType"/>
    <w:rPr>
      <w:rFonts w:ascii="Arial" w:eastAsia="Times New Roman" w:hAnsi="Arial" w:cs="Times New Roman"/>
      <w:color w:val="000000"/>
      <w:sz w:val="24"/>
      <w:szCs w:val="24"/>
      <w:lang w:val="en-US" w:eastAsia="en-US"/>
    </w:rPr>
  </w:style>
  <w:style w:type="paragraph" w:styleId="Title">
    <w:name w:val="Title"/>
    <w:link w:val="TitleChar"/>
    <w:qFormat/>
    <w:pPr>
      <w:spacing w:after="120"/>
    </w:pPr>
    <w:rPr>
      <w:rFonts w:ascii="Arial" w:hAnsi="Arial"/>
      <w:color w:val="000000"/>
      <w:sz w:val="24"/>
      <w:szCs w:val="22"/>
    </w:rPr>
  </w:style>
  <w:style w:type="character" w:customStyle="1" w:styleId="TitleChar">
    <w:name w:val="Title Char"/>
    <w:link w:val="Title"/>
    <w:rPr>
      <w:rFonts w:ascii="Arial" w:hAnsi="Arial"/>
      <w:color w:val="000000"/>
      <w:sz w:val="24"/>
      <w:szCs w:val="22"/>
    </w:rPr>
  </w:style>
  <w:style w:type="paragraph" w:styleId="Footer">
    <w:name w:val="footer"/>
    <w:basedOn w:val="Body-Lime"/>
    <w:link w:val="FooterChar"/>
    <w:qFormat/>
    <w:rsid w:val="00EE7A68"/>
    <w:pPr>
      <w:tabs>
        <w:tab w:val="center" w:pos="4513"/>
        <w:tab w:val="right" w:pos="9026"/>
      </w:tabs>
      <w:spacing w:after="0" w:line="240" w:lineRule="auto"/>
    </w:pPr>
  </w:style>
  <w:style w:type="character" w:customStyle="1" w:styleId="FooterChar">
    <w:name w:val="Footer Char"/>
    <w:basedOn w:val="DefaultParagraphFont"/>
    <w:link w:val="Footer"/>
    <w:rsid w:val="00D51BBB"/>
    <w:rPr>
      <w:rFonts w:ascii="Galano Grotesque" w:eastAsiaTheme="majorEastAsia" w:hAnsi="Galano Grotesque" w:cstheme="majorBidi"/>
      <w:bCs/>
      <w:iCs/>
      <w:color w:val="3D3D3D"/>
      <w:szCs w:val="24"/>
      <w:u w:color="575756"/>
      <w:lang w:val="sv-SE"/>
    </w:rPr>
  </w:style>
  <w:style w:type="character" w:styleId="Hyperlink">
    <w:name w:val="Hyperlink"/>
    <w:basedOn w:val="DefaultParagraphFont"/>
    <w:uiPriority w:val="99"/>
    <w:unhideWhenUsed/>
    <w:rsid w:val="00EE7A68"/>
    <w:rPr>
      <w:color w:val="393938"/>
      <w:u w:val="single"/>
    </w:rPr>
  </w:style>
  <w:style w:type="paragraph" w:customStyle="1" w:styleId="Bullet4">
    <w:name w:val="Bullet4"/>
    <w:basedOn w:val="Normal"/>
    <w:rsid w:val="00EE7A68"/>
    <w:pPr>
      <w:numPr>
        <w:numId w:val="8"/>
      </w:numPr>
      <w:tabs>
        <w:tab w:val="clear" w:pos="2676"/>
      </w:tabs>
      <w:ind w:left="1440" w:hanging="360"/>
      <w:jc w:val="both"/>
    </w:pPr>
    <w:rPr>
      <w:rFonts w:eastAsia="Times New Roman"/>
    </w:rPr>
  </w:style>
  <w:style w:type="paragraph" w:customStyle="1" w:styleId="Paragraph">
    <w:name w:val="Paragraph"/>
    <w:basedOn w:val="Normal"/>
    <w:link w:val="ParagraphChar"/>
    <w:qFormat/>
    <w:rsid w:val="00EE7A68"/>
    <w:pPr>
      <w:spacing w:after="120" w:line="300" w:lineRule="atLeast"/>
      <w:jc w:val="both"/>
    </w:pPr>
    <w:rPr>
      <w:rFonts w:eastAsia="Times New Roman"/>
    </w:rPr>
  </w:style>
  <w:style w:type="paragraph" w:customStyle="1" w:styleId="IgnoredTemplateText">
    <w:name w:val="Ignored Template Text"/>
    <w:link w:val="IgnoredTemplateTextChar"/>
    <w:pPr>
      <w:pBdr>
        <w:top w:val="single" w:sz="4" w:space="1" w:color="auto"/>
        <w:left w:val="single" w:sz="4" w:space="4" w:color="auto"/>
        <w:bottom w:val="single" w:sz="4" w:space="1" w:color="auto"/>
        <w:right w:val="single" w:sz="4" w:space="4" w:color="auto"/>
      </w:pBdr>
      <w:shd w:val="pct15" w:color="auto" w:fill="FBD4B4"/>
      <w:spacing w:after="120"/>
    </w:pPr>
    <w:rPr>
      <w:rFonts w:ascii="Arial" w:hAnsi="Arial"/>
      <w:b/>
      <w:i/>
      <w:color w:val="000000"/>
      <w:sz w:val="22"/>
      <w:szCs w:val="18"/>
    </w:rPr>
  </w:style>
  <w:style w:type="character" w:customStyle="1" w:styleId="IgnoredTemplateTextChar">
    <w:name w:val="Ignored Template Text Char"/>
    <w:link w:val="IgnoredTemplateText"/>
    <w:rPr>
      <w:rFonts w:ascii="Arial" w:hAnsi="Arial"/>
      <w:b/>
      <w:i/>
      <w:color w:val="000000"/>
      <w:sz w:val="22"/>
      <w:szCs w:val="18"/>
      <w:shd w:val="pct15" w:color="auto" w:fill="FBD4B4"/>
    </w:rPr>
  </w:style>
  <w:style w:type="paragraph" w:customStyle="1" w:styleId="InternalTOC">
    <w:name w:val="Internal TOC"/>
    <w:pPr>
      <w:spacing w:after="120"/>
    </w:pPr>
    <w:rPr>
      <w:rFonts w:ascii="Arial" w:hAnsi="Arial"/>
      <w:color w:val="000000"/>
      <w:sz w:val="22"/>
      <w:szCs w:val="22"/>
    </w:rPr>
  </w:style>
  <w:style w:type="paragraph" w:customStyle="1" w:styleId="HeadingLevel1">
    <w:name w:val="Heading Level 1"/>
    <w:basedOn w:val="Normal"/>
    <w:next w:val="Paragraph"/>
    <w:rsid w:val="00EE7A68"/>
    <w:pPr>
      <w:keepNext/>
      <w:spacing w:after="120" w:line="300" w:lineRule="atLeast"/>
      <w:jc w:val="both"/>
      <w:outlineLvl w:val="1"/>
    </w:pPr>
    <w:rPr>
      <w:rFonts w:eastAsia="Times New Roman"/>
      <w:b/>
      <w:sz w:val="36"/>
    </w:rPr>
  </w:style>
  <w:style w:type="paragraph" w:customStyle="1" w:styleId="HeadingLevel2">
    <w:name w:val="Heading Level 2"/>
    <w:basedOn w:val="Normal"/>
    <w:next w:val="Paragraph"/>
    <w:rsid w:val="00EE7A68"/>
    <w:pPr>
      <w:keepNext/>
      <w:spacing w:after="120" w:line="300" w:lineRule="atLeast"/>
      <w:jc w:val="both"/>
      <w:outlineLvl w:val="2"/>
    </w:pPr>
    <w:rPr>
      <w:rFonts w:eastAsia="Times New Roman"/>
      <w:b/>
      <w:sz w:val="28"/>
    </w:rPr>
  </w:style>
  <w:style w:type="paragraph" w:customStyle="1" w:styleId="HeadingLevel3">
    <w:name w:val="Heading Level 3"/>
    <w:basedOn w:val="Normal"/>
    <w:next w:val="Paragraph"/>
    <w:rsid w:val="00EE7A68"/>
    <w:pPr>
      <w:keepNext/>
      <w:spacing w:after="120" w:line="300" w:lineRule="atLeast"/>
      <w:jc w:val="both"/>
      <w:outlineLvl w:val="3"/>
    </w:pPr>
    <w:rPr>
      <w:rFonts w:eastAsia="Times New Roman"/>
      <w:b/>
      <w:i/>
      <w:sz w:val="28"/>
    </w:rPr>
  </w:style>
  <w:style w:type="paragraph" w:styleId="Header">
    <w:name w:val="header"/>
    <w:basedOn w:val="Body-Lime"/>
    <w:link w:val="HeaderChar"/>
    <w:uiPriority w:val="99"/>
    <w:qFormat/>
    <w:rsid w:val="00EE7A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1BBB"/>
    <w:rPr>
      <w:rFonts w:ascii="Galano Grotesque" w:eastAsiaTheme="majorEastAsia" w:hAnsi="Galano Grotesque" w:cstheme="majorBidi"/>
      <w:bCs/>
      <w:iCs/>
      <w:color w:val="3D3D3D"/>
      <w:szCs w:val="24"/>
      <w:u w:color="575756"/>
      <w:lang w:val="sv-SE"/>
    </w:rPr>
  </w:style>
  <w:style w:type="character" w:styleId="PlaceholderText">
    <w:name w:val="Placeholder Text"/>
    <w:uiPriority w:val="99"/>
    <w:rPr>
      <w:rFonts w:ascii="Arial" w:eastAsia="Arial" w:hAnsi="Arial" w:cs="Arial"/>
      <w:color w:val="000000"/>
    </w:rPr>
  </w:style>
  <w:style w:type="paragraph" w:styleId="BalloonText">
    <w:name w:val="Balloon Text"/>
    <w:basedOn w:val="Normal"/>
    <w:link w:val="BalloonTextChar"/>
    <w:uiPriority w:val="99"/>
    <w:semiHidden/>
    <w:unhideWhenUsed/>
    <w:rsid w:val="00EE7A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1BBB"/>
    <w:rPr>
      <w:rFonts w:ascii="Segoe UI" w:eastAsiaTheme="minorHAnsi" w:hAnsi="Segoe UI" w:cs="Segoe UI"/>
      <w:sz w:val="18"/>
      <w:szCs w:val="18"/>
    </w:rPr>
  </w:style>
  <w:style w:type="paragraph" w:customStyle="1" w:styleId="PinPointRef">
    <w:name w:val="PinPoint Ref"/>
    <w:link w:val="PinPointRefChar"/>
    <w:qFormat/>
    <w:rPr>
      <w:rFonts w:ascii="Times New Roman" w:hAnsi="Times New Roman"/>
      <w:b/>
      <w:vanish/>
      <w:color w:val="000000"/>
      <w:sz w:val="18"/>
      <w:lang w:val="en-GB"/>
    </w:rPr>
  </w:style>
  <w:style w:type="character" w:customStyle="1" w:styleId="PinPointRefChar">
    <w:name w:val="PinPoint Ref Char"/>
    <w:link w:val="PinPointRef"/>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pPr>
      <w:spacing w:before="120"/>
      <w:ind w:left="720"/>
    </w:pPr>
    <w:rPr>
      <w:rFonts w:ascii="Arial" w:hAnsi="Arial"/>
      <w:color w:val="000000"/>
      <w:sz w:val="18"/>
      <w:lang w:val="en-GB"/>
    </w:rPr>
  </w:style>
  <w:style w:type="character" w:customStyle="1" w:styleId="BlockQuoteChar">
    <w:name w:val="Block Quote Char"/>
    <w:link w:val="BlockQuote"/>
    <w:rPr>
      <w:rFonts w:ascii="Arial" w:eastAsia="Times New Roman" w:hAnsi="Arial" w:cs="Times New Roman"/>
      <w:color w:val="000000"/>
      <w:sz w:val="18"/>
      <w:szCs w:val="20"/>
      <w:lang w:eastAsia="en-US"/>
    </w:rPr>
  </w:style>
  <w:style w:type="paragraph" w:customStyle="1" w:styleId="ListParagraphLevel1">
    <w:name w:val="List Paragraph Level 1"/>
    <w:link w:val="ListParagraphLevel1Char"/>
    <w:pPr>
      <w:spacing w:after="120"/>
      <w:ind w:left="357"/>
      <w:jc w:val="both"/>
    </w:pPr>
    <w:rPr>
      <w:rFonts w:ascii="Arial" w:hAnsi="Arial"/>
      <w:color w:val="000000"/>
      <w:sz w:val="22"/>
      <w:szCs w:val="24"/>
    </w:rPr>
  </w:style>
  <w:style w:type="paragraph" w:customStyle="1" w:styleId="ListParagraphLevel2">
    <w:name w:val="List Paragraph Level 2"/>
    <w:link w:val="ListParagraphLevel2Char"/>
    <w:qFormat/>
    <w:pPr>
      <w:spacing w:after="120"/>
      <w:ind w:left="1077"/>
      <w:jc w:val="both"/>
    </w:pPr>
    <w:rPr>
      <w:rFonts w:ascii="Arial" w:hAnsi="Arial"/>
      <w:color w:val="000000"/>
      <w:sz w:val="22"/>
      <w:szCs w:val="24"/>
    </w:rPr>
  </w:style>
  <w:style w:type="character" w:customStyle="1" w:styleId="ListParagraphLevel1Char">
    <w:name w:val="List Paragraph Level 1 Char"/>
    <w:link w:val="ListParagraphLevel1"/>
    <w:rPr>
      <w:rFonts w:ascii="Arial" w:hAnsi="Arial"/>
      <w:color w:val="000000"/>
      <w:sz w:val="22"/>
      <w:szCs w:val="24"/>
    </w:rPr>
  </w:style>
  <w:style w:type="character" w:customStyle="1" w:styleId="ListParagraphLevel2Char">
    <w:name w:val="List Paragraph Level 2 Char"/>
    <w:link w:val="ListParagraphLevel2"/>
    <w:rPr>
      <w:rFonts w:ascii="Arial" w:hAnsi="Arial"/>
      <w:color w:val="000000"/>
      <w:sz w:val="22"/>
      <w:szCs w:val="24"/>
    </w:rPr>
  </w:style>
  <w:style w:type="paragraph" w:customStyle="1" w:styleId="IntroDefault">
    <w:name w:val="Intro Default"/>
    <w:basedOn w:val="Paragraph"/>
    <w:qFormat/>
  </w:style>
  <w:style w:type="paragraph" w:customStyle="1" w:styleId="IntroCustom">
    <w:name w:val="Intro Custom"/>
    <w:basedOn w:val="Paragraph"/>
    <w:qFormat/>
  </w:style>
  <w:style w:type="paragraph" w:customStyle="1" w:styleId="PrecedentType">
    <w:name w:val="Precedent Type"/>
    <w:basedOn w:val="IgnoredSpacing"/>
    <w:qFormat/>
  </w:style>
  <w:style w:type="paragraph" w:customStyle="1" w:styleId="Operative">
    <w:name w:val="Operative"/>
    <w:basedOn w:val="IgnoredSpacing"/>
    <w:qFormat/>
    <w:rPr>
      <w:vanish/>
    </w:rPr>
  </w:style>
  <w:style w:type="paragraph" w:customStyle="1" w:styleId="SpeedreadBulletList1">
    <w:name w:val="Speedread Bullet List 1"/>
    <w:basedOn w:val="BulletList1"/>
    <w:qFormat/>
  </w:style>
  <w:style w:type="paragraph" w:customStyle="1" w:styleId="PartiesTitle">
    <w:name w:val="Parties Title"/>
    <w:basedOn w:val="Paragraph"/>
    <w:qFormat/>
    <w:rPr>
      <w:b/>
    </w:rPr>
  </w:style>
  <w:style w:type="table" w:styleId="TableGrid">
    <w:name w:val="Table Grid"/>
    <w:basedOn w:val="TableNormal"/>
    <w:rsid w:val="00D51BBB"/>
    <w:rPr>
      <w:rFonts w:ascii="Galano Grotesque" w:eastAsiaTheme="minorHAnsi" w:hAnsi="Galano Grotesque" w:cs="MinionPro-Regular"/>
      <w:color w:val="595959" w:themeColor="text1" w:themeTint="A6"/>
      <w:lang w:val="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pPr>
      <w:numPr>
        <w:numId w:val="9"/>
      </w:numPr>
      <w:shd w:val="clear" w:color="auto" w:fill="D9D9D9"/>
      <w:spacing w:after="120"/>
      <w:ind w:left="357" w:hanging="357"/>
      <w:outlineLvl w:val="0"/>
    </w:pPr>
    <w:rPr>
      <w:rFonts w:ascii="Arial" w:hAnsi="Arial"/>
      <w:color w:val="000000"/>
      <w:sz w:val="22"/>
      <w:szCs w:val="22"/>
    </w:rPr>
  </w:style>
  <w:style w:type="paragraph" w:customStyle="1" w:styleId="BulletList1Pattern">
    <w:name w:val="Bullet List 1 + Pattern"/>
    <w:basedOn w:val="BulletList1"/>
    <w:qFormat/>
    <w:pPr>
      <w:shd w:val="clear" w:color="auto" w:fill="D9D9D9"/>
      <w:spacing w:after="120" w:line="240" w:lineRule="auto"/>
      <w:ind w:left="714"/>
    </w:pPr>
  </w:style>
  <w:style w:type="character" w:customStyle="1" w:styleId="QuestionParagraphChar">
    <w:name w:val="Question Paragraph Char"/>
    <w:link w:val="QuestionParagraph"/>
    <w:rPr>
      <w:rFonts w:ascii="Arial" w:hAnsi="Arial"/>
      <w:color w:val="000000"/>
      <w:sz w:val="22"/>
      <w:szCs w:val="22"/>
      <w:shd w:val="clear" w:color="auto" w:fill="D9D9D9"/>
    </w:rPr>
  </w:style>
  <w:style w:type="paragraph" w:customStyle="1" w:styleId="BulletList2Pattern">
    <w:name w:val="Bullet List 2 + Pattern"/>
    <w:basedOn w:val="BulletList2"/>
    <w:qFormat/>
    <w:pPr>
      <w:shd w:val="clear" w:color="auto" w:fill="D9D9D9"/>
      <w:ind w:left="1077"/>
    </w:pPr>
  </w:style>
  <w:style w:type="paragraph" w:customStyle="1" w:styleId="TestimoniumContract">
    <w:name w:val="Testimonium Contract"/>
    <w:basedOn w:val="Paragraph"/>
    <w:qFormat/>
  </w:style>
  <w:style w:type="paragraph" w:customStyle="1" w:styleId="TestimoniumDeed">
    <w:name w:val="Testimonium Deed"/>
    <w:basedOn w:val="Paragraph"/>
    <w:qFormat/>
  </w:style>
  <w:style w:type="paragraph" w:customStyle="1" w:styleId="Titlesubclause2">
    <w:name w:val="Title subclause2"/>
    <w:basedOn w:val="Untitledsubclause2"/>
    <w:qFormat/>
    <w:rPr>
      <w:b/>
    </w:rPr>
  </w:style>
  <w:style w:type="paragraph" w:customStyle="1" w:styleId="Titlesubclause3">
    <w:name w:val="Title subclause3"/>
    <w:basedOn w:val="Untitledsubclause3"/>
    <w:qFormat/>
    <w:rPr>
      <w:b/>
    </w:rPr>
  </w:style>
  <w:style w:type="paragraph" w:customStyle="1" w:styleId="Titlesubclause4">
    <w:name w:val="Title subclause4"/>
    <w:basedOn w:val="Untitledsubclause4"/>
    <w:qFormat/>
    <w:rPr>
      <w:b/>
    </w:rPr>
  </w:style>
  <w:style w:type="paragraph" w:customStyle="1" w:styleId="UntitledClause">
    <w:name w:val="Untitled Clause"/>
    <w:basedOn w:val="TitleClause"/>
    <w:qFormat/>
    <w:pPr>
      <w:spacing w:before="120"/>
    </w:pPr>
    <w:rPr>
      <w:b w:val="0"/>
    </w:rPr>
  </w:style>
  <w:style w:type="paragraph" w:customStyle="1" w:styleId="Titlesubclause1">
    <w:name w:val="Title subclause1"/>
    <w:basedOn w:val="Untitledsubclause1"/>
    <w:qFormat/>
    <w:pPr>
      <w:spacing w:before="120"/>
    </w:pPr>
    <w:rPr>
      <w:b/>
    </w:rPr>
  </w:style>
  <w:style w:type="paragraph" w:customStyle="1" w:styleId="Schedule">
    <w:name w:val="Schedule"/>
    <w:qFormat/>
    <w:rsid w:val="001E2E7E"/>
    <w:pPr>
      <w:numPr>
        <w:numId w:val="21"/>
      </w:numPr>
      <w:spacing w:before="240" w:after="240" w:line="240" w:lineRule="atLeast"/>
    </w:pPr>
    <w:rPr>
      <w:rFonts w:asciiTheme="minorHAnsi" w:hAnsiTheme="minorHAnsi"/>
      <w:b/>
      <w:color w:val="000000"/>
      <w:sz w:val="22"/>
      <w:szCs w:val="22"/>
    </w:rPr>
  </w:style>
  <w:style w:type="character" w:customStyle="1" w:styleId="Heading1Char">
    <w:name w:val="Heading 1 Char"/>
    <w:aliases w:val="Heading 1 - LLAB Char"/>
    <w:basedOn w:val="DefaultParagraphFont"/>
    <w:link w:val="Heading1"/>
    <w:uiPriority w:val="9"/>
    <w:rsid w:val="00D51BBB"/>
    <w:rPr>
      <w:rFonts w:ascii="Futura" w:eastAsiaTheme="majorEastAsia" w:hAnsi="Futura" w:cstheme="majorBidi"/>
      <w:b/>
      <w:color w:val="000000" w:themeColor="text1"/>
      <w:sz w:val="44"/>
      <w:szCs w:val="32"/>
    </w:rPr>
  </w:style>
  <w:style w:type="character" w:customStyle="1" w:styleId="Heading2Char">
    <w:name w:val="Heading 2 Char"/>
    <w:aliases w:val="Heading 2 - LLAB Char"/>
    <w:basedOn w:val="DefaultParagraphFont"/>
    <w:link w:val="Heading2"/>
    <w:uiPriority w:val="9"/>
    <w:rsid w:val="00D51BBB"/>
    <w:rPr>
      <w:rFonts w:ascii="Futura" w:eastAsiaTheme="majorEastAsia" w:hAnsi="Futura" w:cstheme="majorBidi"/>
      <w:b/>
      <w:color w:val="000000" w:themeColor="text1"/>
      <w:sz w:val="36"/>
      <w:szCs w:val="26"/>
    </w:rPr>
  </w:style>
  <w:style w:type="character" w:customStyle="1" w:styleId="Heading3Char">
    <w:name w:val="Heading 3 Char"/>
    <w:aliases w:val="Heading 3 - LLAB Char"/>
    <w:basedOn w:val="DefaultParagraphFont"/>
    <w:link w:val="Heading3"/>
    <w:uiPriority w:val="9"/>
    <w:rsid w:val="00D51BBB"/>
    <w:rPr>
      <w:rFonts w:ascii="Futura" w:eastAsiaTheme="majorEastAsia" w:hAnsi="Futura" w:cstheme="majorBidi"/>
      <w:b/>
      <w:color w:val="000000" w:themeColor="text1"/>
      <w:sz w:val="32"/>
      <w:szCs w:val="22"/>
    </w:rPr>
  </w:style>
  <w:style w:type="character" w:customStyle="1" w:styleId="Heading4Char">
    <w:name w:val="Heading 4 Char"/>
    <w:aliases w:val="Heading 4 - LLAB Char"/>
    <w:basedOn w:val="DefaultParagraphFont"/>
    <w:link w:val="Heading4"/>
    <w:uiPriority w:val="9"/>
    <w:rsid w:val="00D51BBB"/>
    <w:rPr>
      <w:rFonts w:ascii="Futura" w:eastAsiaTheme="majorEastAsia" w:hAnsi="Futura" w:cstheme="majorBidi"/>
      <w:b/>
      <w:iCs/>
      <w:color w:val="000000" w:themeColor="text1"/>
      <w:sz w:val="24"/>
      <w:szCs w:val="22"/>
    </w:rPr>
  </w:style>
  <w:style w:type="character" w:customStyle="1" w:styleId="Heading5Char">
    <w:name w:val="Heading 5 Char"/>
    <w:basedOn w:val="DefaultParagraphFont"/>
    <w:link w:val="Heading5"/>
    <w:uiPriority w:val="9"/>
    <w:rsid w:val="00D51BBB"/>
    <w:rPr>
      <w:rFonts w:asciiTheme="majorHAnsi" w:eastAsiaTheme="majorEastAsia" w:hAnsiTheme="majorHAnsi" w:cstheme="majorBidi"/>
      <w:color w:val="2F5496" w:themeColor="accent1" w:themeShade="BF"/>
      <w:sz w:val="22"/>
      <w:szCs w:val="22"/>
    </w:rPr>
  </w:style>
  <w:style w:type="character" w:customStyle="1" w:styleId="Heading6Char">
    <w:name w:val="Heading 6 Char"/>
    <w:basedOn w:val="DefaultParagraphFont"/>
    <w:link w:val="Heading6"/>
    <w:uiPriority w:val="9"/>
    <w:rsid w:val="00D51BBB"/>
    <w:rPr>
      <w:rFonts w:asciiTheme="majorHAnsi" w:eastAsiaTheme="majorEastAsia" w:hAnsiTheme="majorHAnsi" w:cstheme="majorBidi"/>
      <w:color w:val="1F3763" w:themeColor="accent1" w:themeShade="7F"/>
      <w:sz w:val="22"/>
      <w:szCs w:val="22"/>
    </w:rPr>
  </w:style>
  <w:style w:type="character" w:customStyle="1" w:styleId="Heading7Char">
    <w:name w:val="Heading 7 Char"/>
    <w:basedOn w:val="DefaultParagraphFont"/>
    <w:link w:val="Heading7"/>
    <w:uiPriority w:val="9"/>
    <w:rsid w:val="00D51BBB"/>
    <w:rPr>
      <w:rFonts w:asciiTheme="majorHAnsi" w:eastAsiaTheme="majorEastAsia" w:hAnsiTheme="majorHAnsi" w:cstheme="majorBidi"/>
      <w:i/>
      <w:iCs/>
      <w:color w:val="1F3763" w:themeColor="accent1" w:themeShade="7F"/>
      <w:sz w:val="22"/>
      <w:szCs w:val="22"/>
    </w:rPr>
  </w:style>
  <w:style w:type="character" w:customStyle="1" w:styleId="Heading8Char">
    <w:name w:val="Heading 8 Char"/>
    <w:basedOn w:val="DefaultParagraphFont"/>
    <w:link w:val="Heading8"/>
    <w:uiPriority w:val="9"/>
    <w:rsid w:val="00D51BB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D51BBB"/>
    <w:rPr>
      <w:rFonts w:asciiTheme="majorHAnsi" w:eastAsiaTheme="majorEastAsia" w:hAnsiTheme="majorHAnsi" w:cstheme="majorBidi"/>
      <w:i/>
      <w:iCs/>
      <w:color w:val="272727" w:themeColor="text1" w:themeTint="D8"/>
      <w:sz w:val="21"/>
      <w:szCs w:val="21"/>
    </w:rPr>
  </w:style>
  <w:style w:type="paragraph" w:customStyle="1" w:styleId="ScheduleTitle">
    <w:name w:val="Schedule Title"/>
    <w:basedOn w:val="Paragraph"/>
    <w:qFormat/>
    <w:rPr>
      <w:b/>
    </w:rPr>
  </w:style>
  <w:style w:type="paragraph" w:customStyle="1" w:styleId="Part">
    <w:name w:val="Part"/>
    <w:basedOn w:val="Paragraph"/>
    <w:qFormat/>
    <w:pPr>
      <w:numPr>
        <w:ilvl w:val="1"/>
        <w:numId w:val="21"/>
      </w:numPr>
      <w:spacing w:before="240" w:after="240"/>
      <w:jc w:val="left"/>
    </w:pPr>
    <w:rPr>
      <w:b/>
    </w:rPr>
  </w:style>
  <w:style w:type="paragraph" w:customStyle="1" w:styleId="AnnexTitle">
    <w:name w:val="Annex Title"/>
    <w:basedOn w:val="Paragraph"/>
    <w:next w:val="Paragraph"/>
    <w:qFormat/>
    <w:pPr>
      <w:spacing w:before="240" w:after="240"/>
    </w:pPr>
    <w:rPr>
      <w:b/>
    </w:rPr>
  </w:style>
  <w:style w:type="paragraph" w:customStyle="1" w:styleId="PartTitle">
    <w:name w:val="Part Title"/>
    <w:basedOn w:val="Paragraph"/>
    <w:qFormat/>
    <w:rPr>
      <w:b/>
    </w:rPr>
  </w:style>
  <w:style w:type="paragraph" w:customStyle="1" w:styleId="Testimonium">
    <w:name w:val="Testimonium"/>
    <w:basedOn w:val="Paragraph"/>
    <w:qFormat/>
  </w:style>
  <w:style w:type="character" w:customStyle="1" w:styleId="apple-converted-space">
    <w:name w:val="apple-converted-space"/>
    <w:rPr>
      <w:rFonts w:ascii="Arial" w:eastAsia="Arial" w:hAnsi="Arial" w:cs="Arial"/>
      <w:color w:val="000000"/>
    </w:rPr>
  </w:style>
  <w:style w:type="character" w:styleId="Emphasis">
    <w:name w:val="Emphasis"/>
    <w:uiPriority w:val="20"/>
    <w:qFormat/>
    <w:rPr>
      <w:rFonts w:ascii="Arial" w:eastAsia="Arial" w:hAnsi="Arial" w:cs="Arial"/>
      <w:i/>
      <w:iCs/>
      <w:color w:val="000000"/>
    </w:rPr>
  </w:style>
  <w:style w:type="paragraph" w:customStyle="1" w:styleId="NoNumTitle-Clause">
    <w:name w:val="No Num Title - Clause"/>
    <w:basedOn w:val="TitleClause"/>
    <w:qFormat/>
    <w:pPr>
      <w:numPr>
        <w:numId w:val="0"/>
      </w:numPr>
      <w:ind w:left="720"/>
    </w:pPr>
  </w:style>
  <w:style w:type="paragraph" w:customStyle="1" w:styleId="NoNumTitlesubclause1">
    <w:name w:val="No Num Title subclause1"/>
    <w:basedOn w:val="Titlesubclause1"/>
    <w:qFormat/>
    <w:pPr>
      <w:numPr>
        <w:ilvl w:val="0"/>
        <w:numId w:val="0"/>
      </w:numPr>
      <w:ind w:left="720"/>
    </w:pPr>
  </w:style>
  <w:style w:type="paragraph" w:customStyle="1" w:styleId="AddressLine">
    <w:name w:val="Address Line"/>
    <w:basedOn w:val="Paragraph"/>
    <w:qFormat/>
  </w:style>
  <w:style w:type="paragraph" w:styleId="Date">
    <w:name w:val="Date"/>
    <w:basedOn w:val="Paragraph"/>
    <w:qFormat/>
  </w:style>
  <w:style w:type="paragraph" w:customStyle="1" w:styleId="SalutationPara">
    <w:name w:val="Salutation Para"/>
    <w:basedOn w:val="Paragraph"/>
    <w:next w:val="Paragraph"/>
    <w:qFormat/>
    <w:pPr>
      <w:spacing w:before="240"/>
    </w:pPr>
  </w:style>
  <w:style w:type="character" w:styleId="FollowedHyperlink">
    <w:name w:val="FollowedHyperlink"/>
    <w:basedOn w:val="DefaultParagraphFont"/>
    <w:uiPriority w:val="99"/>
    <w:semiHidden/>
    <w:unhideWhenUsed/>
    <w:rsid w:val="00EE7A68"/>
    <w:rPr>
      <w:color w:val="954F72" w:themeColor="followedHyperlink"/>
      <w:u w:val="single"/>
    </w:rPr>
  </w:style>
  <w:style w:type="character" w:customStyle="1" w:styleId="DefTerm">
    <w:name w:val="DefTerm"/>
    <w:uiPriority w:val="1"/>
    <w:qFormat/>
    <w:rPr>
      <w:rFonts w:ascii="Arial" w:eastAsia="Arial" w:hAnsi="Arial" w:cs="Arial"/>
      <w:b/>
      <w:color w:val="000000"/>
    </w:rPr>
  </w:style>
  <w:style w:type="table" w:customStyle="1" w:styleId="ShadedTable">
    <w:name w:val="Shaded Table"/>
    <w:basedOn w:val="TableNormal"/>
    <w:uiPriority w:val="99"/>
    <w:tblPr>
      <w:tblBorders>
        <w:top w:val="single" w:sz="4" w:space="0" w:color="auto"/>
        <w:left w:val="single" w:sz="4" w:space="0" w:color="auto"/>
        <w:bottom w:val="single" w:sz="4" w:space="0" w:color="auto"/>
        <w:right w:val="single" w:sz="4" w:space="0" w:color="auto"/>
        <w:insideH w:val="nil"/>
        <w:insideV w:val="nil"/>
      </w:tblBorders>
    </w:tblPr>
    <w:tcPr>
      <w:shd w:val="clear" w:color="auto" w:fill="EEECE1"/>
    </w:tcPr>
  </w:style>
  <w:style w:type="paragraph" w:customStyle="1" w:styleId="Letterhead">
    <w:name w:val="Letterhead"/>
    <w:basedOn w:val="Paragraph"/>
    <w:qFormat/>
    <w:rPr>
      <w:i/>
    </w:rPr>
  </w:style>
  <w:style w:type="paragraph" w:customStyle="1" w:styleId="LetterTitle">
    <w:name w:val="Letter Title"/>
    <w:basedOn w:val="Paragraph"/>
    <w:qFormat/>
    <w:rPr>
      <w:b/>
    </w:rPr>
  </w:style>
  <w:style w:type="paragraph" w:customStyle="1" w:styleId="LongQuestionPara">
    <w:name w:val="Long Question Para"/>
    <w:basedOn w:val="Paragraph"/>
    <w:link w:val="LongQuestionParaChar"/>
    <w:rsid w:val="00EE7A68"/>
    <w:pPr>
      <w:numPr>
        <w:numId w:val="11"/>
      </w:numPr>
      <w:spacing w:before="240" w:after="240" w:line="240" w:lineRule="auto"/>
      <w:ind w:left="1440"/>
      <w:outlineLvl w:val="1"/>
    </w:pPr>
  </w:style>
  <w:style w:type="character" w:customStyle="1" w:styleId="LongQuestionParaChar">
    <w:name w:val="Long Question Para Char"/>
    <w:link w:val="LongQuestionPara"/>
    <w:rPr>
      <w:rFonts w:asciiTheme="minorHAnsi" w:hAnsiTheme="minorHAnsi" w:cstheme="minorBidi"/>
      <w:sz w:val="22"/>
      <w:szCs w:val="22"/>
    </w:rPr>
  </w:style>
  <w:style w:type="paragraph" w:customStyle="1" w:styleId="ShortQuestionPara">
    <w:name w:val="Short Question Para"/>
    <w:basedOn w:val="Paragraph"/>
    <w:link w:val="ShortQuestionParaChar"/>
    <w:rsid w:val="00EE7A68"/>
    <w:pPr>
      <w:shd w:val="clear" w:color="auto" w:fill="D9D9D9"/>
      <w:tabs>
        <w:tab w:val="left" w:pos="270"/>
      </w:tabs>
      <w:spacing w:after="40" w:line="240" w:lineRule="auto"/>
      <w:outlineLvl w:val="1"/>
    </w:pPr>
    <w:rPr>
      <w:bCs/>
    </w:rPr>
  </w:style>
  <w:style w:type="character" w:customStyle="1" w:styleId="ShortQuestionParaChar">
    <w:name w:val="Short Question Para Char"/>
    <w:link w:val="ShortQuestionPara"/>
    <w:rPr>
      <w:rFonts w:asciiTheme="minorHAnsi" w:hAnsiTheme="minorHAnsi" w:cstheme="minorBidi"/>
      <w:bCs/>
      <w:sz w:val="22"/>
      <w:szCs w:val="22"/>
      <w:shd w:val="clear" w:color="auto" w:fill="D9D9D9"/>
    </w:rPr>
  </w:style>
  <w:style w:type="character" w:customStyle="1" w:styleId="ParagraphChar">
    <w:name w:val="Paragraph Char"/>
    <w:link w:val="Paragraph"/>
    <w:rPr>
      <w:rFonts w:asciiTheme="minorHAnsi" w:hAnsiTheme="minorHAnsi" w:cstheme="minorBidi"/>
      <w:sz w:val="22"/>
      <w:szCs w:val="22"/>
    </w:rPr>
  </w:style>
  <w:style w:type="paragraph" w:customStyle="1" w:styleId="811D3A974D454A258B71E3C4DE24C4F210">
    <w:name w:val="811D3A974D454A258B71E3C4DE24C4F210"/>
    <w:pPr>
      <w:spacing w:after="120"/>
    </w:pPr>
    <w:rPr>
      <w:rFonts w:ascii="Arial" w:hAnsi="Arial"/>
      <w:color w:val="000000"/>
      <w:sz w:val="24"/>
      <w:szCs w:val="22"/>
    </w:rPr>
  </w:style>
  <w:style w:type="paragraph" w:customStyle="1" w:styleId="ListParagraphLevel3">
    <w:name w:val="List Paragraph Level 3"/>
    <w:qFormat/>
    <w:pPr>
      <w:spacing w:after="120"/>
      <w:ind w:left="2160"/>
    </w:pPr>
    <w:rPr>
      <w:rFonts w:ascii="Times New Roman" w:hAnsi="Times New Roman"/>
      <w:color w:val="000000"/>
      <w:sz w:val="24"/>
      <w:lang w:val="en-GB"/>
    </w:rPr>
  </w:style>
  <w:style w:type="paragraph" w:customStyle="1" w:styleId="DocumentTitle">
    <w:name w:val="Document Title"/>
    <w:basedOn w:val="Paragraph"/>
    <w:qFormat/>
    <w:pPr>
      <w:jc w:val="center"/>
    </w:pPr>
    <w:rPr>
      <w:sz w:val="28"/>
    </w:rPr>
  </w:style>
  <w:style w:type="paragraph" w:customStyle="1" w:styleId="Title-Clause">
    <w:name w:val="Title - Clause"/>
    <w:aliases w:val="BIWS Heading 1"/>
    <w:basedOn w:val="Normal"/>
    <w:rsid w:val="00EE7A68"/>
    <w:pPr>
      <w:keepNext/>
      <w:tabs>
        <w:tab w:val="num" w:pos="720"/>
      </w:tabs>
      <w:spacing w:before="240" w:line="300" w:lineRule="atLeast"/>
      <w:ind w:left="720" w:hanging="720"/>
      <w:jc w:val="both"/>
      <w:outlineLvl w:val="0"/>
    </w:pPr>
    <w:rPr>
      <w:rFonts w:eastAsia="Times New Roman"/>
      <w:b/>
      <w:kern w:val="28"/>
    </w:rPr>
  </w:style>
  <w:style w:type="paragraph" w:customStyle="1" w:styleId="Para-Clause-nonum">
    <w:name w:val="Para - Clause - no num"/>
    <w:aliases w:val="Body  clause"/>
    <w:basedOn w:val="Normal"/>
    <w:next w:val="Title-Clause"/>
    <w:rsid w:val="00EE7A68"/>
    <w:pPr>
      <w:spacing w:before="120" w:after="120" w:line="300" w:lineRule="atLeast"/>
      <w:ind w:left="720"/>
      <w:jc w:val="both"/>
    </w:pPr>
    <w:rPr>
      <w:rFonts w:eastAsia="Times New Roman"/>
    </w:rPr>
  </w:style>
  <w:style w:type="paragraph" w:customStyle="1" w:styleId="Para-Clause">
    <w:name w:val="Para - Clause"/>
    <w:basedOn w:val="Title-Clause"/>
    <w:qFormat/>
    <w:pPr>
      <w:spacing w:before="120"/>
    </w:pPr>
    <w:rPr>
      <w:b w:val="0"/>
    </w:rPr>
  </w:style>
  <w:style w:type="paragraph" w:customStyle="1" w:styleId="CoversheetParagraph">
    <w:name w:val="Coversheet Paragraph"/>
    <w:basedOn w:val="Normal"/>
    <w:autoRedefine/>
    <w:rsid w:val="00EE7A68"/>
    <w:pPr>
      <w:spacing w:line="300" w:lineRule="atLeast"/>
      <w:jc w:val="center"/>
    </w:pPr>
    <w:rPr>
      <w:rFonts w:eastAsia="Times New Roman"/>
    </w:rPr>
  </w:style>
  <w:style w:type="paragraph" w:customStyle="1" w:styleId="CoversheetIntro">
    <w:name w:val="Coversheet Intro"/>
    <w:basedOn w:val="CoversheetTitle"/>
    <w:qFormat/>
    <w:rPr>
      <w:smallCaps w:val="0"/>
      <w:sz w:val="22"/>
    </w:rPr>
  </w:style>
  <w:style w:type="paragraph" w:customStyle="1" w:styleId="CoversheetStaticText">
    <w:name w:val="Coversheet Static Text"/>
    <w:basedOn w:val="CoversheetIntro"/>
    <w:qFormat/>
    <w:rPr>
      <w:b w:val="0"/>
    </w:rPr>
  </w:style>
  <w:style w:type="paragraph" w:customStyle="1" w:styleId="CoversheetParty">
    <w:name w:val="Coversheet Party"/>
    <w:basedOn w:val="CoversheetIntro"/>
    <w:qFormat/>
  </w:style>
  <w:style w:type="paragraph" w:customStyle="1" w:styleId="NoNumUntitledClause">
    <w:name w:val="No Num Untitled Clause"/>
    <w:basedOn w:val="UntitledClause"/>
    <w:qFormat/>
    <w:pPr>
      <w:numPr>
        <w:numId w:val="0"/>
      </w:numPr>
      <w:ind w:left="720"/>
    </w:pPr>
  </w:style>
  <w:style w:type="paragraph" w:customStyle="1" w:styleId="BackgroundSubclause1">
    <w:name w:val="Background Subclause1"/>
    <w:basedOn w:val="Background"/>
    <w:qFormat/>
    <w:pPr>
      <w:numPr>
        <w:ilvl w:val="1"/>
      </w:numPr>
    </w:pPr>
  </w:style>
  <w:style w:type="paragraph" w:customStyle="1" w:styleId="BackgroundSubclause2">
    <w:name w:val="Background Subclause2"/>
    <w:basedOn w:val="Background"/>
    <w:qFormat/>
    <w:pPr>
      <w:numPr>
        <w:ilvl w:val="3"/>
      </w:numPr>
    </w:pPr>
  </w:style>
  <w:style w:type="paragraph" w:customStyle="1" w:styleId="HeadingLevel2CQA">
    <w:name w:val="Heading Level 2 CQA"/>
    <w:basedOn w:val="HeadingLevel2"/>
    <w:qFormat/>
  </w:style>
  <w:style w:type="paragraph" w:customStyle="1" w:styleId="ClauseBullet1">
    <w:name w:val="Clause Bullet 1"/>
    <w:basedOn w:val="ParaClause"/>
    <w:qFormat/>
    <w:pPr>
      <w:numPr>
        <w:numId w:val="12"/>
      </w:numPr>
      <w:ind w:left="1077" w:hanging="357"/>
      <w:outlineLvl w:val="0"/>
    </w:pPr>
  </w:style>
  <w:style w:type="paragraph" w:customStyle="1" w:styleId="ClauseBullet2">
    <w:name w:val="Clause Bullet 2"/>
    <w:basedOn w:val="ParaClause"/>
    <w:qFormat/>
    <w:pPr>
      <w:numPr>
        <w:numId w:val="13"/>
      </w:numPr>
      <w:ind w:left="1434" w:hanging="357"/>
      <w:outlineLvl w:val="1"/>
    </w:pPr>
  </w:style>
  <w:style w:type="paragraph" w:customStyle="1" w:styleId="subclause1Bullet1">
    <w:name w:val="subclause 1 Bullet 1"/>
    <w:basedOn w:val="Parasubclause1"/>
    <w:qFormat/>
    <w:pPr>
      <w:numPr>
        <w:numId w:val="14"/>
      </w:numPr>
      <w:ind w:left="1077" w:hanging="357"/>
    </w:pPr>
  </w:style>
  <w:style w:type="paragraph" w:customStyle="1" w:styleId="subclause2Bullet1">
    <w:name w:val="subclause 2 Bullet 1"/>
    <w:basedOn w:val="Parasubclause2"/>
    <w:qFormat/>
    <w:pPr>
      <w:numPr>
        <w:numId w:val="16"/>
      </w:numPr>
      <w:ind w:left="1434" w:hanging="357"/>
    </w:pPr>
  </w:style>
  <w:style w:type="paragraph" w:customStyle="1" w:styleId="subclause3Bullet1">
    <w:name w:val="subclause 3 Bullet 1"/>
    <w:basedOn w:val="Parasubclause3"/>
    <w:qFormat/>
    <w:pPr>
      <w:numPr>
        <w:numId w:val="15"/>
      </w:numPr>
      <w:ind w:left="2273" w:hanging="357"/>
    </w:pPr>
  </w:style>
  <w:style w:type="paragraph" w:customStyle="1" w:styleId="subclause1Bullet2">
    <w:name w:val="subclause 1 Bullet 2"/>
    <w:basedOn w:val="Parasubclause1"/>
    <w:qFormat/>
    <w:pPr>
      <w:numPr>
        <w:numId w:val="17"/>
      </w:numPr>
      <w:ind w:left="1434" w:hanging="357"/>
    </w:pPr>
  </w:style>
  <w:style w:type="paragraph" w:customStyle="1" w:styleId="subclause2Bullet2">
    <w:name w:val="subclause 2 Bullet 2"/>
    <w:basedOn w:val="Parasubclause2"/>
    <w:qFormat/>
    <w:pPr>
      <w:numPr>
        <w:numId w:val="18"/>
      </w:numPr>
      <w:ind w:left="2273" w:hanging="357"/>
    </w:pPr>
  </w:style>
  <w:style w:type="paragraph" w:customStyle="1" w:styleId="subclause3Bullet2">
    <w:name w:val="subclause 3 Bullet 2"/>
    <w:basedOn w:val="Parasubclause3"/>
    <w:qFormat/>
    <w:pPr>
      <w:numPr>
        <w:numId w:val="19"/>
      </w:numPr>
      <w:ind w:left="2982" w:hanging="357"/>
    </w:pPr>
  </w:style>
  <w:style w:type="paragraph" w:customStyle="1" w:styleId="DefinedTermBullet">
    <w:name w:val="Defined Term Bullet"/>
    <w:basedOn w:val="DefinedTermPara"/>
    <w:qFormat/>
    <w:pPr>
      <w:numPr>
        <w:numId w:val="20"/>
      </w:numPr>
    </w:pPr>
  </w:style>
  <w:style w:type="paragraph" w:customStyle="1" w:styleId="DefinedTermNumber">
    <w:name w:val="Defined Term Number"/>
    <w:basedOn w:val="DefinedTermPara"/>
    <w:qFormat/>
    <w:pPr>
      <w:numPr>
        <w:ilvl w:val="1"/>
      </w:numPr>
    </w:pPr>
  </w:style>
  <w:style w:type="paragraph" w:customStyle="1" w:styleId="AdditionalTitle">
    <w:name w:val="Additional Title"/>
    <w:basedOn w:val="Paragraph"/>
    <w:qFormat/>
    <w:pPr>
      <w:jc w:val="left"/>
    </w:pPr>
    <w:rPr>
      <w:b/>
    </w:rPr>
  </w:style>
  <w:style w:type="character" w:customStyle="1" w:styleId="error">
    <w:name w:val="error"/>
    <w:rPr>
      <w:rFonts w:ascii="Arial" w:eastAsia="Arial" w:hAnsi="Arial" w:cs="Arial"/>
      <w:color w:val="000000"/>
    </w:rPr>
  </w:style>
  <w:style w:type="paragraph" w:customStyle="1" w:styleId="NoNumUntitledsubclause1">
    <w:name w:val="No Num Untitled subclause 1"/>
    <w:basedOn w:val="Untitledsubclause1"/>
    <w:qFormat/>
    <w:pPr>
      <w:numPr>
        <w:ilvl w:val="0"/>
        <w:numId w:val="0"/>
      </w:numPr>
      <w:ind w:left="720"/>
    </w:pPr>
  </w:style>
  <w:style w:type="paragraph" w:customStyle="1" w:styleId="BackgroundParaClause">
    <w:name w:val="Background Para Clause"/>
    <w:basedOn w:val="Background"/>
    <w:qFormat/>
    <w:pPr>
      <w:numPr>
        <w:numId w:val="0"/>
      </w:numPr>
    </w:pPr>
  </w:style>
  <w:style w:type="paragraph" w:customStyle="1" w:styleId="BackgroundParaSubclause1">
    <w:name w:val="Background Para Subclause1"/>
    <w:basedOn w:val="BackgroundSubclause1"/>
    <w:qFormat/>
    <w:pPr>
      <w:numPr>
        <w:ilvl w:val="0"/>
        <w:numId w:val="0"/>
      </w:numPr>
      <w:ind w:left="994"/>
    </w:pPr>
  </w:style>
  <w:style w:type="paragraph" w:customStyle="1" w:styleId="BackgroundParaSubclause2">
    <w:name w:val="Background Para Subclause2"/>
    <w:basedOn w:val="BackgroundSubclause2"/>
    <w:qFormat/>
    <w:pPr>
      <w:numPr>
        <w:ilvl w:val="0"/>
        <w:numId w:val="0"/>
      </w:numPr>
      <w:ind w:left="1701"/>
    </w:pPr>
  </w:style>
  <w:style w:type="paragraph" w:customStyle="1" w:styleId="ClauseBulletPara">
    <w:name w:val="Clause Bullet Para"/>
    <w:basedOn w:val="ClauseBullet1"/>
    <w:qFormat/>
    <w:pPr>
      <w:numPr>
        <w:numId w:val="0"/>
      </w:numPr>
      <w:ind w:left="1080"/>
    </w:pPr>
  </w:style>
  <w:style w:type="paragraph" w:customStyle="1" w:styleId="ClauseBullet2Para">
    <w:name w:val="Clause Bullet 2 Para"/>
    <w:basedOn w:val="ClauseBullet2"/>
    <w:qFormat/>
    <w:pPr>
      <w:numPr>
        <w:numId w:val="0"/>
      </w:numPr>
      <w:ind w:left="1440"/>
    </w:pPr>
  </w:style>
  <w:style w:type="paragraph" w:customStyle="1" w:styleId="ACTJurisdictionCheckList">
    <w:name w:val="ACTJurisdictionCheckList"/>
    <w:basedOn w:val="Normal"/>
    <w:pPr>
      <w:spacing w:after="120" w:line="300" w:lineRule="atLeast"/>
    </w:pPr>
    <w:rPr>
      <w:b/>
      <w:sz w:val="28"/>
    </w:rPr>
  </w:style>
  <w:style w:type="paragraph" w:customStyle="1" w:styleId="JurisdictionDraftingnoteTitle">
    <w:name w:val="Jurisdiction Draftingnote Title"/>
    <w:basedOn w:val="DraftingnoteTitle"/>
    <w:qFormat/>
  </w:style>
  <w:style w:type="paragraph" w:customStyle="1" w:styleId="ScheduleTitleClause">
    <w:name w:val="Schedule Title Clause"/>
    <w:basedOn w:val="Normal"/>
    <w:rsid w:val="00EE7A68"/>
    <w:pPr>
      <w:keepNext/>
      <w:numPr>
        <w:ilvl w:val="2"/>
        <w:numId w:val="21"/>
      </w:numPr>
      <w:tabs>
        <w:tab w:val="num" w:pos="2121"/>
      </w:tabs>
      <w:spacing w:before="240" w:line="300" w:lineRule="atLeast"/>
      <w:ind w:left="2121" w:hanging="561"/>
      <w:jc w:val="both"/>
      <w:outlineLvl w:val="0"/>
    </w:pPr>
    <w:rPr>
      <w:rFonts w:eastAsia="Times New Roman"/>
      <w:b/>
      <w:kern w:val="28"/>
    </w:rPr>
  </w:style>
  <w:style w:type="paragraph" w:customStyle="1" w:styleId="ScheduleUntitledsubclause1">
    <w:name w:val="Schedule Untitled subclause 1"/>
    <w:basedOn w:val="Normal"/>
    <w:rsid w:val="00EE7A68"/>
    <w:pPr>
      <w:numPr>
        <w:ilvl w:val="3"/>
        <w:numId w:val="21"/>
      </w:numPr>
      <w:tabs>
        <w:tab w:val="num" w:pos="2419"/>
      </w:tabs>
      <w:spacing w:before="280" w:after="120" w:line="300" w:lineRule="atLeast"/>
      <w:ind w:left="2275" w:hanging="576"/>
      <w:jc w:val="both"/>
      <w:outlineLvl w:val="1"/>
    </w:pPr>
    <w:rPr>
      <w:rFonts w:eastAsia="Times New Roman"/>
    </w:rPr>
  </w:style>
  <w:style w:type="paragraph" w:customStyle="1" w:styleId="ScheduleUntitledsubclause2">
    <w:name w:val="Schedule Untitled subclause 2"/>
    <w:basedOn w:val="Normal"/>
    <w:rsid w:val="00EE7A68"/>
    <w:pPr>
      <w:numPr>
        <w:ilvl w:val="4"/>
        <w:numId w:val="21"/>
      </w:numPr>
      <w:tabs>
        <w:tab w:val="num" w:pos="2880"/>
      </w:tabs>
      <w:spacing w:after="120" w:line="300" w:lineRule="atLeast"/>
      <w:ind w:left="2880" w:hanging="720"/>
      <w:jc w:val="both"/>
      <w:outlineLvl w:val="2"/>
    </w:pPr>
    <w:rPr>
      <w:rFonts w:eastAsia="Times New Roman"/>
    </w:rPr>
  </w:style>
  <w:style w:type="paragraph" w:customStyle="1" w:styleId="ScheduleUntitledsubclause3">
    <w:name w:val="Schedule Untitled subclause 3"/>
    <w:basedOn w:val="Normal"/>
    <w:rsid w:val="00EE7A68"/>
    <w:pPr>
      <w:numPr>
        <w:ilvl w:val="5"/>
        <w:numId w:val="21"/>
      </w:numPr>
      <w:tabs>
        <w:tab w:val="left" w:pos="2261"/>
      </w:tabs>
      <w:spacing w:after="120" w:line="300" w:lineRule="atLeast"/>
      <w:ind w:left="2160" w:hanging="360"/>
      <w:jc w:val="both"/>
      <w:outlineLvl w:val="3"/>
    </w:pPr>
    <w:rPr>
      <w:rFonts w:eastAsia="Times New Roman"/>
    </w:rPr>
  </w:style>
  <w:style w:type="paragraph" w:customStyle="1" w:styleId="ScheduleUntitledsubclause4">
    <w:name w:val="Schedule Untitled subclause 4"/>
    <w:basedOn w:val="Normal"/>
    <w:rsid w:val="00EE7A68"/>
    <w:pPr>
      <w:spacing w:after="120" w:line="300" w:lineRule="atLeast"/>
      <w:jc w:val="both"/>
      <w:outlineLvl w:val="4"/>
    </w:pPr>
    <w:rPr>
      <w:rFonts w:eastAsia="Times New Roman"/>
    </w:rPr>
  </w:style>
  <w:style w:type="paragraph" w:customStyle="1" w:styleId="BulletListPattern1">
    <w:name w:val="Bullet List Pattern 1"/>
    <w:basedOn w:val="BulletList1"/>
    <w:qFormat/>
    <w:pPr>
      <w:shd w:val="clear" w:color="auto" w:fill="D9D9D9"/>
      <w:spacing w:after="120" w:line="240" w:lineRule="auto"/>
      <w:ind w:left="714"/>
    </w:pPr>
  </w:style>
  <w:style w:type="paragraph" w:customStyle="1" w:styleId="BulletListPattern2">
    <w:name w:val="Bullet List Pattern 2"/>
    <w:basedOn w:val="BulletList2"/>
    <w:qFormat/>
    <w:pPr>
      <w:shd w:val="clear" w:color="auto" w:fill="D9D9D9"/>
      <w:ind w:left="1077"/>
    </w:pPr>
  </w:style>
  <w:style w:type="paragraph" w:customStyle="1" w:styleId="ScheduleUntitledClause">
    <w:name w:val="Schedule Untitled Clause"/>
    <w:basedOn w:val="ScheduleTitleClause"/>
    <w:qFormat/>
    <w:pPr>
      <w:spacing w:before="120"/>
    </w:pPr>
    <w:rPr>
      <w:b w:val="0"/>
    </w:rPr>
  </w:style>
  <w:style w:type="paragraph" w:customStyle="1" w:styleId="EmptyClausePara">
    <w:name w:val="Empty Clause Para"/>
    <w:basedOn w:val="IgnoredSpacing"/>
    <w:qFormat/>
  </w:style>
  <w:style w:type="paragraph" w:styleId="ListParagraph">
    <w:name w:val="List Paragraph"/>
    <w:basedOn w:val="Normal"/>
    <w:uiPriority w:val="34"/>
    <w:qFormat/>
    <w:pPr>
      <w:ind w:left="720"/>
      <w:contextualSpacing/>
    </w:pPr>
  </w:style>
  <w:style w:type="paragraph" w:customStyle="1" w:styleId="ScheduleTitlesubclause1">
    <w:name w:val="Schedule Title subclause1"/>
    <w:basedOn w:val="ScheduleUntitledsubclause1"/>
    <w:qFormat/>
    <w:pPr>
      <w:spacing w:before="120"/>
    </w:pPr>
    <w:rPr>
      <w:b/>
    </w:rPr>
  </w:style>
  <w:style w:type="paragraph" w:customStyle="1" w:styleId="835FF0B0D5344FE4A8EE41F54AA7E17C16">
    <w:name w:val="835FF0B0D5344FE4A8EE41F54AA7E17C16"/>
    <w:pPr>
      <w:spacing w:after="120"/>
    </w:pPr>
    <w:rPr>
      <w:rFonts w:ascii="Arial" w:hAnsi="Arial"/>
      <w:color w:val="000000"/>
      <w:sz w:val="24"/>
      <w:szCs w:val="24"/>
    </w:rPr>
  </w:style>
  <w:style w:type="character" w:styleId="Strong">
    <w:name w:val="Strong"/>
    <w:uiPriority w:val="22"/>
    <w:qFormat/>
    <w:rPr>
      <w:rFonts w:ascii="Arial" w:eastAsia="Arial" w:hAnsi="Arial" w:cs="Arial"/>
      <w:b/>
      <w:bCs/>
      <w:color w:val="000000"/>
    </w:rPr>
  </w:style>
  <w:style w:type="character" w:customStyle="1" w:styleId="cohidesearchterm">
    <w:name w:val="co_hidesearchterm"/>
    <w:rPr>
      <w:rFonts w:ascii="Arial" w:eastAsia="Arial" w:hAnsi="Arial" w:cs="Arial"/>
      <w:color w:val="000000"/>
    </w:rPr>
  </w:style>
  <w:style w:type="character" w:customStyle="1" w:styleId="UnresolvedMention1">
    <w:name w:val="Unresolved Mention1"/>
    <w:uiPriority w:val="99"/>
    <w:semiHidden/>
    <w:unhideWhenUsed/>
    <w:rPr>
      <w:rFonts w:ascii="Arial" w:eastAsia="Arial" w:hAnsi="Arial" w:cs="Arial"/>
      <w:color w:val="000000"/>
      <w:shd w:val="clear" w:color="auto" w:fill="E6E6E6"/>
    </w:rPr>
  </w:style>
  <w:style w:type="paragraph" w:styleId="TOC1">
    <w:name w:val="toc 1"/>
    <w:basedOn w:val="Body-Lime"/>
    <w:next w:val="Body-Lime"/>
    <w:link w:val="TOC1Char"/>
    <w:autoRedefine/>
    <w:qFormat/>
    <w:rsid w:val="00EE7A68"/>
    <w:pPr>
      <w:spacing w:after="100"/>
    </w:pPr>
  </w:style>
  <w:style w:type="character" w:styleId="CommentReference">
    <w:name w:val="annotation reference"/>
    <w:uiPriority w:val="99"/>
    <w:semiHidden/>
    <w:unhideWhenUsed/>
    <w:rPr>
      <w:rFonts w:ascii="Arial" w:eastAsia="Arial" w:hAnsi="Arial" w:cs="Arial"/>
      <w:color w:val="000000"/>
      <w:sz w:val="16"/>
      <w:szCs w:val="16"/>
    </w:rPr>
  </w:style>
  <w:style w:type="paragraph" w:styleId="CommentText">
    <w:name w:val="annotation text"/>
    <w:basedOn w:val="Normal"/>
    <w:link w:val="CommentTextChar"/>
    <w:uiPriority w:val="99"/>
    <w:unhideWhenUsed/>
    <w:rsid w:val="00EE7A68"/>
  </w:style>
  <w:style w:type="character" w:customStyle="1" w:styleId="CommentTextChar">
    <w:name w:val="Comment Text Char"/>
    <w:basedOn w:val="DefaultParagraphFont"/>
    <w:link w:val="CommentText"/>
    <w:uiPriority w:val="99"/>
    <w:rsid w:val="00D51BBB"/>
    <w:rPr>
      <w:rFonts w:asciiTheme="minorHAnsi" w:eastAsiaTheme="minorHAnsi" w:hAnsiTheme="minorHAnsi" w:cstheme="minorBidi"/>
      <w:sz w:val="22"/>
      <w:szCs w:val="22"/>
    </w:rPr>
  </w:style>
  <w:style w:type="paragraph" w:styleId="CommentSubject">
    <w:name w:val="annotation subject"/>
    <w:basedOn w:val="CommentText"/>
    <w:next w:val="CommentText"/>
    <w:link w:val="CommentSubjectChar"/>
    <w:uiPriority w:val="99"/>
    <w:semiHidden/>
    <w:unhideWhenUsed/>
    <w:rsid w:val="00D51BBB"/>
    <w:rPr>
      <w:b/>
      <w:bCs/>
    </w:rPr>
  </w:style>
  <w:style w:type="character" w:customStyle="1" w:styleId="CommentSubjectChar">
    <w:name w:val="Comment Subject Char"/>
    <w:basedOn w:val="CommentTextChar"/>
    <w:link w:val="CommentSubject"/>
    <w:uiPriority w:val="99"/>
    <w:semiHidden/>
    <w:rsid w:val="00D51BBB"/>
    <w:rPr>
      <w:rFonts w:ascii="Galano Grotesque" w:eastAsiaTheme="minorHAnsi" w:hAnsi="Galano Grotesque" w:cs="MinionPro-Regular"/>
      <w:b/>
      <w:bCs/>
      <w:color w:val="595959" w:themeColor="text1" w:themeTint="A6"/>
      <w:sz w:val="22"/>
      <w:szCs w:val="22"/>
      <w:lang w:val="sv-SE"/>
    </w:rPr>
  </w:style>
  <w:style w:type="paragraph" w:styleId="FootnoteText">
    <w:name w:val="footnote text"/>
    <w:basedOn w:val="Normal"/>
    <w:link w:val="FootnoteTextChar"/>
    <w:uiPriority w:val="99"/>
    <w:semiHidden/>
    <w:unhideWhenUsed/>
    <w:rsid w:val="00EE7A68"/>
  </w:style>
  <w:style w:type="character" w:customStyle="1" w:styleId="FootnoteTextChar">
    <w:name w:val="Footnote Text Char"/>
    <w:basedOn w:val="DefaultParagraphFont"/>
    <w:link w:val="FootnoteText"/>
    <w:uiPriority w:val="99"/>
    <w:semiHidden/>
    <w:rPr>
      <w:rFonts w:asciiTheme="minorHAnsi" w:eastAsiaTheme="minorHAnsi" w:hAnsiTheme="minorHAnsi" w:cstheme="minorBidi"/>
      <w:sz w:val="22"/>
      <w:szCs w:val="22"/>
    </w:rPr>
  </w:style>
  <w:style w:type="character" w:styleId="FootnoteReference">
    <w:name w:val="footnote reference"/>
    <w:uiPriority w:val="99"/>
    <w:semiHidden/>
    <w:unhideWhenUsed/>
    <w:rPr>
      <w:rFonts w:ascii="Arial" w:eastAsia="Arial" w:hAnsi="Arial" w:cs="Arial"/>
      <w:color w:val="000000"/>
      <w:vertAlign w:val="superscript"/>
    </w:rPr>
  </w:style>
  <w:style w:type="paragraph" w:styleId="Revision">
    <w:name w:val="Revision"/>
    <w:hidden/>
    <w:uiPriority w:val="99"/>
    <w:semiHidden/>
    <w:rsid w:val="00EE7A68"/>
    <w:rPr>
      <w:rFonts w:ascii="Galano Grotesque" w:eastAsiaTheme="minorHAnsi" w:hAnsi="Galano Grotesque" w:cs="MinionPro-Regular"/>
      <w:color w:val="595959" w:themeColor="text1" w:themeTint="A6"/>
      <w:lang w:val="sv-SE"/>
    </w:rPr>
  </w:style>
  <w:style w:type="paragraph" w:styleId="NormalWeb">
    <w:name w:val="Normal (Web)"/>
    <w:basedOn w:val="Normal"/>
    <w:uiPriority w:val="99"/>
    <w:semiHidden/>
    <w:unhideWhenUsed/>
    <w:rsid w:val="00EE7A68"/>
    <w:pPr>
      <w:spacing w:before="100" w:beforeAutospacing="1" w:after="100" w:afterAutospacing="1"/>
    </w:pPr>
    <w:rPr>
      <w:rFonts w:ascii="Times New Roman" w:eastAsia="Times New Roman" w:hAnsi="Times New Roman" w:cs="Times New Roman"/>
      <w:lang w:eastAsia="sv-SE"/>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normaltextrun">
    <w:name w:val="normaltextrun"/>
    <w:basedOn w:val="DefaultParagraphFont"/>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jlqj4b">
    <w:name w:val="jlqj4b"/>
    <w:basedOn w:val="DefaultParagraphFont"/>
  </w:style>
  <w:style w:type="character" w:customStyle="1" w:styleId="tlid-translation">
    <w:name w:val="tlid-translation"/>
    <w:basedOn w:val="DefaultParagraphFont"/>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en-ZA"/>
    </w:rPr>
  </w:style>
  <w:style w:type="character" w:customStyle="1" w:styleId="SubtitleChar">
    <w:name w:val="Subtitle Char"/>
    <w:basedOn w:val="DefaultParagraphFont"/>
    <w:link w:val="Subtitle"/>
    <w:uiPriority w:val="11"/>
    <w:rPr>
      <w:rFonts w:ascii="Georgia" w:eastAsia="Georgia" w:hAnsi="Georgia" w:cs="Georgia"/>
      <w:i/>
      <w:color w:val="666666"/>
      <w:sz w:val="48"/>
      <w:szCs w:val="48"/>
      <w:lang w:val="en-ZA"/>
    </w:rPr>
  </w:style>
  <w:style w:type="table" w:styleId="GridTable1Light">
    <w:name w:val="Grid Table 1 Light"/>
    <w:basedOn w:val="TableNormal"/>
    <w:uiPriority w:val="4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51BBB"/>
    <w:rPr>
      <w:color w:val="605E5C"/>
      <w:shd w:val="clear" w:color="auto" w:fill="E1DFDD"/>
    </w:rPr>
  </w:style>
  <w:style w:type="paragraph" w:customStyle="1" w:styleId="Heading1-LimeCRM">
    <w:name w:val="Heading 1 - Lime CRM"/>
    <w:basedOn w:val="Heading1-LimeTech"/>
    <w:next w:val="Body-Lime"/>
    <w:uiPriority w:val="5"/>
    <w:qFormat/>
    <w:rsid w:val="00D51BBB"/>
    <w:pPr>
      <w:keepNext/>
      <w:spacing w:after="120" w:line="276" w:lineRule="auto"/>
      <w:contextualSpacing/>
    </w:pPr>
    <w:rPr>
      <w:color w:val="00B3A7"/>
    </w:rPr>
  </w:style>
  <w:style w:type="paragraph" w:customStyle="1" w:styleId="Heading2-Lime">
    <w:name w:val="Heading 2 - Lime"/>
    <w:next w:val="Body-Lime"/>
    <w:uiPriority w:val="7"/>
    <w:qFormat/>
    <w:rsid w:val="00D51BBB"/>
    <w:pPr>
      <w:keepNext/>
      <w:spacing w:before="320" w:after="160" w:line="276" w:lineRule="auto"/>
      <w:contextualSpacing/>
      <w:outlineLvl w:val="1"/>
    </w:pPr>
    <w:rPr>
      <w:rFonts w:ascii="Galano Grotesque" w:eastAsiaTheme="majorEastAsia" w:hAnsi="Galano Grotesque" w:cstheme="majorBidi"/>
      <w:b/>
      <w:iCs/>
      <w:color w:val="3D3D3D"/>
      <w:sz w:val="28"/>
      <w:szCs w:val="36"/>
      <w:u w:color="575756"/>
      <w:lang w:val="sv-SE"/>
    </w:rPr>
  </w:style>
  <w:style w:type="paragraph" w:customStyle="1" w:styleId="Heading3-Lime">
    <w:name w:val="Heading 3 - Lime"/>
    <w:basedOn w:val="Heading2-Lime"/>
    <w:next w:val="Body-Lime"/>
    <w:uiPriority w:val="8"/>
    <w:qFormat/>
    <w:rsid w:val="00D51BBB"/>
    <w:pPr>
      <w:tabs>
        <w:tab w:val="right" w:pos="8505"/>
      </w:tabs>
      <w:outlineLvl w:val="2"/>
    </w:pPr>
    <w:rPr>
      <w:sz w:val="24"/>
      <w:szCs w:val="28"/>
    </w:rPr>
  </w:style>
  <w:style w:type="paragraph" w:customStyle="1" w:styleId="Heading4-Lime">
    <w:name w:val="Heading 4 - Lime"/>
    <w:basedOn w:val="Heading3-Lime"/>
    <w:next w:val="Body-Lime"/>
    <w:uiPriority w:val="9"/>
    <w:qFormat/>
    <w:rsid w:val="00D51BBB"/>
    <w:pPr>
      <w:spacing w:before="160"/>
    </w:pPr>
    <w:rPr>
      <w:sz w:val="20"/>
      <w:szCs w:val="24"/>
    </w:rPr>
  </w:style>
  <w:style w:type="paragraph" w:customStyle="1" w:styleId="Body-Lime">
    <w:name w:val="Body - Lime"/>
    <w:link w:val="Body-LimeChar"/>
    <w:qFormat/>
    <w:rsid w:val="00D51BBB"/>
    <w:pPr>
      <w:spacing w:after="240" w:line="276" w:lineRule="auto"/>
    </w:pPr>
    <w:rPr>
      <w:rFonts w:ascii="Galano Grotesque" w:eastAsiaTheme="majorEastAsia" w:hAnsi="Galano Grotesque" w:cstheme="majorBidi"/>
      <w:bCs/>
      <w:iCs/>
      <w:color w:val="3D3D3D"/>
      <w:szCs w:val="24"/>
      <w:u w:color="575756"/>
      <w:lang w:val="sv-SE"/>
    </w:rPr>
  </w:style>
  <w:style w:type="paragraph" w:customStyle="1" w:styleId="BulletList-Lime">
    <w:name w:val="Bullet List - Lime"/>
    <w:basedOn w:val="Body-Lime"/>
    <w:uiPriority w:val="1"/>
    <w:qFormat/>
    <w:rsid w:val="00D51BBB"/>
    <w:pPr>
      <w:numPr>
        <w:numId w:val="29"/>
      </w:numPr>
      <w:spacing w:after="80"/>
    </w:pPr>
  </w:style>
  <w:style w:type="paragraph" w:customStyle="1" w:styleId="NumberList-Lime">
    <w:name w:val="Number List - Lime"/>
    <w:basedOn w:val="Body-Lime"/>
    <w:uiPriority w:val="2"/>
    <w:qFormat/>
    <w:rsid w:val="00D51BBB"/>
    <w:pPr>
      <w:numPr>
        <w:numId w:val="30"/>
      </w:numPr>
      <w:spacing w:after="80"/>
    </w:pPr>
  </w:style>
  <w:style w:type="paragraph" w:customStyle="1" w:styleId="PriceList-Lime">
    <w:name w:val="Price List - Lime"/>
    <w:basedOn w:val="Body-Lime"/>
    <w:uiPriority w:val="11"/>
    <w:qFormat/>
    <w:rsid w:val="00D51BBB"/>
    <w:pPr>
      <w:tabs>
        <w:tab w:val="right" w:pos="8505"/>
      </w:tabs>
      <w:spacing w:after="80"/>
      <w:ind w:left="284" w:right="284"/>
    </w:pPr>
  </w:style>
  <w:style w:type="paragraph" w:customStyle="1" w:styleId="TOCHeading-Lime">
    <w:name w:val="TOC Heading - Lime"/>
    <w:basedOn w:val="Heading1-LimeCRM"/>
    <w:autoRedefine/>
    <w:uiPriority w:val="99"/>
    <w:semiHidden/>
    <w:qFormat/>
    <w:rsid w:val="00D51BBB"/>
    <w:pPr>
      <w:spacing w:after="240"/>
    </w:pPr>
    <w:rPr>
      <w:iCs w:val="0"/>
      <w:color w:val="3D3D3D"/>
    </w:rPr>
  </w:style>
  <w:style w:type="paragraph" w:styleId="BodyText">
    <w:name w:val="Body Text"/>
    <w:basedOn w:val="Normal"/>
    <w:link w:val="BodyTextChar"/>
    <w:uiPriority w:val="99"/>
    <w:semiHidden/>
    <w:unhideWhenUsed/>
    <w:rsid w:val="00D51BBB"/>
    <w:pPr>
      <w:spacing w:after="120"/>
    </w:pPr>
  </w:style>
  <w:style w:type="character" w:customStyle="1" w:styleId="BodyTextChar">
    <w:name w:val="Body Text Char"/>
    <w:basedOn w:val="DefaultParagraphFont"/>
    <w:link w:val="BodyText"/>
    <w:uiPriority w:val="99"/>
    <w:semiHidden/>
    <w:rsid w:val="00D51BBB"/>
    <w:rPr>
      <w:rFonts w:ascii="Galano Grotesque" w:eastAsiaTheme="minorHAnsi" w:hAnsi="Galano Grotesque" w:cs="MinionPro-Regular"/>
      <w:color w:val="595959" w:themeColor="text1" w:themeTint="A6"/>
      <w:lang w:val="sv-SE"/>
    </w:rPr>
  </w:style>
  <w:style w:type="character" w:styleId="IntenseEmphasis">
    <w:name w:val="Intense Emphasis"/>
    <w:basedOn w:val="DefaultParagraphFont"/>
    <w:uiPriority w:val="21"/>
    <w:rsid w:val="00D51BBB"/>
    <w:rPr>
      <w:b/>
      <w:bCs/>
      <w:i/>
      <w:iCs/>
      <w:color w:val="4472C4" w:themeColor="accent1"/>
    </w:rPr>
  </w:style>
  <w:style w:type="character" w:styleId="SubtleReference">
    <w:name w:val="Subtle Reference"/>
    <w:basedOn w:val="DefaultParagraphFont"/>
    <w:uiPriority w:val="31"/>
    <w:rsid w:val="00D51BBB"/>
    <w:rPr>
      <w:smallCaps/>
      <w:color w:val="ED7D31" w:themeColor="accent2"/>
      <w:u w:val="single"/>
    </w:rPr>
  </w:style>
  <w:style w:type="character" w:styleId="IntenseReference">
    <w:name w:val="Intense Reference"/>
    <w:basedOn w:val="DefaultParagraphFont"/>
    <w:uiPriority w:val="32"/>
    <w:rsid w:val="00D51BBB"/>
    <w:rPr>
      <w:b/>
      <w:bCs/>
      <w:smallCaps/>
      <w:color w:val="ED7D31" w:themeColor="accent2"/>
      <w:spacing w:val="5"/>
      <w:u w:val="single"/>
    </w:rPr>
  </w:style>
  <w:style w:type="character" w:styleId="BookTitle">
    <w:name w:val="Book Title"/>
    <w:basedOn w:val="DefaultParagraphFont"/>
    <w:uiPriority w:val="33"/>
    <w:rsid w:val="00D51BBB"/>
    <w:rPr>
      <w:b/>
      <w:bCs/>
      <w:smallCaps/>
      <w:spacing w:val="5"/>
    </w:rPr>
  </w:style>
  <w:style w:type="paragraph" w:customStyle="1" w:styleId="InfoBox">
    <w:name w:val="Info Box"/>
    <w:basedOn w:val="PriceList-Lime"/>
    <w:uiPriority w:val="10"/>
    <w:qFormat/>
    <w:rsid w:val="00D51BBB"/>
    <w:pPr>
      <w:ind w:left="170" w:right="0"/>
    </w:pPr>
    <w:rPr>
      <w:szCs w:val="20"/>
    </w:rPr>
  </w:style>
  <w:style w:type="paragraph" w:customStyle="1" w:styleId="Signing-Lime">
    <w:name w:val="Signing - Lime"/>
    <w:basedOn w:val="PriceList-Lime"/>
    <w:uiPriority w:val="12"/>
    <w:rsid w:val="00D51BBB"/>
    <w:pPr>
      <w:tabs>
        <w:tab w:val="left" w:pos="5245"/>
      </w:tabs>
      <w:ind w:left="0" w:right="0"/>
    </w:pPr>
    <w:rPr>
      <w:sz w:val="16"/>
    </w:rPr>
  </w:style>
  <w:style w:type="paragraph" w:customStyle="1" w:styleId="Hyperlnk-LimeCRM">
    <w:name w:val="Hyperlänk - Lime CRM"/>
    <w:basedOn w:val="Body-Lime"/>
    <w:link w:val="Hyperlnk-LimeCRMChar"/>
    <w:uiPriority w:val="15"/>
    <w:qFormat/>
    <w:rsid w:val="00D51BBB"/>
    <w:rPr>
      <w:color w:val="00B3A7"/>
      <w:u w:val="single" w:color="00B3A7"/>
    </w:rPr>
  </w:style>
  <w:style w:type="character" w:customStyle="1" w:styleId="Body-LimeChar">
    <w:name w:val="Body - Lime Char"/>
    <w:basedOn w:val="DefaultParagraphFont"/>
    <w:link w:val="Body-Lime"/>
    <w:rsid w:val="00D51BBB"/>
    <w:rPr>
      <w:rFonts w:ascii="Galano Grotesque" w:eastAsiaTheme="majorEastAsia" w:hAnsi="Galano Grotesque" w:cstheme="majorBidi"/>
      <w:bCs/>
      <w:iCs/>
      <w:color w:val="3D3D3D"/>
      <w:szCs w:val="24"/>
      <w:u w:color="575756"/>
      <w:lang w:val="sv-SE"/>
    </w:rPr>
  </w:style>
  <w:style w:type="character" w:customStyle="1" w:styleId="Hyperlnk-LimeCRMChar">
    <w:name w:val="Hyperlänk - Lime CRM Char"/>
    <w:basedOn w:val="Body-LimeChar"/>
    <w:link w:val="Hyperlnk-LimeCRM"/>
    <w:uiPriority w:val="15"/>
    <w:rsid w:val="00D51BBB"/>
    <w:rPr>
      <w:rFonts w:ascii="Galano Grotesque" w:eastAsiaTheme="majorEastAsia" w:hAnsi="Galano Grotesque" w:cstheme="majorBidi"/>
      <w:bCs/>
      <w:iCs/>
      <w:color w:val="00B3A7"/>
      <w:szCs w:val="24"/>
      <w:u w:val="single" w:color="00B3A7"/>
      <w:lang w:val="sv-SE"/>
    </w:rPr>
  </w:style>
  <w:style w:type="table" w:customStyle="1" w:styleId="Style1">
    <w:name w:val="Style1"/>
    <w:basedOn w:val="TableNormal"/>
    <w:uiPriority w:val="99"/>
    <w:rsid w:val="00D51BBB"/>
    <w:rPr>
      <w:rFonts w:ascii="Galano Grotesque" w:eastAsiaTheme="minorHAnsi" w:hAnsi="Galano Grotesque" w:cs="MinionPro-Regular"/>
      <w:color w:val="595959" w:themeColor="text1" w:themeTint="A6"/>
      <w:lang w:val="sv-SE"/>
    </w:rPr>
    <w:tblPr/>
    <w:trPr>
      <w:cantSplit/>
    </w:trPr>
  </w:style>
  <w:style w:type="table" w:customStyle="1" w:styleId="Style2">
    <w:name w:val="Style2"/>
    <w:basedOn w:val="TableNormal"/>
    <w:uiPriority w:val="99"/>
    <w:rsid w:val="00D51BBB"/>
    <w:rPr>
      <w:rFonts w:ascii="Galano Grotesque" w:eastAsiaTheme="minorHAnsi" w:hAnsi="Galano Grotesque" w:cs="MinionPro-Regular"/>
      <w:color w:val="595959" w:themeColor="text1" w:themeTint="A6"/>
      <w:lang w:val="sv-SE"/>
    </w:rPr>
    <w:tblPr/>
  </w:style>
  <w:style w:type="table" w:customStyle="1" w:styleId="Style3">
    <w:name w:val="Style3"/>
    <w:basedOn w:val="TableNormal"/>
    <w:uiPriority w:val="99"/>
    <w:rsid w:val="00D51BBB"/>
    <w:rPr>
      <w:rFonts w:ascii="Galano Grotesque" w:eastAsiaTheme="minorHAnsi" w:hAnsi="Galano Grotesque" w:cs="MinionPro-Regular"/>
      <w:color w:val="595959" w:themeColor="text1" w:themeTint="A6"/>
      <w:lang w:val="sv-SE"/>
    </w:rPr>
    <w:tblPr/>
  </w:style>
  <w:style w:type="table" w:customStyle="1" w:styleId="Style4">
    <w:name w:val="Style4"/>
    <w:basedOn w:val="TableNormal"/>
    <w:uiPriority w:val="99"/>
    <w:rsid w:val="00D51BBB"/>
    <w:rPr>
      <w:rFonts w:ascii="Galano Grotesque" w:eastAsiaTheme="minorHAnsi" w:hAnsi="Galano Grotesque" w:cs="MinionPro-Regular"/>
      <w:color w:val="595959" w:themeColor="text1" w:themeTint="A6"/>
      <w:lang w:val="sv-SE"/>
    </w:rPr>
    <w:tblPr/>
  </w:style>
  <w:style w:type="table" w:customStyle="1" w:styleId="Style5">
    <w:name w:val="Style5"/>
    <w:basedOn w:val="TableNormal"/>
    <w:uiPriority w:val="99"/>
    <w:rsid w:val="00D51BBB"/>
    <w:rPr>
      <w:rFonts w:ascii="Galano Grotesque" w:eastAsiaTheme="minorHAnsi" w:hAnsi="Galano Grotesque" w:cs="MinionPro-Regular"/>
      <w:color w:val="595959" w:themeColor="text1" w:themeTint="A6"/>
      <w:lang w:val="sv-SE"/>
    </w:rPr>
    <w:tblPr/>
    <w:tcPr>
      <w:shd w:val="clear" w:color="auto" w:fill="auto"/>
    </w:tcPr>
  </w:style>
  <w:style w:type="paragraph" w:styleId="TOC2">
    <w:name w:val="toc 2"/>
    <w:basedOn w:val="Body-Lime"/>
    <w:next w:val="Body-Lime"/>
    <w:link w:val="TOC2Char"/>
    <w:autoRedefine/>
    <w:uiPriority w:val="39"/>
    <w:qFormat/>
    <w:rsid w:val="00D51BBB"/>
    <w:pPr>
      <w:spacing w:after="100"/>
      <w:ind w:left="200"/>
    </w:pPr>
    <w:rPr>
      <w:sz w:val="18"/>
    </w:rPr>
  </w:style>
  <w:style w:type="paragraph" w:styleId="TOC3">
    <w:name w:val="toc 3"/>
    <w:basedOn w:val="Body-Lime"/>
    <w:next w:val="Body-Lime"/>
    <w:link w:val="TOC3Char"/>
    <w:autoRedefine/>
    <w:uiPriority w:val="39"/>
    <w:qFormat/>
    <w:rsid w:val="00D51BBB"/>
    <w:pPr>
      <w:spacing w:after="100"/>
      <w:ind w:left="400"/>
    </w:pPr>
    <w:rPr>
      <w:sz w:val="16"/>
    </w:rPr>
  </w:style>
  <w:style w:type="paragraph" w:customStyle="1" w:styleId="Heading1-LimeTech">
    <w:name w:val="Heading 1 - Lime Tech"/>
    <w:next w:val="Body-Lime"/>
    <w:uiPriority w:val="3"/>
    <w:qFormat/>
    <w:rsid w:val="00D51BBB"/>
    <w:pPr>
      <w:spacing w:after="160" w:line="259" w:lineRule="auto"/>
      <w:outlineLvl w:val="0"/>
    </w:pPr>
    <w:rPr>
      <w:rFonts w:ascii="Galano Grotesque" w:eastAsiaTheme="majorEastAsia" w:hAnsi="Galano Grotesque" w:cstheme="majorBidi"/>
      <w:b/>
      <w:iCs/>
      <w:color w:val="85C436"/>
      <w:sz w:val="40"/>
      <w:szCs w:val="40"/>
      <w:u w:color="575756"/>
    </w:rPr>
  </w:style>
  <w:style w:type="paragraph" w:customStyle="1" w:styleId="Heading1-LimeGo">
    <w:name w:val="Heading 1 - Lime Go"/>
    <w:basedOn w:val="Heading1-LimeCRM"/>
    <w:next w:val="Body-Lime"/>
    <w:uiPriority w:val="6"/>
    <w:qFormat/>
    <w:rsid w:val="00D51BBB"/>
    <w:rPr>
      <w:color w:val="F76B07"/>
    </w:rPr>
  </w:style>
  <w:style w:type="paragraph" w:customStyle="1" w:styleId="Heading1-LimeIntenzHR">
    <w:name w:val="Heading 1 - Lime Intenz/HR"/>
    <w:basedOn w:val="Heading1-LimeTech"/>
    <w:next w:val="Body-Lime"/>
    <w:uiPriority w:val="4"/>
    <w:qFormat/>
    <w:rsid w:val="00D51BBB"/>
    <w:rPr>
      <w:color w:val="FF3195"/>
    </w:rPr>
  </w:style>
  <w:style w:type="paragraph" w:customStyle="1" w:styleId="Hyperlink-LimeTech">
    <w:name w:val="Hyperlink - Lime Tech"/>
    <w:basedOn w:val="Hyperlnk-LimeCRM"/>
    <w:uiPriority w:val="13"/>
    <w:qFormat/>
    <w:rsid w:val="00D51BBB"/>
    <w:rPr>
      <w:color w:val="85C436"/>
      <w:u w:color="85C436"/>
    </w:rPr>
  </w:style>
  <w:style w:type="paragraph" w:customStyle="1" w:styleId="Hyperlink-LimeIntenzHR">
    <w:name w:val="Hyperlink - Lime Intenz/HR"/>
    <w:basedOn w:val="Hyperlink-LimeTech"/>
    <w:uiPriority w:val="14"/>
    <w:qFormat/>
    <w:rsid w:val="00D51BBB"/>
    <w:rPr>
      <w:color w:val="FF3195"/>
      <w:u w:color="FF3195"/>
    </w:rPr>
  </w:style>
  <w:style w:type="paragraph" w:customStyle="1" w:styleId="Hyperlink-LimeGo">
    <w:name w:val="Hyperlink - Lime Go"/>
    <w:basedOn w:val="Hyperlink-LimeIntenzHR"/>
    <w:uiPriority w:val="16"/>
    <w:qFormat/>
    <w:rsid w:val="00D51BBB"/>
    <w:rPr>
      <w:color w:val="F76B07"/>
      <w:u w:color="F76B07"/>
    </w:rPr>
  </w:style>
  <w:style w:type="character" w:customStyle="1" w:styleId="TOC1Char">
    <w:name w:val="TOC 1 Char"/>
    <w:basedOn w:val="Body-LimeChar"/>
    <w:link w:val="TOC1"/>
    <w:rsid w:val="00D51BBB"/>
    <w:rPr>
      <w:rFonts w:ascii="Galano Grotesque" w:eastAsiaTheme="majorEastAsia" w:hAnsi="Galano Grotesque" w:cstheme="majorBidi"/>
      <w:bCs/>
      <w:iCs/>
      <w:color w:val="3D3D3D"/>
      <w:szCs w:val="24"/>
      <w:u w:color="575756"/>
      <w:lang w:val="sv-SE"/>
    </w:rPr>
  </w:style>
  <w:style w:type="character" w:customStyle="1" w:styleId="TOC2Char">
    <w:name w:val="TOC 2 Char"/>
    <w:basedOn w:val="Body-LimeChar"/>
    <w:link w:val="TOC2"/>
    <w:uiPriority w:val="39"/>
    <w:rsid w:val="00D51BBB"/>
    <w:rPr>
      <w:rFonts w:ascii="Galano Grotesque" w:eastAsiaTheme="majorEastAsia" w:hAnsi="Galano Grotesque" w:cstheme="majorBidi"/>
      <w:bCs/>
      <w:iCs/>
      <w:color w:val="3D3D3D"/>
      <w:sz w:val="18"/>
      <w:szCs w:val="24"/>
      <w:u w:color="575756"/>
      <w:lang w:val="sv-SE"/>
    </w:rPr>
  </w:style>
  <w:style w:type="character" w:customStyle="1" w:styleId="TOC3Char">
    <w:name w:val="TOC 3 Char"/>
    <w:basedOn w:val="Body-LimeChar"/>
    <w:link w:val="TOC3"/>
    <w:uiPriority w:val="39"/>
    <w:rsid w:val="00D51BBB"/>
    <w:rPr>
      <w:rFonts w:ascii="Galano Grotesque" w:eastAsiaTheme="majorEastAsia" w:hAnsi="Galano Grotesque" w:cstheme="majorBidi"/>
      <w:bCs/>
      <w:iCs/>
      <w:color w:val="3D3D3D"/>
      <w:sz w:val="16"/>
      <w:szCs w:val="24"/>
      <w:u w:color="575756"/>
      <w:lang w:val="sv-SE"/>
    </w:rPr>
  </w:style>
  <w:style w:type="paragraph" w:styleId="TOC4">
    <w:name w:val="toc 4"/>
    <w:basedOn w:val="Normal"/>
    <w:next w:val="Normal"/>
    <w:autoRedefine/>
    <w:uiPriority w:val="39"/>
    <w:semiHidden/>
    <w:rsid w:val="00D51BBB"/>
    <w:pPr>
      <w:spacing w:after="100"/>
      <w:ind w:left="600"/>
    </w:pPr>
  </w:style>
  <w:style w:type="paragraph" w:styleId="TOCHeading">
    <w:name w:val="TOC Heading"/>
    <w:basedOn w:val="Normal"/>
    <w:next w:val="Normal"/>
    <w:uiPriority w:val="39"/>
    <w:unhideWhenUsed/>
    <w:rsid w:val="00D51BBB"/>
    <w:pPr>
      <w:keepNext/>
      <w:spacing w:after="240" w:line="276" w:lineRule="auto"/>
      <w:contextualSpacing/>
      <w:outlineLvl w:val="0"/>
    </w:pPr>
    <w:rPr>
      <w:rFonts w:eastAsiaTheme="majorEastAsia" w:cstheme="majorBidi"/>
      <w:b/>
      <w:color w:val="3D3D3D"/>
      <w:sz w:val="40"/>
      <w:szCs w:val="40"/>
      <w:u w:color="5757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9189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footer" Target="footer1.xml"/><Relationship Id="rId26" Type="http://schemas.microsoft.com/office/2011/relationships/people" Target="peop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endnotes" Target="endnotes.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hyperlink" Target="mailto:michal@motife.com" TargetMode="External"/><Relationship Id="rId10" Type="http://schemas.openxmlformats.org/officeDocument/2006/relationships/customXml" Target="../customXml/item10.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microsoft.com/office/2018/08/relationships/commentsExtensible" Target="commentsExtensible.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jzJIvAOpFkt6H4Qjoi5+rGE83i4A==">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</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p:properties xmlns:p="http://schemas.microsoft.com/office/2006/metadata/properties" xmlns:xsi="http://www.w3.org/2001/XMLSchema-instance" xmlns:pc="http://schemas.microsoft.com/office/infopath/2007/PartnerControls">
  <documentManagement/>
</p:properties>
</file>

<file path=customXml/item9.xml><?xml version="1.0" encoding="utf-8"?>
<?mso-contentType ?>
<FormTemplates xmlns="http://schemas.microsoft.com/sharepoint/v3/contenttype/forms">
  <Display>DocumentLibraryForm</Display>
  <Edit>DocumentLibraryForm</Edit>
  <New>DocumentLibraryForm</New>
</FormTemplates>
</file>

<file path=customXml/item10.xml><?xml version="1.0" encoding="utf-8"?>
<ct:contentTypeSchema xmlns:ct="http://schemas.microsoft.com/office/2006/metadata/contentType" xmlns:ma="http://schemas.microsoft.com/office/2006/metadata/properties/metaAttributes" ct:_="" ma:_="" ma:contentTypeName="Document" ma:contentTypeID="0x010100D9DCB25A2A3DDD4AB2BF8257F8D079FF" ma:contentTypeVersion="13" ma:contentTypeDescription="Create a new document." ma:contentTypeScope="" ma:versionID="66a2af7d8f41f66c33660e4d9c75c87c">
  <xsd:schema xmlns:xsd="http://www.w3.org/2001/XMLSchema" xmlns:xs="http://www.w3.org/2001/XMLSchema" xmlns:p="http://schemas.microsoft.com/office/2006/metadata/properties" xmlns:ns2="7938999d-6746-416f-a967-94baa839203e" xmlns:ns3="76748a4f-1f23-422d-9770-8a7d87d4ebe7" targetNamespace="http://schemas.microsoft.com/office/2006/metadata/properties" ma:root="true" ma:fieldsID="3c77d5db03081cb25e0cd9f82667b16a" ns2:_="" ns3:_="">
    <xsd:import namespace="7938999d-6746-416f-a967-94baa839203e"/>
    <xsd:import namespace="76748a4f-1f23-422d-9770-8a7d87d4eb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38999d-6746-416f-a967-94baa83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6748a4f-1f23-422d-9770-8a7d87d4eb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6B2B24-4190-4348-BA7E-4DA39C6655DD}">
  <ds:schemaRefs>
    <ds:schemaRef ds:uri="http://schemas.openxmlformats.org/officeDocument/2006/bibliography"/>
  </ds:schemaRefs>
</ds:datastoreItem>
</file>

<file path=customXml/itemProps2.xml><?xml version="1.0" encoding="utf-8"?>
<ds:datastoreItem xmlns:ds="http://schemas.openxmlformats.org/officeDocument/2006/customXml" ds:itemID="{60036470-EB1D-4A97-ADEF-A307B9C14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6183F2-CA44-4C1D-8656-0CE1C1E9B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2D142D7B-4835-4A58-AAF1-7CA899D8B7A4}">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B69CECE1-41CA-4C93-BE14-8B4CE7C63C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BB0C3177-0D0B-449B-9797-F7B425E2745F}">
  <ds:schemaRefs>
    <ds:schemaRef ds:uri="http://schemas.microsoft.com/sharepoint/v3/contenttype/forms"/>
  </ds:schemaRefs>
</ds:datastoreItem>
</file>

<file path=customXml/itemProps8.xml><?xml version="1.0" encoding="utf-8"?>
<ds:datastoreItem xmlns:ds="http://schemas.openxmlformats.org/officeDocument/2006/customXml" ds:itemID="{3698A166-A48C-4799-943E-1E5175FAB874}">
  <ds:schemaRefs>
    <ds:schemaRef ds:uri="http://schemas.microsoft.com/office/2006/metadata/properties"/>
    <ds:schemaRef ds:uri="http://schemas.microsoft.com/office/infopath/2007/PartnerControls"/>
  </ds:schemaRefs>
</ds:datastoreItem>
</file>

<file path=customXml/itemProps9.xml><?xml version="1.0" encoding="utf-8"?>
<ds:datastoreItem xmlns:ds="http://schemas.openxmlformats.org/officeDocument/2006/customXml" ds:itemID="{FC6510CA-7852-4C51-9FA2-52896ABD168A}">
  <ds:schemaRefs>
    <ds:schemaRef ds:uri="http://schemas.microsoft.com/sharepoint/v3/contenttype/forms"/>
  </ds:schemaRefs>
</ds:datastoreItem>
</file>

<file path=customXml/itemProps10.xml><?xml version="1.0" encoding="utf-8"?>
<ds:datastoreItem xmlns:ds="http://schemas.openxmlformats.org/officeDocument/2006/customXml" ds:itemID="{A98C75A5-DC06-434B-801E-948B7C79F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38999d-6746-416f-a967-94baa839203e"/>
    <ds:schemaRef ds:uri="76748a4f-1f23-422d-9770-8a7d87d4e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8058</Words>
  <Characters>45936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MOTIFE Sp. z o.o.</Company>
  <LinksUpToDate>false</LinksUpToDate>
  <CharactersWithSpaces>53887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michal@motife.com</dc:creator>
  <cp:keywords/>
  <dc:description/>
  <cp:lastModifiedBy>Azziz MIMOUNI</cp:lastModifiedBy>
  <cp:revision>2</cp:revision>
  <cp:lastPrinted>2022-01-19T10:05:00Z</cp:lastPrinted>
  <dcterms:created xsi:type="dcterms:W3CDTF">2022-03-10T11:12:00Z</dcterms:created>
  <dcterms:modified xsi:type="dcterms:W3CDTF">2022-03-10T11:12:00Z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Pawel.Blachut@technipfmc.com</vt:lpwstr>
  </property>
  <property fmtid="{D5CDD505-2E9C-101B-9397-08002B2CF9AE}" pid="5" name="MSIP_Label_3b48b937-0ae3-46f5-b32e-f3232b5be847_SetDate">
    <vt:lpwstr>2020-11-19T14:18:42.9554103Z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MSIP_Label_8f79752b-c5ee-4ad3-a24f-e300e7b653f3_Enabled">
    <vt:lpwstr>True</vt:lpwstr>
  </property>
  <property fmtid="{D5CDD505-2E9C-101B-9397-08002B2CF9AE}" pid="10" name="MSIP_Label_8f79752b-c5ee-4ad3-a24f-e300e7b653f3_SiteId">
    <vt:lpwstr>9179d01a-e94c-4488-b5f0-4554bc474f8c</vt:lpwstr>
  </property>
  <property fmtid="{D5CDD505-2E9C-101B-9397-08002B2CF9AE}" pid="11" name="MSIP_Label_8f79752b-c5ee-4ad3-a24f-e300e7b653f3_Owner">
    <vt:lpwstr>Pawel.Blachut@technipfmc.com</vt:lpwstr>
  </property>
  <property fmtid="{D5CDD505-2E9C-101B-9397-08002B2CF9AE}" pid="12" name="MSIP_Label_8f79752b-c5ee-4ad3-a24f-e300e7b653f3_SetDate">
    <vt:lpwstr>2020-11-19T14:18:42.9554103Z</vt:lpwstr>
  </property>
  <property fmtid="{D5CDD505-2E9C-101B-9397-08002B2CF9AE}" pid="13" name="MSIP_Label_8f79752b-c5ee-4ad3-a24f-e300e7b653f3_Name">
    <vt:lpwstr>Anyone - No Protection</vt:lpwstr>
  </property>
  <property fmtid="{D5CDD505-2E9C-101B-9397-08002B2CF9AE}" pid="14" name="MSIP_Label_8f79752b-c5ee-4ad3-a24f-e300e7b653f3_Application">
    <vt:lpwstr>Microsoft Azure Information Protection</vt:lpwstr>
  </property>
  <property fmtid="{D5CDD505-2E9C-101B-9397-08002B2CF9AE}" pid="15" name="MSIP_Label_8f79752b-c5ee-4ad3-a24f-e300e7b653f3_Parent">
    <vt:lpwstr>3b48b937-0ae3-46f5-b32e-f3232b5be847</vt:lpwstr>
  </property>
  <property fmtid="{D5CDD505-2E9C-101B-9397-08002B2CF9AE}" pid="16" name="MSIP_Label_8f79752b-c5ee-4ad3-a24f-e300e7b653f3_Extended_MSFT_Method">
    <vt:lpwstr>Automatic</vt:lpwstr>
  </property>
  <property fmtid="{D5CDD505-2E9C-101B-9397-08002B2CF9AE}" pid="17" name="Sensitivity">
    <vt:lpwstr>General Anyone - No Protection</vt:lpwstr>
  </property>
  <property fmtid="{D5CDD505-2E9C-101B-9397-08002B2CF9AE}" pid="18" name="ContentTypeId">
    <vt:lpwstr>0x010100D9DCB25A2A3DDD4AB2BF8257F8D079FF</vt:lpwstr>
  </property>
  <property fmtid="{D5CDD505-2E9C-101B-9397-08002B2CF9AE}" pid="19" name="Order">
    <vt:r8>3207700</vt:r8>
  </property>
  <property fmtid="{D5CDD505-2E9C-101B-9397-08002B2CF9AE}" pid="20" name="TriggerFlowInfo">
    <vt:lpwstr/>
  </property>
  <property fmtid="{D5CDD505-2E9C-101B-9397-08002B2CF9AE}" pid="21" name="ComplianceAssetId">
    <vt:lpwstr/>
  </property>
  <property fmtid="{D5CDD505-2E9C-101B-9397-08002B2CF9AE}" pid="22" name="_ExtendedDescription">
    <vt:lpwstr/>
  </property>
</Properties>
</file>