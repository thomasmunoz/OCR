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3E6DB" w14:textId="77777777" w:rsidR="008A5CDD" w:rsidRPr="00F36532" w:rsidRDefault="008A5CDD" w:rsidP="0086728A">
      <w:pPr>
        <w:pStyle w:val="Default"/>
        <w:jc w:val="both"/>
        <w:rPr>
          <w:rFonts w:asciiTheme="minorHAnsi" w:hAnsiTheme="minorHAnsi" w:cstheme="minorHAnsi"/>
          <w:b/>
          <w:bCs/>
          <w:sz w:val="22"/>
          <w:szCs w:val="22"/>
          <w:rtl/>
          <w:lang w:val="lt-LT"/>
        </w:rPr>
      </w:pPr>
    </w:p>
    <w:p w14:paraId="2DEC3714" w14:textId="77777777" w:rsidR="008C1F15" w:rsidRPr="008F62BE" w:rsidRDefault="00C56822">
      <w:pPr>
        <w:pStyle w:val="Default"/>
        <w:jc w:val="center"/>
        <w:rPr>
          <w:rFonts w:asciiTheme="minorHAnsi" w:hAnsiTheme="minorHAnsi" w:cstheme="minorHAnsi"/>
          <w:b/>
          <w:bCs/>
          <w:sz w:val="22"/>
          <w:szCs w:val="22"/>
        </w:rPr>
      </w:pPr>
      <w:r w:rsidRPr="008F62BE">
        <w:rPr>
          <w:rFonts w:asciiTheme="minorHAnsi" w:hAnsiTheme="minorHAnsi" w:cstheme="minorHAnsi"/>
          <w:b/>
          <w:bCs/>
          <w:sz w:val="22"/>
          <w:szCs w:val="22"/>
        </w:rPr>
        <w:t>D</w:t>
      </w:r>
      <w:r w:rsidR="008C1F15" w:rsidRPr="008F62BE">
        <w:rPr>
          <w:rFonts w:asciiTheme="minorHAnsi" w:hAnsiTheme="minorHAnsi" w:cstheme="minorHAnsi"/>
          <w:b/>
          <w:bCs/>
          <w:sz w:val="22"/>
          <w:szCs w:val="22"/>
        </w:rPr>
        <w:t>ATA PROCESSING AGREEMENT</w:t>
      </w:r>
    </w:p>
    <w:p w14:paraId="5A09B3BC" w14:textId="77777777" w:rsidR="008C1F15" w:rsidRPr="008F62BE" w:rsidRDefault="008C1F15">
      <w:pPr>
        <w:contextualSpacing/>
        <w:jc w:val="both"/>
        <w:rPr>
          <w:rFonts w:cstheme="minorHAnsi"/>
          <w:color w:val="000000"/>
        </w:rPr>
      </w:pPr>
    </w:p>
    <w:p w14:paraId="7A8CF34C" w14:textId="77777777" w:rsidR="00BF5EAA" w:rsidRDefault="00BF5EAA">
      <w:pPr>
        <w:contextualSpacing/>
        <w:jc w:val="both"/>
        <w:rPr>
          <w:rFonts w:cstheme="minorHAnsi"/>
        </w:rPr>
      </w:pPr>
    </w:p>
    <w:p w14:paraId="41411959" w14:textId="1C093F90" w:rsidR="006D4A5C" w:rsidRPr="008F62BE" w:rsidRDefault="00B6244E" w:rsidP="00805010">
      <w:pPr>
        <w:contextualSpacing/>
        <w:jc w:val="both"/>
        <w:rPr>
          <w:rFonts w:cstheme="minorHAnsi"/>
        </w:rPr>
      </w:pPr>
      <w:r w:rsidRPr="008F62BE">
        <w:rPr>
          <w:rFonts w:cstheme="minorHAnsi"/>
        </w:rPr>
        <w:t>This Data Processing Agreement (“</w:t>
      </w:r>
      <w:r w:rsidRPr="008F62BE">
        <w:rPr>
          <w:rFonts w:cstheme="minorHAnsi"/>
          <w:b/>
          <w:bCs/>
        </w:rPr>
        <w:t>DPA</w:t>
      </w:r>
      <w:r w:rsidRPr="008F62BE">
        <w:rPr>
          <w:rFonts w:cstheme="minorHAnsi"/>
        </w:rPr>
        <w:t>") is hereby entered by and between</w:t>
      </w:r>
      <w:r w:rsidR="000D7B16">
        <w:rPr>
          <w:rFonts w:cstheme="minorHAnsi"/>
        </w:rPr>
        <w:t xml:space="preserve"> 7270356 Canada Inc. (dba </w:t>
      </w:r>
      <w:proofErr w:type="spellStart"/>
      <w:r w:rsidR="000D7B16">
        <w:rPr>
          <w:rFonts w:cstheme="minorHAnsi"/>
        </w:rPr>
        <w:t>Avanquest</w:t>
      </w:r>
      <w:proofErr w:type="spellEnd"/>
      <w:r w:rsidR="000D7B16">
        <w:rPr>
          <w:rFonts w:cstheme="minorHAnsi"/>
        </w:rPr>
        <w:t xml:space="preserve"> </w:t>
      </w:r>
      <w:r w:rsidR="000D7B16" w:rsidRPr="000D7B16">
        <w:rPr>
          <w:rFonts w:cstheme="minorHAnsi"/>
        </w:rPr>
        <w:t>Software)</w:t>
      </w:r>
      <w:r w:rsidR="00B4212A" w:rsidRPr="000D7B16">
        <w:rPr>
          <w:rFonts w:cstheme="minorHAnsi"/>
          <w:b/>
          <w:bCs/>
        </w:rPr>
        <w:t>,</w:t>
      </w:r>
      <w:r w:rsidR="000D7B16" w:rsidRPr="000D7B16">
        <w:rPr>
          <w:rFonts w:cstheme="minorHAnsi"/>
          <w:b/>
          <w:bCs/>
        </w:rPr>
        <w:t xml:space="preserve"> </w:t>
      </w:r>
      <w:r w:rsidRPr="000D7B16">
        <w:rPr>
          <w:rFonts w:cstheme="minorHAnsi"/>
        </w:rPr>
        <w:t>(“</w:t>
      </w:r>
      <w:r w:rsidRPr="008F62BE">
        <w:rPr>
          <w:rFonts w:cstheme="minorHAnsi"/>
          <w:b/>
          <w:bCs/>
        </w:rPr>
        <w:t>Company</w:t>
      </w:r>
      <w:r w:rsidRPr="008F62BE">
        <w:rPr>
          <w:rFonts w:cstheme="minorHAnsi"/>
        </w:rPr>
        <w:t>”) on behalf of itself and its Affiliate</w:t>
      </w:r>
      <w:r w:rsidR="00B4212A" w:rsidRPr="008F62BE">
        <w:rPr>
          <w:rFonts w:cstheme="minorHAnsi"/>
        </w:rPr>
        <w:t>d Companie</w:t>
      </w:r>
      <w:r w:rsidRPr="008F62BE">
        <w:rPr>
          <w:rFonts w:cstheme="minorHAnsi"/>
        </w:rPr>
        <w:t xml:space="preserve">s, and </w:t>
      </w:r>
      <w:r w:rsidR="00B4212A" w:rsidRPr="008F62BE">
        <w:rPr>
          <w:rFonts w:cstheme="minorHAnsi"/>
        </w:rPr>
        <w:t xml:space="preserve">between </w:t>
      </w:r>
      <w:r w:rsidRPr="008F62BE">
        <w:rPr>
          <w:rFonts w:cstheme="minorHAnsi"/>
        </w:rPr>
        <w:t xml:space="preserve">the </w:t>
      </w:r>
      <w:r w:rsidR="00B4212A" w:rsidRPr="0086728A">
        <w:rPr>
          <w:rFonts w:cstheme="minorHAnsi"/>
        </w:rPr>
        <w:t xml:space="preserve">undersigned service </w:t>
      </w:r>
      <w:r w:rsidR="00B4212A" w:rsidRPr="00DE006B">
        <w:rPr>
          <w:rFonts w:cstheme="minorHAnsi"/>
        </w:rPr>
        <w:t xml:space="preserve">provider </w:t>
      </w:r>
      <w:r w:rsidRPr="008F62BE">
        <w:rPr>
          <w:rFonts w:cstheme="minorHAnsi"/>
        </w:rPr>
        <w:t>(“</w:t>
      </w:r>
      <w:r w:rsidRPr="008F62BE">
        <w:rPr>
          <w:rFonts w:cstheme="minorHAnsi"/>
          <w:b/>
        </w:rPr>
        <w:t>Vendor</w:t>
      </w:r>
      <w:r w:rsidR="008A5CDD" w:rsidRPr="008F62BE">
        <w:rPr>
          <w:rFonts w:cstheme="minorHAnsi"/>
        </w:rPr>
        <w:t>”), e</w:t>
      </w:r>
      <w:r w:rsidR="0039685A" w:rsidRPr="008F62BE">
        <w:rPr>
          <w:rFonts w:cstheme="minorHAnsi"/>
        </w:rPr>
        <w:t>ach a "</w:t>
      </w:r>
      <w:r w:rsidR="00DE006B">
        <w:rPr>
          <w:rFonts w:cstheme="minorHAnsi"/>
          <w:b/>
          <w:bCs/>
        </w:rPr>
        <w:t>P</w:t>
      </w:r>
      <w:r w:rsidR="00DE006B" w:rsidRPr="008F62BE">
        <w:rPr>
          <w:rFonts w:cstheme="minorHAnsi"/>
          <w:b/>
          <w:bCs/>
        </w:rPr>
        <w:t>arty</w:t>
      </w:r>
      <w:r w:rsidR="0039685A" w:rsidRPr="008F62BE">
        <w:rPr>
          <w:rFonts w:cstheme="minorHAnsi"/>
        </w:rPr>
        <w:t>" and collectively, the "</w:t>
      </w:r>
      <w:r w:rsidR="00DE006B">
        <w:rPr>
          <w:rFonts w:cstheme="minorHAnsi"/>
          <w:b/>
          <w:bCs/>
        </w:rPr>
        <w:t>P</w:t>
      </w:r>
      <w:r w:rsidR="00DE006B" w:rsidRPr="008F62BE">
        <w:rPr>
          <w:rFonts w:cstheme="minorHAnsi"/>
          <w:b/>
          <w:bCs/>
        </w:rPr>
        <w:t>arties</w:t>
      </w:r>
      <w:r w:rsidR="008A5CDD" w:rsidRPr="008F62BE">
        <w:rPr>
          <w:rFonts w:cstheme="minorHAnsi"/>
        </w:rPr>
        <w:t xml:space="preserve">". </w:t>
      </w:r>
      <w:r w:rsidR="008A5CDD" w:rsidRPr="00DE006B">
        <w:rPr>
          <w:rFonts w:cstheme="minorHAnsi"/>
        </w:rPr>
        <w:t>This DPA forms an integral part of the binding agreement signed by the parties (“</w:t>
      </w:r>
      <w:r w:rsidR="008A5CDD" w:rsidRPr="00DE006B">
        <w:rPr>
          <w:rFonts w:cstheme="minorHAnsi"/>
          <w:b/>
          <w:bCs/>
        </w:rPr>
        <w:t>Agreement</w:t>
      </w:r>
      <w:r w:rsidR="008A5CDD" w:rsidRPr="00DE006B">
        <w:rPr>
          <w:rFonts w:cstheme="minorHAnsi"/>
        </w:rPr>
        <w:t>”)</w:t>
      </w:r>
      <w:r w:rsidR="00DE006B">
        <w:rPr>
          <w:rFonts w:cstheme="minorHAnsi"/>
        </w:rPr>
        <w:t xml:space="preserve"> and reflect </w:t>
      </w:r>
      <w:r w:rsidR="00DE006B">
        <w:t xml:space="preserve">the parties’ agreement </w:t>
      </w:r>
      <w:proofErr w:type="gramStart"/>
      <w:r w:rsidR="00DE006B">
        <w:t>with regard to</w:t>
      </w:r>
      <w:proofErr w:type="gramEnd"/>
      <w:r w:rsidR="00DE006B">
        <w:t xml:space="preserve"> the Processing of Personal Data by Vendor on behalf of Company</w:t>
      </w:r>
      <w:r w:rsidR="00805010">
        <w:t>.</w:t>
      </w:r>
    </w:p>
    <w:p w14:paraId="7976544E" w14:textId="1914ECA6" w:rsidR="006D4A5C" w:rsidRDefault="006D4A5C">
      <w:pPr>
        <w:contextualSpacing/>
        <w:jc w:val="both"/>
        <w:rPr>
          <w:rFonts w:cstheme="minorHAnsi"/>
        </w:rPr>
      </w:pPr>
    </w:p>
    <w:p w14:paraId="52C76369" w14:textId="2F77E8AF" w:rsidR="00B94B50" w:rsidRPr="00805010" w:rsidRDefault="00B94B50">
      <w:pPr>
        <w:contextualSpacing/>
        <w:jc w:val="both"/>
        <w:rPr>
          <w:rFonts w:cs="Calibri"/>
        </w:rPr>
      </w:pPr>
      <w:r w:rsidRPr="00805010">
        <w:rPr>
          <w:rFonts w:cs="Calibri"/>
        </w:rPr>
        <w:t xml:space="preserve">When the </w:t>
      </w:r>
      <w:r w:rsidR="009F2E5B" w:rsidRPr="00805010">
        <w:rPr>
          <w:rFonts w:cs="Calibri"/>
        </w:rPr>
        <w:t>Vendor is</w:t>
      </w:r>
      <w:r w:rsidRPr="00805010">
        <w:rPr>
          <w:rFonts w:cs="Calibri"/>
        </w:rPr>
        <w:t xml:space="preserve"> based outside the European Union (EU)</w:t>
      </w:r>
      <w:r w:rsidR="00DE006B" w:rsidRPr="00805010">
        <w:rPr>
          <w:rFonts w:cs="Calibri"/>
        </w:rPr>
        <w:t xml:space="preserve"> or the European Economic Area (EEA)</w:t>
      </w:r>
      <w:r w:rsidRPr="00805010">
        <w:rPr>
          <w:rFonts w:cs="Calibri"/>
        </w:rPr>
        <w:t xml:space="preserve">, accesses or allows the access to </w:t>
      </w:r>
      <w:r w:rsidR="00DE006B" w:rsidRPr="00805010">
        <w:rPr>
          <w:rFonts w:cs="Calibri"/>
        </w:rPr>
        <w:t>Personal D</w:t>
      </w:r>
      <w:r w:rsidRPr="00805010">
        <w:rPr>
          <w:rFonts w:cs="Calibri"/>
        </w:rPr>
        <w:t>ata from non-EU countries, or otherwise transfer data to non-EU countries, the parties will attach to this Agreement Standard Contractual Clauses (SCC) in compliance with the latest decision of the European Commission (EC), from June 2021.</w:t>
      </w:r>
    </w:p>
    <w:p w14:paraId="2C581FA2" w14:textId="5D95231D" w:rsidR="00B94B50" w:rsidRDefault="00B94B50">
      <w:pPr>
        <w:contextualSpacing/>
        <w:jc w:val="both"/>
        <w:rPr>
          <w:rFonts w:cstheme="minorHAnsi"/>
        </w:rPr>
      </w:pPr>
    </w:p>
    <w:p w14:paraId="3D710180" w14:textId="70601473" w:rsidR="00DE006B" w:rsidRDefault="00DE006B">
      <w:pPr>
        <w:contextualSpacing/>
        <w:jc w:val="both"/>
      </w:pPr>
      <w:r>
        <w:t xml:space="preserve">By engaging with </w:t>
      </w:r>
      <w:r w:rsidR="00484CC7">
        <w:t>Company</w:t>
      </w:r>
      <w:r>
        <w:t xml:space="preserve"> in the framework of the Agreement, </w:t>
      </w:r>
      <w:r w:rsidR="0086728A">
        <w:t xml:space="preserve">Vendor </w:t>
      </w:r>
      <w:r>
        <w:t xml:space="preserve">accepts this DPA and represents and warrants that it has full authority to bind the </w:t>
      </w:r>
      <w:r w:rsidR="0086728A">
        <w:t xml:space="preserve">Vendor </w:t>
      </w:r>
      <w:r>
        <w:t>to this DPA.</w:t>
      </w:r>
    </w:p>
    <w:p w14:paraId="426E3960" w14:textId="2CB98EE4" w:rsidR="00DE006B" w:rsidRDefault="00DE006B">
      <w:pPr>
        <w:contextualSpacing/>
        <w:jc w:val="both"/>
      </w:pPr>
    </w:p>
    <w:p w14:paraId="65AB99D7" w14:textId="204F11DF" w:rsidR="00805010" w:rsidRDefault="00805010">
      <w:pPr>
        <w:contextualSpacing/>
        <w:jc w:val="both"/>
      </w:pPr>
      <w:r>
        <w:t>. In the event of any conflict between certain provisions of this DPA and the provisions of the Agreement, the provisions of this DPA shall prevail over the conflicting provisions of the Agreement solely with respect to the Processing of Personal Data and security of Personal Data and Processing activities.</w:t>
      </w:r>
    </w:p>
    <w:p w14:paraId="23E37505" w14:textId="67F6ABD7" w:rsidR="00BF5EAA" w:rsidRPr="008F62BE" w:rsidRDefault="00B4212A">
      <w:pPr>
        <w:contextualSpacing/>
        <w:jc w:val="both"/>
        <w:rPr>
          <w:rFonts w:cstheme="minorHAnsi"/>
        </w:rPr>
      </w:pPr>
      <w:r w:rsidRPr="0086728A">
        <w:rPr>
          <w:rFonts w:cstheme="minorHAnsi"/>
        </w:rPr>
        <w:t xml:space="preserve"> </w:t>
      </w:r>
    </w:p>
    <w:p w14:paraId="42D7866D" w14:textId="05A303F8" w:rsidR="00B4212A" w:rsidRPr="009A0554" w:rsidRDefault="00B4212A" w:rsidP="009A0554">
      <w:pPr>
        <w:pStyle w:val="ListParagraph"/>
        <w:numPr>
          <w:ilvl w:val="0"/>
          <w:numId w:val="4"/>
        </w:numPr>
        <w:spacing w:line="240" w:lineRule="auto"/>
        <w:ind w:left="270" w:hanging="270"/>
        <w:contextualSpacing w:val="0"/>
        <w:jc w:val="both"/>
        <w:rPr>
          <w:rFonts w:cstheme="minorHAnsi"/>
          <w:b/>
          <w:bCs/>
          <w:color w:val="000000"/>
          <w:sz w:val="24"/>
          <w:szCs w:val="24"/>
        </w:rPr>
      </w:pPr>
      <w:r w:rsidRPr="009A0554">
        <w:rPr>
          <w:rFonts w:cstheme="minorHAnsi"/>
          <w:b/>
          <w:bCs/>
          <w:color w:val="000000"/>
          <w:sz w:val="24"/>
          <w:szCs w:val="24"/>
        </w:rPr>
        <w:t>SCOPE AND APPLICABILITY</w:t>
      </w:r>
    </w:p>
    <w:p w14:paraId="4B8D2088" w14:textId="18F4858F" w:rsidR="00B6244E" w:rsidRPr="009A0554" w:rsidRDefault="00B6244E" w:rsidP="009A0554">
      <w:pPr>
        <w:pStyle w:val="ListParagraph"/>
        <w:numPr>
          <w:ilvl w:val="1"/>
          <w:numId w:val="12"/>
        </w:numPr>
        <w:spacing w:after="0"/>
        <w:ind w:left="450" w:hanging="450"/>
        <w:contextualSpacing w:val="0"/>
        <w:jc w:val="both"/>
        <w:rPr>
          <w:rFonts w:cstheme="minorHAnsi"/>
          <w:sz w:val="24"/>
          <w:szCs w:val="24"/>
        </w:rPr>
      </w:pPr>
      <w:r w:rsidRPr="009A0554">
        <w:rPr>
          <w:rFonts w:cstheme="minorHAnsi"/>
          <w:sz w:val="24"/>
          <w:szCs w:val="24"/>
        </w:rPr>
        <w:t xml:space="preserve">This </w:t>
      </w:r>
      <w:r w:rsidRPr="009A0554">
        <w:rPr>
          <w:rFonts w:cstheme="minorHAnsi"/>
          <w:sz w:val="24"/>
          <w:szCs w:val="24"/>
          <w:lang w:val="en-GB"/>
        </w:rPr>
        <w:t xml:space="preserve">DPA </w:t>
      </w:r>
      <w:r w:rsidR="008A5CDD" w:rsidRPr="009A0554">
        <w:rPr>
          <w:rFonts w:cstheme="minorHAnsi"/>
          <w:sz w:val="24"/>
          <w:szCs w:val="24"/>
          <w:lang w:val="en-GB"/>
        </w:rPr>
        <w:t>applies</w:t>
      </w:r>
      <w:r w:rsidRPr="009A0554">
        <w:rPr>
          <w:rFonts w:cstheme="minorHAnsi"/>
          <w:sz w:val="24"/>
          <w:szCs w:val="24"/>
        </w:rPr>
        <w:t xml:space="preserve"> to the extent that Data Protection Law applies to the Processing of Personal Data under the Agreement, including </w:t>
      </w:r>
      <w:r w:rsidR="00B4212A" w:rsidRPr="009A0554">
        <w:rPr>
          <w:rFonts w:cstheme="minorHAnsi"/>
          <w:sz w:val="24"/>
          <w:szCs w:val="24"/>
        </w:rPr>
        <w:t>where</w:t>
      </w:r>
      <w:r w:rsidRPr="009A0554">
        <w:rPr>
          <w:rFonts w:cstheme="minorHAnsi"/>
          <w:sz w:val="24"/>
          <w:szCs w:val="24"/>
        </w:rPr>
        <w:t xml:space="preserve">: </w:t>
      </w:r>
    </w:p>
    <w:p w14:paraId="0025E657" w14:textId="342F8F33" w:rsidR="00B6244E" w:rsidRPr="009A0554" w:rsidRDefault="00B6244E" w:rsidP="009A0554">
      <w:pPr>
        <w:pStyle w:val="ListParagraph"/>
        <w:numPr>
          <w:ilvl w:val="0"/>
          <w:numId w:val="11"/>
        </w:numPr>
        <w:spacing w:after="0"/>
        <w:ind w:left="810"/>
        <w:contextualSpacing w:val="0"/>
        <w:jc w:val="both"/>
        <w:rPr>
          <w:rFonts w:cstheme="minorHAnsi"/>
          <w:sz w:val="24"/>
          <w:szCs w:val="24"/>
        </w:rPr>
      </w:pPr>
      <w:r w:rsidRPr="009A0554">
        <w:rPr>
          <w:rFonts w:cstheme="minorHAnsi"/>
          <w:sz w:val="24"/>
          <w:szCs w:val="24"/>
        </w:rPr>
        <w:t>the Processing is in the context of the activities of an establishment of either party in the European Economic Area (“</w:t>
      </w:r>
      <w:r w:rsidRPr="009A0554">
        <w:rPr>
          <w:rFonts w:cstheme="minorHAnsi"/>
          <w:b/>
          <w:bCs/>
          <w:sz w:val="24"/>
          <w:szCs w:val="24"/>
        </w:rPr>
        <w:t>EEA</w:t>
      </w:r>
      <w:r w:rsidRPr="009A0554">
        <w:rPr>
          <w:rFonts w:cstheme="minorHAnsi"/>
          <w:sz w:val="24"/>
          <w:szCs w:val="24"/>
        </w:rPr>
        <w:t>”)</w:t>
      </w:r>
      <w:r w:rsidR="00805010" w:rsidRPr="009A0554">
        <w:rPr>
          <w:rFonts w:cstheme="minorHAnsi"/>
          <w:sz w:val="24"/>
          <w:szCs w:val="24"/>
        </w:rPr>
        <w:t xml:space="preserve"> or the United Kingdom (“</w:t>
      </w:r>
      <w:r w:rsidR="00805010" w:rsidRPr="009A0554">
        <w:rPr>
          <w:rFonts w:cstheme="minorHAnsi"/>
          <w:b/>
          <w:bCs/>
          <w:sz w:val="24"/>
          <w:szCs w:val="24"/>
        </w:rPr>
        <w:t>UK</w:t>
      </w:r>
      <w:r w:rsidR="00805010" w:rsidRPr="009A0554">
        <w:rPr>
          <w:rFonts w:cstheme="minorHAnsi"/>
          <w:sz w:val="24"/>
          <w:szCs w:val="24"/>
        </w:rPr>
        <w:t>”)</w:t>
      </w:r>
      <w:r w:rsidRPr="009A0554">
        <w:rPr>
          <w:rFonts w:cstheme="minorHAnsi"/>
          <w:sz w:val="24"/>
          <w:szCs w:val="24"/>
        </w:rPr>
        <w:t xml:space="preserve">; or </w:t>
      </w:r>
    </w:p>
    <w:p w14:paraId="49023E6B" w14:textId="6270DBEE" w:rsidR="00B6244E" w:rsidRPr="009A0554" w:rsidRDefault="00B6244E" w:rsidP="009A0554">
      <w:pPr>
        <w:pStyle w:val="ListParagraph"/>
        <w:numPr>
          <w:ilvl w:val="0"/>
          <w:numId w:val="11"/>
        </w:numPr>
        <w:ind w:left="810"/>
        <w:contextualSpacing w:val="0"/>
        <w:jc w:val="both"/>
        <w:rPr>
          <w:rFonts w:cstheme="minorHAnsi"/>
          <w:sz w:val="24"/>
          <w:szCs w:val="24"/>
        </w:rPr>
      </w:pPr>
      <w:r w:rsidRPr="009A0554">
        <w:rPr>
          <w:rFonts w:cstheme="minorHAnsi"/>
          <w:sz w:val="24"/>
          <w:szCs w:val="24"/>
        </w:rPr>
        <w:t>the Personal Data relates to Data Subjects who are in the EEA</w:t>
      </w:r>
      <w:r w:rsidR="00805010" w:rsidRPr="009A0554">
        <w:rPr>
          <w:rFonts w:cstheme="minorHAnsi"/>
          <w:sz w:val="24"/>
          <w:szCs w:val="24"/>
        </w:rPr>
        <w:t xml:space="preserve"> or UK</w:t>
      </w:r>
      <w:r w:rsidRPr="009A0554">
        <w:rPr>
          <w:rFonts w:cstheme="minorHAnsi"/>
          <w:sz w:val="24"/>
          <w:szCs w:val="24"/>
        </w:rPr>
        <w:t xml:space="preserve"> and the Processing relates to the offering to them of goods or services or the monitoring of their behavior in the EEA </w:t>
      </w:r>
      <w:r w:rsidR="00805010" w:rsidRPr="009A0554">
        <w:rPr>
          <w:rFonts w:cstheme="minorHAnsi"/>
          <w:sz w:val="24"/>
          <w:szCs w:val="24"/>
        </w:rPr>
        <w:t xml:space="preserve">or the UK </w:t>
      </w:r>
      <w:r w:rsidRPr="009A0554">
        <w:rPr>
          <w:rFonts w:cstheme="minorHAnsi"/>
          <w:sz w:val="24"/>
          <w:szCs w:val="24"/>
        </w:rPr>
        <w:t xml:space="preserve">by or on behalf of </w:t>
      </w:r>
      <w:r w:rsidR="00805010" w:rsidRPr="009A0554">
        <w:rPr>
          <w:rFonts w:cstheme="minorHAnsi"/>
          <w:sz w:val="24"/>
          <w:szCs w:val="24"/>
        </w:rPr>
        <w:t>the Controller</w:t>
      </w:r>
      <w:r w:rsidRPr="009A0554">
        <w:rPr>
          <w:rFonts w:cstheme="minorHAnsi"/>
          <w:sz w:val="24"/>
          <w:szCs w:val="24"/>
        </w:rPr>
        <w:t xml:space="preserve">. </w:t>
      </w:r>
    </w:p>
    <w:p w14:paraId="76216C28" w14:textId="69CAA1AE" w:rsidR="009760FB" w:rsidRPr="009A0554" w:rsidRDefault="009760FB" w:rsidP="00805010">
      <w:pPr>
        <w:pStyle w:val="ListParagraph"/>
        <w:numPr>
          <w:ilvl w:val="1"/>
          <w:numId w:val="12"/>
        </w:numPr>
        <w:spacing w:after="120"/>
        <w:ind w:left="450" w:hanging="450"/>
        <w:contextualSpacing w:val="0"/>
        <w:jc w:val="both"/>
        <w:rPr>
          <w:rFonts w:cstheme="minorHAnsi"/>
          <w:sz w:val="24"/>
          <w:szCs w:val="24"/>
        </w:rPr>
      </w:pPr>
      <w:r w:rsidRPr="009A0554">
        <w:rPr>
          <w:rFonts w:cstheme="minorHAnsi"/>
          <w:sz w:val="24"/>
          <w:szCs w:val="24"/>
        </w:rPr>
        <w:t xml:space="preserve">Notwithstanding the above, this DPA and the obligations hereunder do </w:t>
      </w:r>
      <w:r w:rsidRPr="009A0554">
        <w:rPr>
          <w:rFonts w:cstheme="minorHAnsi"/>
          <w:b/>
          <w:bCs/>
          <w:sz w:val="24"/>
          <w:szCs w:val="24"/>
        </w:rPr>
        <w:t>not</w:t>
      </w:r>
      <w:r w:rsidRPr="009A0554">
        <w:rPr>
          <w:rFonts w:cstheme="minorHAnsi"/>
          <w:sz w:val="24"/>
          <w:szCs w:val="24"/>
        </w:rPr>
        <w:t xml:space="preserve"> apply to aggregated reporting or statistics information</w:t>
      </w:r>
      <w:r w:rsidR="00B4212A" w:rsidRPr="009A0554">
        <w:rPr>
          <w:rFonts w:cstheme="minorHAnsi"/>
          <w:sz w:val="24"/>
          <w:szCs w:val="24"/>
        </w:rPr>
        <w:t>.</w:t>
      </w:r>
    </w:p>
    <w:p w14:paraId="0D60C0D2" w14:textId="77777777" w:rsidR="00B4212A" w:rsidRPr="009A0554" w:rsidRDefault="00B4212A" w:rsidP="0086728A">
      <w:pPr>
        <w:pStyle w:val="ListParagraph"/>
        <w:numPr>
          <w:ilvl w:val="1"/>
          <w:numId w:val="12"/>
        </w:numPr>
        <w:spacing w:after="120"/>
        <w:ind w:left="450" w:hanging="450"/>
        <w:contextualSpacing w:val="0"/>
        <w:jc w:val="both"/>
        <w:rPr>
          <w:rFonts w:cstheme="minorHAnsi"/>
          <w:color w:val="000000"/>
          <w:sz w:val="24"/>
          <w:szCs w:val="24"/>
        </w:rPr>
      </w:pPr>
      <w:r w:rsidRPr="009A0554">
        <w:rPr>
          <w:rFonts w:cstheme="minorHAnsi"/>
          <w:color w:val="000000"/>
          <w:sz w:val="24"/>
          <w:szCs w:val="24"/>
        </w:rPr>
        <w:t xml:space="preserve">This DPA sets forth the parties’ responsibilities and obligations regarding the Processing of Personal Data during the parties’ Agreement and thereafter. </w:t>
      </w:r>
    </w:p>
    <w:p w14:paraId="12BB7CD2" w14:textId="77777777" w:rsidR="00B4212A" w:rsidRPr="000F0077" w:rsidRDefault="00B4212A" w:rsidP="009A0554">
      <w:pPr>
        <w:spacing w:after="120" w:line="240" w:lineRule="auto"/>
        <w:jc w:val="both"/>
        <w:rPr>
          <w:rFonts w:cstheme="minorHAnsi"/>
        </w:rPr>
      </w:pPr>
    </w:p>
    <w:p w14:paraId="4E4B28BD" w14:textId="77777777" w:rsidR="00B4212A" w:rsidRPr="009A0554" w:rsidRDefault="008C1F15" w:rsidP="009A0554">
      <w:pPr>
        <w:pStyle w:val="ListParagraph"/>
        <w:numPr>
          <w:ilvl w:val="0"/>
          <w:numId w:val="4"/>
        </w:numPr>
        <w:spacing w:line="240" w:lineRule="auto"/>
        <w:ind w:left="270" w:hanging="270"/>
        <w:contextualSpacing w:val="0"/>
        <w:jc w:val="both"/>
        <w:rPr>
          <w:rFonts w:cstheme="minorHAnsi"/>
          <w:b/>
          <w:bCs/>
          <w:color w:val="000000"/>
          <w:sz w:val="24"/>
          <w:szCs w:val="24"/>
        </w:rPr>
      </w:pPr>
      <w:r w:rsidRPr="009A0554">
        <w:rPr>
          <w:rFonts w:cstheme="minorHAnsi"/>
          <w:b/>
          <w:bCs/>
          <w:color w:val="000000"/>
          <w:sz w:val="24"/>
          <w:szCs w:val="24"/>
        </w:rPr>
        <w:t>DEFINITIONS</w:t>
      </w:r>
    </w:p>
    <w:p w14:paraId="40F70FEA" w14:textId="2C0F2EF1" w:rsidR="00804B17" w:rsidRPr="009A0554" w:rsidRDefault="00D94BB7" w:rsidP="002E3327">
      <w:pPr>
        <w:pStyle w:val="ListParagraph"/>
        <w:numPr>
          <w:ilvl w:val="1"/>
          <w:numId w:val="14"/>
        </w:numPr>
        <w:spacing w:line="240" w:lineRule="auto"/>
        <w:ind w:left="450" w:hanging="450"/>
        <w:contextualSpacing w:val="0"/>
        <w:jc w:val="both"/>
        <w:rPr>
          <w:rFonts w:cstheme="minorHAnsi"/>
          <w:b/>
          <w:bCs/>
          <w:color w:val="000000"/>
          <w:sz w:val="24"/>
          <w:szCs w:val="24"/>
        </w:rPr>
      </w:pPr>
      <w:r w:rsidRPr="009A0554">
        <w:rPr>
          <w:rFonts w:cstheme="minorHAnsi"/>
          <w:b/>
          <w:bCs/>
          <w:sz w:val="24"/>
          <w:szCs w:val="24"/>
        </w:rPr>
        <w:t>Affiliate</w:t>
      </w:r>
      <w:r w:rsidR="00B4212A" w:rsidRPr="009A0554">
        <w:rPr>
          <w:rFonts w:cstheme="minorHAnsi"/>
          <w:b/>
          <w:bCs/>
          <w:sz w:val="24"/>
          <w:szCs w:val="24"/>
        </w:rPr>
        <w:t>d Company</w:t>
      </w:r>
      <w:r w:rsidRPr="009A0554">
        <w:rPr>
          <w:rFonts w:cstheme="minorHAnsi"/>
          <w:sz w:val="24"/>
          <w:szCs w:val="24"/>
        </w:rPr>
        <w:t xml:space="preserve"> means any entity that directly or indirectly controls, is controlled by, or is under common control with the subject entity. “Control” for purposes of this definition means direct or indirect a party may collect from end users or provide to the other party</w:t>
      </w:r>
      <w:r w:rsidR="00804B17" w:rsidRPr="009A0554">
        <w:rPr>
          <w:rFonts w:cstheme="minorHAnsi"/>
          <w:sz w:val="24"/>
          <w:szCs w:val="24"/>
        </w:rPr>
        <w:t xml:space="preserve"> </w:t>
      </w:r>
      <w:r w:rsidRPr="009A0554">
        <w:rPr>
          <w:rFonts w:cstheme="minorHAnsi"/>
          <w:sz w:val="24"/>
          <w:szCs w:val="24"/>
        </w:rPr>
        <w:t>ownership or control of at least 50%</w:t>
      </w:r>
      <w:r w:rsidR="002E3327">
        <w:rPr>
          <w:rFonts w:cstheme="minorHAnsi"/>
          <w:sz w:val="24"/>
          <w:szCs w:val="24"/>
        </w:rPr>
        <w:t>.</w:t>
      </w:r>
    </w:p>
    <w:p w14:paraId="612A4B90" w14:textId="16B91806" w:rsidR="006D4A5C" w:rsidRPr="009A0554" w:rsidRDefault="00D94BB7" w:rsidP="002E3327">
      <w:pPr>
        <w:pStyle w:val="ListParagraph"/>
        <w:numPr>
          <w:ilvl w:val="1"/>
          <w:numId w:val="14"/>
        </w:numPr>
        <w:spacing w:line="240" w:lineRule="auto"/>
        <w:ind w:left="450" w:hanging="450"/>
        <w:contextualSpacing w:val="0"/>
        <w:jc w:val="both"/>
        <w:rPr>
          <w:rFonts w:cstheme="minorHAnsi"/>
          <w:sz w:val="24"/>
          <w:szCs w:val="24"/>
        </w:rPr>
      </w:pPr>
      <w:r w:rsidRPr="009A0554">
        <w:rPr>
          <w:rFonts w:cstheme="minorHAnsi"/>
          <w:sz w:val="24"/>
          <w:szCs w:val="24"/>
        </w:rPr>
        <w:t xml:space="preserve"> </w:t>
      </w:r>
      <w:r w:rsidR="00B4212A" w:rsidRPr="009A0554">
        <w:rPr>
          <w:rFonts w:cstheme="minorHAnsi"/>
          <w:b/>
          <w:bCs/>
          <w:sz w:val="24"/>
          <w:szCs w:val="24"/>
        </w:rPr>
        <w:t>Applicable</w:t>
      </w:r>
      <w:r w:rsidR="008C1F15" w:rsidRPr="009A0554">
        <w:rPr>
          <w:rFonts w:cstheme="minorHAnsi"/>
          <w:b/>
          <w:bCs/>
          <w:sz w:val="24"/>
          <w:szCs w:val="24"/>
        </w:rPr>
        <w:t xml:space="preserve"> </w:t>
      </w:r>
      <w:r w:rsidR="0018210E" w:rsidRPr="009A0554">
        <w:rPr>
          <w:rFonts w:cstheme="minorHAnsi"/>
          <w:b/>
          <w:bCs/>
          <w:sz w:val="24"/>
          <w:szCs w:val="24"/>
        </w:rPr>
        <w:t xml:space="preserve">Data Protection </w:t>
      </w:r>
      <w:r w:rsidR="008C1F15" w:rsidRPr="009A0554">
        <w:rPr>
          <w:rFonts w:cstheme="minorHAnsi"/>
          <w:b/>
          <w:bCs/>
          <w:sz w:val="24"/>
          <w:szCs w:val="24"/>
        </w:rPr>
        <w:t>Law</w:t>
      </w:r>
      <w:r w:rsidR="008C1F15" w:rsidRPr="009A0554">
        <w:rPr>
          <w:rFonts w:cstheme="minorHAnsi"/>
          <w:sz w:val="24"/>
          <w:szCs w:val="24"/>
        </w:rPr>
        <w:t xml:space="preserve"> means </w:t>
      </w:r>
      <w:proofErr w:type="gramStart"/>
      <w:r w:rsidR="008C1F15" w:rsidRPr="009A0554">
        <w:rPr>
          <w:rFonts w:cstheme="minorHAnsi"/>
          <w:sz w:val="24"/>
          <w:szCs w:val="24"/>
        </w:rPr>
        <w:t>any and all</w:t>
      </w:r>
      <w:proofErr w:type="gramEnd"/>
      <w:r w:rsidR="008C1F15" w:rsidRPr="009A0554">
        <w:rPr>
          <w:rFonts w:cstheme="minorHAnsi"/>
          <w:sz w:val="24"/>
          <w:szCs w:val="24"/>
        </w:rPr>
        <w:t xml:space="preserve"> applicable privacy and data protection laws and regulations</w:t>
      </w:r>
      <w:r w:rsidR="00F83100" w:rsidRPr="009A0554">
        <w:rPr>
          <w:rFonts w:cstheme="minorHAnsi"/>
          <w:sz w:val="24"/>
          <w:szCs w:val="24"/>
        </w:rPr>
        <w:t>,</w:t>
      </w:r>
      <w:r w:rsidR="008C1F15" w:rsidRPr="009A0554">
        <w:rPr>
          <w:rFonts w:cstheme="minorHAnsi"/>
          <w:sz w:val="24"/>
          <w:szCs w:val="24"/>
        </w:rPr>
        <w:t xml:space="preserve"> including, where applicable, EU Data Protection Law</w:t>
      </w:r>
      <w:r w:rsidR="00F83100" w:rsidRPr="009A0554">
        <w:rPr>
          <w:rFonts w:cstheme="minorHAnsi"/>
          <w:sz w:val="24"/>
          <w:szCs w:val="24"/>
        </w:rPr>
        <w:t>, and the CCPA,</w:t>
      </w:r>
      <w:r w:rsidR="008C1F15" w:rsidRPr="009A0554">
        <w:rPr>
          <w:rFonts w:cstheme="minorHAnsi"/>
          <w:sz w:val="24"/>
          <w:szCs w:val="24"/>
        </w:rPr>
        <w:t xml:space="preserve"> as may be amended or superseded from time to time. </w:t>
      </w:r>
    </w:p>
    <w:p w14:paraId="3CEDDB06" w14:textId="3CFC83C6" w:rsidR="00805010" w:rsidRPr="009A0554" w:rsidRDefault="00805010" w:rsidP="002E3327">
      <w:pPr>
        <w:pStyle w:val="ListParagraph"/>
        <w:numPr>
          <w:ilvl w:val="1"/>
          <w:numId w:val="14"/>
        </w:numPr>
        <w:spacing w:line="240" w:lineRule="auto"/>
        <w:ind w:left="450" w:hanging="450"/>
        <w:contextualSpacing w:val="0"/>
        <w:jc w:val="both"/>
        <w:rPr>
          <w:rFonts w:cstheme="minorHAnsi"/>
          <w:b/>
          <w:bCs/>
          <w:sz w:val="24"/>
          <w:szCs w:val="24"/>
        </w:rPr>
      </w:pPr>
      <w:r w:rsidRPr="009A0554">
        <w:rPr>
          <w:rFonts w:cstheme="minorHAnsi"/>
          <w:b/>
          <w:bCs/>
          <w:sz w:val="24"/>
          <w:szCs w:val="24"/>
        </w:rPr>
        <w:t xml:space="preserve">CCPA </w:t>
      </w:r>
      <w:r w:rsidR="00CD7C95" w:rsidRPr="009A0554">
        <w:rPr>
          <w:sz w:val="24"/>
          <w:szCs w:val="24"/>
        </w:rPr>
        <w:t>means the California Consumer Privacy Act of 2018, Cal. Civ. Code §§ 1798.100 et. seq.</w:t>
      </w:r>
    </w:p>
    <w:p w14:paraId="2EA1BF10" w14:textId="2F75C7DE" w:rsidR="006D4A5C" w:rsidRPr="009A0554" w:rsidRDefault="00CD7C95" w:rsidP="002E3327">
      <w:pPr>
        <w:pStyle w:val="ListParagraph"/>
        <w:numPr>
          <w:ilvl w:val="1"/>
          <w:numId w:val="14"/>
        </w:numPr>
        <w:spacing w:line="240" w:lineRule="auto"/>
        <w:ind w:left="450" w:hanging="450"/>
        <w:contextualSpacing w:val="0"/>
        <w:jc w:val="both"/>
        <w:rPr>
          <w:rFonts w:cstheme="minorHAnsi"/>
          <w:sz w:val="24"/>
          <w:szCs w:val="24"/>
        </w:rPr>
      </w:pPr>
      <w:r w:rsidRPr="009A0554">
        <w:rPr>
          <w:rFonts w:cstheme="minorHAnsi"/>
          <w:sz w:val="24"/>
          <w:szCs w:val="24"/>
        </w:rPr>
        <w:t xml:space="preserve">The terms </w:t>
      </w:r>
      <w:r w:rsidR="008C1F15" w:rsidRPr="009A0554">
        <w:rPr>
          <w:rFonts w:cstheme="minorHAnsi"/>
          <w:sz w:val="24"/>
          <w:szCs w:val="24"/>
        </w:rPr>
        <w:t>"</w:t>
      </w:r>
      <w:r w:rsidR="008C1F15" w:rsidRPr="009A0554">
        <w:rPr>
          <w:rFonts w:cstheme="minorHAnsi"/>
          <w:b/>
          <w:bCs/>
          <w:sz w:val="24"/>
          <w:szCs w:val="24"/>
        </w:rPr>
        <w:t>Controller</w:t>
      </w:r>
      <w:r w:rsidR="008C1F15" w:rsidRPr="009A0554">
        <w:rPr>
          <w:rFonts w:cstheme="minorHAnsi"/>
          <w:sz w:val="24"/>
          <w:szCs w:val="24"/>
        </w:rPr>
        <w:t>", "</w:t>
      </w:r>
      <w:r w:rsidR="008C1F15" w:rsidRPr="009A0554">
        <w:rPr>
          <w:rFonts w:cstheme="minorHAnsi"/>
          <w:b/>
          <w:bCs/>
          <w:sz w:val="24"/>
          <w:szCs w:val="24"/>
        </w:rPr>
        <w:t>Processor</w:t>
      </w:r>
      <w:r w:rsidR="008C1F15" w:rsidRPr="009A0554">
        <w:rPr>
          <w:rFonts w:cstheme="minorHAnsi"/>
          <w:sz w:val="24"/>
          <w:szCs w:val="24"/>
        </w:rPr>
        <w:t xml:space="preserve">", </w:t>
      </w:r>
      <w:r w:rsidR="00B4212A" w:rsidRPr="009A0554">
        <w:rPr>
          <w:rFonts w:cstheme="minorHAnsi"/>
          <w:sz w:val="24"/>
          <w:szCs w:val="24"/>
        </w:rPr>
        <w:t>“</w:t>
      </w:r>
      <w:commentRangeStart w:id="0"/>
      <w:r w:rsidR="00B4212A" w:rsidRPr="009A0554">
        <w:rPr>
          <w:rFonts w:cstheme="minorHAnsi"/>
          <w:b/>
          <w:bCs/>
          <w:sz w:val="24"/>
          <w:szCs w:val="24"/>
        </w:rPr>
        <w:t>Sub-Processor</w:t>
      </w:r>
      <w:commentRangeEnd w:id="0"/>
      <w:r w:rsidR="00B03EB9">
        <w:rPr>
          <w:rStyle w:val="CommentReference"/>
        </w:rPr>
        <w:commentReference w:id="0"/>
      </w:r>
      <w:r w:rsidR="00B4212A" w:rsidRPr="009A0554">
        <w:rPr>
          <w:rFonts w:cstheme="minorHAnsi"/>
          <w:sz w:val="24"/>
          <w:szCs w:val="24"/>
        </w:rPr>
        <w:t xml:space="preserve">”, </w:t>
      </w:r>
      <w:r w:rsidR="008C1F15" w:rsidRPr="009A0554">
        <w:rPr>
          <w:rFonts w:cstheme="minorHAnsi"/>
          <w:sz w:val="24"/>
          <w:szCs w:val="24"/>
        </w:rPr>
        <w:t>"</w:t>
      </w:r>
      <w:r w:rsidR="008C1F15" w:rsidRPr="009A0554">
        <w:rPr>
          <w:rFonts w:cstheme="minorHAnsi"/>
          <w:b/>
          <w:bCs/>
          <w:sz w:val="24"/>
          <w:szCs w:val="24"/>
        </w:rPr>
        <w:t>Data Subject</w:t>
      </w:r>
      <w:r w:rsidR="008C1F15" w:rsidRPr="009A0554">
        <w:rPr>
          <w:rFonts w:cstheme="minorHAnsi"/>
          <w:sz w:val="24"/>
          <w:szCs w:val="24"/>
        </w:rPr>
        <w:t>", "</w:t>
      </w:r>
      <w:r w:rsidR="008C1F15" w:rsidRPr="009A0554">
        <w:rPr>
          <w:rFonts w:cstheme="minorHAnsi"/>
          <w:b/>
          <w:bCs/>
          <w:sz w:val="24"/>
          <w:szCs w:val="24"/>
        </w:rPr>
        <w:t>Personal Data</w:t>
      </w:r>
      <w:r w:rsidR="008C1F15" w:rsidRPr="009A0554">
        <w:rPr>
          <w:rFonts w:cstheme="minorHAnsi"/>
          <w:sz w:val="24"/>
          <w:szCs w:val="24"/>
        </w:rPr>
        <w:t>", "</w:t>
      </w:r>
      <w:r w:rsidR="008C1F15" w:rsidRPr="009A0554">
        <w:rPr>
          <w:rFonts w:cstheme="minorHAnsi"/>
          <w:b/>
          <w:bCs/>
          <w:sz w:val="24"/>
          <w:szCs w:val="24"/>
        </w:rPr>
        <w:t>Processing</w:t>
      </w:r>
      <w:r w:rsidR="008C1F15" w:rsidRPr="009A0554">
        <w:rPr>
          <w:rFonts w:cstheme="minorHAnsi"/>
          <w:sz w:val="24"/>
          <w:szCs w:val="24"/>
        </w:rPr>
        <w:t>" (and "</w:t>
      </w:r>
      <w:r w:rsidR="008C1F15" w:rsidRPr="009A0554">
        <w:rPr>
          <w:rFonts w:cstheme="minorHAnsi"/>
          <w:b/>
          <w:bCs/>
          <w:sz w:val="24"/>
          <w:szCs w:val="24"/>
        </w:rPr>
        <w:t>Process</w:t>
      </w:r>
      <w:r w:rsidR="008C1F15" w:rsidRPr="009A0554">
        <w:rPr>
          <w:rFonts w:cstheme="minorHAnsi"/>
          <w:sz w:val="24"/>
          <w:szCs w:val="24"/>
        </w:rPr>
        <w:t>"), “</w:t>
      </w:r>
      <w:r w:rsidR="008C1F15" w:rsidRPr="009A0554">
        <w:rPr>
          <w:rFonts w:cstheme="minorHAnsi"/>
          <w:b/>
          <w:bCs/>
          <w:sz w:val="24"/>
          <w:szCs w:val="24"/>
        </w:rPr>
        <w:t>Personal Data Breach</w:t>
      </w:r>
      <w:r w:rsidR="008C1F15" w:rsidRPr="009A0554">
        <w:rPr>
          <w:rFonts w:cstheme="minorHAnsi"/>
          <w:sz w:val="24"/>
          <w:szCs w:val="24"/>
        </w:rPr>
        <w:t>”</w:t>
      </w:r>
      <w:r w:rsidR="0067389E" w:rsidRPr="009A0554">
        <w:rPr>
          <w:rFonts w:cstheme="minorHAnsi"/>
          <w:sz w:val="24"/>
          <w:szCs w:val="24"/>
        </w:rPr>
        <w:t>, the</w:t>
      </w:r>
      <w:r w:rsidR="0067389E" w:rsidRPr="009A0554">
        <w:rPr>
          <w:rFonts w:cstheme="minorHAnsi"/>
          <w:b/>
          <w:bCs/>
          <w:sz w:val="24"/>
          <w:szCs w:val="24"/>
        </w:rPr>
        <w:t xml:space="preserve"> </w:t>
      </w:r>
      <w:r w:rsidRPr="009A0554">
        <w:rPr>
          <w:rFonts w:cstheme="minorHAnsi"/>
          <w:b/>
          <w:bCs/>
          <w:sz w:val="24"/>
          <w:szCs w:val="24"/>
        </w:rPr>
        <w:t>“</w:t>
      </w:r>
      <w:r w:rsidR="0067389E" w:rsidRPr="009A0554">
        <w:rPr>
          <w:rFonts w:cstheme="minorHAnsi"/>
          <w:b/>
          <w:bCs/>
          <w:sz w:val="24"/>
          <w:szCs w:val="24"/>
        </w:rPr>
        <w:t>Union</w:t>
      </w:r>
      <w:r w:rsidRPr="009A0554">
        <w:rPr>
          <w:rFonts w:cstheme="minorHAnsi"/>
          <w:sz w:val="24"/>
          <w:szCs w:val="24"/>
        </w:rPr>
        <w:t>”</w:t>
      </w:r>
      <w:r w:rsidR="0067389E" w:rsidRPr="009A0554">
        <w:rPr>
          <w:rFonts w:cstheme="minorHAnsi"/>
          <w:sz w:val="24"/>
          <w:szCs w:val="24"/>
        </w:rPr>
        <w:t>, “</w:t>
      </w:r>
      <w:r w:rsidR="0067389E" w:rsidRPr="009A0554">
        <w:rPr>
          <w:rFonts w:cstheme="minorHAnsi"/>
          <w:b/>
          <w:bCs/>
          <w:sz w:val="24"/>
          <w:szCs w:val="24"/>
        </w:rPr>
        <w:t>Member State</w:t>
      </w:r>
      <w:r w:rsidR="0067389E" w:rsidRPr="009A0554">
        <w:rPr>
          <w:rFonts w:cstheme="minorHAnsi"/>
          <w:sz w:val="24"/>
          <w:szCs w:val="24"/>
        </w:rPr>
        <w:t>”</w:t>
      </w:r>
      <w:r w:rsidR="008C1F15" w:rsidRPr="009A0554">
        <w:rPr>
          <w:rFonts w:cstheme="minorHAnsi"/>
          <w:sz w:val="24"/>
          <w:szCs w:val="24"/>
        </w:rPr>
        <w:t xml:space="preserve"> and "</w:t>
      </w:r>
      <w:r w:rsidR="008C1F15" w:rsidRPr="009A0554">
        <w:rPr>
          <w:rFonts w:cstheme="minorHAnsi"/>
          <w:b/>
          <w:bCs/>
          <w:sz w:val="24"/>
          <w:szCs w:val="24"/>
        </w:rPr>
        <w:t>Special Categories of Personal Data</w:t>
      </w:r>
      <w:r w:rsidR="008C1F15" w:rsidRPr="009A0554">
        <w:rPr>
          <w:rFonts w:cstheme="minorHAnsi"/>
          <w:sz w:val="24"/>
          <w:szCs w:val="24"/>
        </w:rPr>
        <w:t xml:space="preserve">" shall have the meanings given in </w:t>
      </w:r>
      <w:r w:rsidR="00791476" w:rsidRPr="009A0554">
        <w:rPr>
          <w:rFonts w:cstheme="minorHAnsi"/>
          <w:sz w:val="24"/>
          <w:szCs w:val="24"/>
        </w:rPr>
        <w:t xml:space="preserve">the EU </w:t>
      </w:r>
      <w:r w:rsidR="008C1F15" w:rsidRPr="009A0554">
        <w:rPr>
          <w:rFonts w:cstheme="minorHAnsi"/>
          <w:sz w:val="24"/>
          <w:szCs w:val="24"/>
        </w:rPr>
        <w:t xml:space="preserve">Data Protection Law. </w:t>
      </w:r>
      <w:r w:rsidRPr="009A0554">
        <w:rPr>
          <w:sz w:val="24"/>
          <w:szCs w:val="24"/>
        </w:rPr>
        <w:t>The terms “</w:t>
      </w:r>
      <w:r w:rsidRPr="009A0554">
        <w:rPr>
          <w:b/>
          <w:bCs/>
          <w:sz w:val="24"/>
          <w:szCs w:val="24"/>
        </w:rPr>
        <w:t>Business</w:t>
      </w:r>
      <w:r w:rsidRPr="009A0554">
        <w:rPr>
          <w:sz w:val="24"/>
          <w:szCs w:val="24"/>
        </w:rPr>
        <w:t>”, “</w:t>
      </w:r>
      <w:r w:rsidRPr="009A0554">
        <w:rPr>
          <w:b/>
          <w:bCs/>
          <w:sz w:val="24"/>
          <w:szCs w:val="24"/>
        </w:rPr>
        <w:t>Business Purpose</w:t>
      </w:r>
      <w:r w:rsidRPr="009A0554">
        <w:rPr>
          <w:sz w:val="24"/>
          <w:szCs w:val="24"/>
        </w:rPr>
        <w:t>”, “</w:t>
      </w:r>
      <w:r w:rsidRPr="009A0554">
        <w:rPr>
          <w:b/>
          <w:bCs/>
          <w:sz w:val="24"/>
          <w:szCs w:val="24"/>
        </w:rPr>
        <w:t>Consumer</w:t>
      </w:r>
      <w:r w:rsidRPr="009A0554">
        <w:rPr>
          <w:sz w:val="24"/>
          <w:szCs w:val="24"/>
        </w:rPr>
        <w:t>” and “</w:t>
      </w:r>
      <w:r w:rsidRPr="009A0554">
        <w:rPr>
          <w:b/>
          <w:bCs/>
          <w:sz w:val="24"/>
          <w:szCs w:val="24"/>
        </w:rPr>
        <w:t>Service Provider</w:t>
      </w:r>
      <w:r w:rsidRPr="009A0554">
        <w:rPr>
          <w:sz w:val="24"/>
          <w:szCs w:val="24"/>
        </w:rPr>
        <w:t>” shall have the same meaning as in the CCPA. To the extent that CCPA applies, the term “Controller” shall also mean “Business”, and “Processor” shall also mean “Service Provider”.</w:t>
      </w:r>
    </w:p>
    <w:p w14:paraId="0E2B83EF" w14:textId="5DCBC31A" w:rsidR="00D26647" w:rsidRPr="009A0554" w:rsidRDefault="00D26647" w:rsidP="002E3327">
      <w:pPr>
        <w:pStyle w:val="ListParagraph"/>
        <w:numPr>
          <w:ilvl w:val="1"/>
          <w:numId w:val="14"/>
        </w:numPr>
        <w:spacing w:line="240" w:lineRule="auto"/>
        <w:ind w:left="450" w:hanging="450"/>
        <w:contextualSpacing w:val="0"/>
        <w:jc w:val="both"/>
        <w:rPr>
          <w:rFonts w:cstheme="minorHAnsi"/>
          <w:sz w:val="24"/>
          <w:szCs w:val="24"/>
        </w:rPr>
      </w:pPr>
      <w:r w:rsidRPr="009A0554">
        <w:rPr>
          <w:rFonts w:cstheme="minorHAnsi"/>
          <w:b/>
          <w:bCs/>
          <w:sz w:val="24"/>
          <w:szCs w:val="24"/>
        </w:rPr>
        <w:t>Company Data</w:t>
      </w:r>
      <w:r w:rsidRPr="009A0554">
        <w:rPr>
          <w:rFonts w:cstheme="minorHAnsi"/>
          <w:sz w:val="24"/>
          <w:szCs w:val="24"/>
        </w:rPr>
        <w:t xml:space="preserve"> means </w:t>
      </w:r>
      <w:proofErr w:type="gramStart"/>
      <w:r w:rsidR="00B4212A" w:rsidRPr="009A0554">
        <w:rPr>
          <w:rFonts w:cstheme="minorHAnsi"/>
          <w:sz w:val="24"/>
          <w:szCs w:val="24"/>
        </w:rPr>
        <w:t>any and all</w:t>
      </w:r>
      <w:proofErr w:type="gramEnd"/>
      <w:r w:rsidR="00B4212A" w:rsidRPr="009A0554">
        <w:rPr>
          <w:rFonts w:cstheme="minorHAnsi"/>
          <w:sz w:val="24"/>
          <w:szCs w:val="24"/>
        </w:rPr>
        <w:t xml:space="preserve"> Personal Data shared with Vendor</w:t>
      </w:r>
      <w:r w:rsidR="00F83100" w:rsidRPr="009A0554">
        <w:rPr>
          <w:rFonts w:cstheme="minorHAnsi"/>
          <w:sz w:val="24"/>
          <w:szCs w:val="24"/>
        </w:rPr>
        <w:t xml:space="preserve"> by Company or its Affiliated Companies or customers, or otherwise Processed by Vendor on behalf of the Company for the purposes stipulated in the Agreement and this DPA</w:t>
      </w:r>
      <w:r w:rsidR="00B4212A" w:rsidRPr="009A0554">
        <w:rPr>
          <w:rFonts w:cstheme="minorHAnsi"/>
          <w:sz w:val="24"/>
          <w:szCs w:val="24"/>
        </w:rPr>
        <w:t xml:space="preserve">. The Personal Data elements and the </w:t>
      </w:r>
      <w:r w:rsidR="00F83100" w:rsidRPr="009A0554">
        <w:rPr>
          <w:rFonts w:cstheme="minorHAnsi"/>
          <w:sz w:val="24"/>
          <w:szCs w:val="24"/>
        </w:rPr>
        <w:t xml:space="preserve">authorized </w:t>
      </w:r>
      <w:r w:rsidR="00B4212A" w:rsidRPr="009A0554">
        <w:rPr>
          <w:rFonts w:cstheme="minorHAnsi"/>
          <w:sz w:val="24"/>
          <w:szCs w:val="24"/>
        </w:rPr>
        <w:t>purpose</w:t>
      </w:r>
      <w:r w:rsidR="00F83100" w:rsidRPr="009A0554">
        <w:rPr>
          <w:rFonts w:cstheme="minorHAnsi"/>
          <w:sz w:val="24"/>
          <w:szCs w:val="24"/>
        </w:rPr>
        <w:t>s</w:t>
      </w:r>
      <w:r w:rsidR="00B4212A" w:rsidRPr="009A0554">
        <w:rPr>
          <w:rFonts w:cstheme="minorHAnsi"/>
          <w:sz w:val="24"/>
          <w:szCs w:val="24"/>
        </w:rPr>
        <w:t xml:space="preserve"> for </w:t>
      </w:r>
      <w:r w:rsidR="00F83100" w:rsidRPr="009A0554">
        <w:rPr>
          <w:rFonts w:cstheme="minorHAnsi"/>
          <w:sz w:val="24"/>
          <w:szCs w:val="24"/>
        </w:rPr>
        <w:t>Personal Data P</w:t>
      </w:r>
      <w:r w:rsidR="00B4212A" w:rsidRPr="009A0554">
        <w:rPr>
          <w:rFonts w:cstheme="minorHAnsi"/>
          <w:sz w:val="24"/>
          <w:szCs w:val="24"/>
        </w:rPr>
        <w:t xml:space="preserve">rocessing are detailed in </w:t>
      </w:r>
      <w:r w:rsidR="000342F3" w:rsidRPr="009A0554">
        <w:rPr>
          <w:rFonts w:cstheme="minorHAnsi"/>
          <w:b/>
          <w:bCs/>
          <w:sz w:val="24"/>
          <w:szCs w:val="24"/>
        </w:rPr>
        <w:t>ANNEX A</w:t>
      </w:r>
      <w:r w:rsidR="00B4212A" w:rsidRPr="009A0554">
        <w:rPr>
          <w:rFonts w:cstheme="minorHAnsi"/>
          <w:sz w:val="24"/>
          <w:szCs w:val="24"/>
        </w:rPr>
        <w:t xml:space="preserve">.  </w:t>
      </w:r>
    </w:p>
    <w:p w14:paraId="04E50767" w14:textId="44D2F596" w:rsidR="009D6A5D" w:rsidRPr="009A0554" w:rsidRDefault="009D6A5D" w:rsidP="002E3327">
      <w:pPr>
        <w:pStyle w:val="ListParagraph"/>
        <w:numPr>
          <w:ilvl w:val="1"/>
          <w:numId w:val="14"/>
        </w:numPr>
        <w:spacing w:line="240" w:lineRule="auto"/>
        <w:ind w:left="450" w:hanging="450"/>
        <w:contextualSpacing w:val="0"/>
        <w:jc w:val="both"/>
        <w:rPr>
          <w:rFonts w:cstheme="minorHAnsi"/>
          <w:sz w:val="24"/>
          <w:szCs w:val="24"/>
        </w:rPr>
      </w:pPr>
      <w:r w:rsidRPr="009A0554">
        <w:rPr>
          <w:rFonts w:cstheme="minorHAnsi"/>
          <w:b/>
          <w:bCs/>
          <w:sz w:val="24"/>
          <w:szCs w:val="24"/>
        </w:rPr>
        <w:t>Data Transfers</w:t>
      </w:r>
      <w:r w:rsidRPr="009A0554">
        <w:rPr>
          <w:rFonts w:cstheme="minorHAnsi"/>
          <w:sz w:val="24"/>
          <w:szCs w:val="24"/>
        </w:rPr>
        <w:t xml:space="preserve"> means either one or both of: (a) </w:t>
      </w:r>
      <w:r w:rsidRPr="009A0554">
        <w:rPr>
          <w:rFonts w:eastAsiaTheme="minorEastAsia" w:cstheme="minorHAnsi"/>
          <w:sz w:val="24"/>
          <w:szCs w:val="24"/>
        </w:rPr>
        <w:t xml:space="preserve">a transfer of Company Data from the Company to Vendor; or (b) an onward transfer of </w:t>
      </w:r>
      <w:r w:rsidRPr="009A0554">
        <w:rPr>
          <w:rFonts w:cstheme="minorHAnsi"/>
          <w:sz w:val="24"/>
          <w:szCs w:val="24"/>
        </w:rPr>
        <w:t xml:space="preserve">any of </w:t>
      </w:r>
      <w:r w:rsidRPr="009A0554">
        <w:rPr>
          <w:rFonts w:eastAsiaTheme="minorEastAsia" w:cstheme="minorHAnsi"/>
          <w:sz w:val="24"/>
          <w:szCs w:val="24"/>
        </w:rPr>
        <w:t>Company Data from Vendor to a contracted and approved Sub-Processor, in each case, where such transfer would be prohibited by Data Protection Laws</w:t>
      </w:r>
      <w:r w:rsidRPr="009A0554">
        <w:rPr>
          <w:rFonts w:cstheme="minorHAnsi"/>
          <w:sz w:val="24"/>
          <w:szCs w:val="24"/>
        </w:rPr>
        <w:t xml:space="preserve"> in the absence of a decision of adequacy, or proper measures for </w:t>
      </w:r>
      <w:r w:rsidR="003A2CFB">
        <w:rPr>
          <w:rFonts w:cstheme="minorHAnsi"/>
          <w:sz w:val="24"/>
          <w:szCs w:val="24"/>
        </w:rPr>
        <w:t>l</w:t>
      </w:r>
      <w:r w:rsidRPr="009A0554">
        <w:rPr>
          <w:rFonts w:cstheme="minorHAnsi"/>
          <w:sz w:val="24"/>
          <w:szCs w:val="24"/>
        </w:rPr>
        <w:t>awful transfer of Personal Data.</w:t>
      </w:r>
    </w:p>
    <w:p w14:paraId="3671275D" w14:textId="45FC326D" w:rsidR="006D4A5C" w:rsidRPr="009A0554" w:rsidRDefault="008C1F15" w:rsidP="002E3327">
      <w:pPr>
        <w:pStyle w:val="ListParagraph"/>
        <w:numPr>
          <w:ilvl w:val="1"/>
          <w:numId w:val="14"/>
        </w:numPr>
        <w:spacing w:line="240" w:lineRule="auto"/>
        <w:ind w:left="450" w:hanging="450"/>
        <w:contextualSpacing w:val="0"/>
        <w:jc w:val="both"/>
        <w:rPr>
          <w:rFonts w:cstheme="minorHAnsi"/>
          <w:sz w:val="24"/>
          <w:szCs w:val="24"/>
        </w:rPr>
      </w:pPr>
      <w:r w:rsidRPr="009A0554">
        <w:rPr>
          <w:rFonts w:cstheme="minorHAnsi"/>
          <w:b/>
          <w:bCs/>
          <w:sz w:val="24"/>
          <w:szCs w:val="24"/>
        </w:rPr>
        <w:t>EU Data Protection Law</w:t>
      </w:r>
      <w:r w:rsidRPr="009A0554">
        <w:rPr>
          <w:rFonts w:cstheme="minorHAnsi"/>
          <w:sz w:val="24"/>
          <w:szCs w:val="24"/>
        </w:rPr>
        <w:t xml:space="preserve"> means the (i) </w:t>
      </w:r>
      <w:bookmarkStart w:id="1" w:name="_Hlk78368064"/>
      <w:r w:rsidR="00B4212A" w:rsidRPr="009A0554">
        <w:rPr>
          <w:rFonts w:cstheme="minorHAnsi"/>
          <w:sz w:val="24"/>
          <w:szCs w:val="24"/>
        </w:rPr>
        <w:t xml:space="preserve">the </w:t>
      </w:r>
      <w:r w:rsidRPr="009A0554">
        <w:rPr>
          <w:rFonts w:cstheme="minorHAnsi"/>
          <w:sz w:val="24"/>
          <w:szCs w:val="24"/>
        </w:rPr>
        <w:t xml:space="preserve">EU General Data Protection Regulation (Regulation 2016/679) </w:t>
      </w:r>
      <w:r w:rsidR="00B4212A" w:rsidRPr="009A0554">
        <w:rPr>
          <w:rFonts w:cstheme="minorHAnsi"/>
          <w:sz w:val="24"/>
          <w:szCs w:val="24"/>
        </w:rPr>
        <w:t>or the UK General Data Protection Regulation of 2021</w:t>
      </w:r>
      <w:r w:rsidRPr="009A0554">
        <w:rPr>
          <w:rFonts w:cstheme="minorHAnsi"/>
          <w:sz w:val="24"/>
          <w:szCs w:val="24"/>
        </w:rPr>
        <w:t xml:space="preserve">; </w:t>
      </w:r>
      <w:bookmarkEnd w:id="1"/>
      <w:r w:rsidRPr="009A0554">
        <w:rPr>
          <w:rFonts w:cstheme="minorHAnsi"/>
          <w:sz w:val="24"/>
          <w:szCs w:val="24"/>
        </w:rPr>
        <w:t>(ii) the EU e-Privacy Directive (Directive 2002/58/EC), as amended</w:t>
      </w:r>
      <w:r w:rsidR="00B4212A" w:rsidRPr="009A0554">
        <w:rPr>
          <w:rFonts w:cstheme="minorHAnsi"/>
          <w:sz w:val="24"/>
          <w:szCs w:val="24"/>
        </w:rPr>
        <w:t xml:space="preserve"> and updated from time to time</w:t>
      </w:r>
      <w:r w:rsidRPr="009A0554">
        <w:rPr>
          <w:rFonts w:cstheme="minorHAnsi"/>
          <w:sz w:val="24"/>
          <w:szCs w:val="24"/>
        </w:rPr>
        <w:t xml:space="preserve"> (</w:t>
      </w:r>
      <w:r w:rsidR="00B4212A" w:rsidRPr="009A0554">
        <w:rPr>
          <w:rFonts w:cstheme="minorHAnsi"/>
          <w:sz w:val="24"/>
          <w:szCs w:val="24"/>
        </w:rPr>
        <w:t>“</w:t>
      </w:r>
      <w:r w:rsidRPr="009A0554">
        <w:rPr>
          <w:rFonts w:cstheme="minorHAnsi"/>
          <w:b/>
          <w:bCs/>
          <w:sz w:val="24"/>
          <w:szCs w:val="24"/>
        </w:rPr>
        <w:t>e-Privacy Law</w:t>
      </w:r>
      <w:r w:rsidR="00B4212A" w:rsidRPr="009A0554">
        <w:rPr>
          <w:rFonts w:cstheme="minorHAnsi"/>
          <w:b/>
          <w:bCs/>
          <w:sz w:val="24"/>
          <w:szCs w:val="24"/>
        </w:rPr>
        <w:t>”</w:t>
      </w:r>
      <w:r w:rsidRPr="009A0554">
        <w:rPr>
          <w:rFonts w:cstheme="minorHAnsi"/>
          <w:sz w:val="24"/>
          <w:szCs w:val="24"/>
        </w:rPr>
        <w:t>); (iii) any national data protection laws made under, pursuant to, replacing or succeeding (i) and (ii); and (iv) any legislation replacing or updating any of the foregoing.</w:t>
      </w:r>
    </w:p>
    <w:p w14:paraId="7F296D8F" w14:textId="43B8D636" w:rsidR="00F83100" w:rsidRPr="009A0554" w:rsidRDefault="00F83100" w:rsidP="002E3327">
      <w:pPr>
        <w:pStyle w:val="ListParagraph"/>
        <w:numPr>
          <w:ilvl w:val="1"/>
          <w:numId w:val="14"/>
        </w:numPr>
        <w:spacing w:line="240" w:lineRule="auto"/>
        <w:ind w:left="450" w:hanging="450"/>
        <w:contextualSpacing w:val="0"/>
        <w:jc w:val="both"/>
        <w:rPr>
          <w:rFonts w:cstheme="minorHAnsi"/>
          <w:sz w:val="24"/>
          <w:szCs w:val="24"/>
        </w:rPr>
      </w:pPr>
      <w:r w:rsidRPr="009A0554">
        <w:rPr>
          <w:b/>
          <w:bCs/>
          <w:sz w:val="24"/>
          <w:szCs w:val="24"/>
        </w:rPr>
        <w:t>GDPR</w:t>
      </w:r>
      <w:r w:rsidRPr="009A0554">
        <w:rPr>
          <w:sz w:val="24"/>
          <w:szCs w:val="24"/>
        </w:rPr>
        <w:t xml:space="preserve"> means the Regulation (EU) 2016/679 of the European Parliament and of the Council of 27 April 2016 on the protection of natural persons </w:t>
      </w:r>
      <w:proofErr w:type="gramStart"/>
      <w:r w:rsidRPr="009A0554">
        <w:rPr>
          <w:sz w:val="24"/>
          <w:szCs w:val="24"/>
        </w:rPr>
        <w:t>with regard to</w:t>
      </w:r>
      <w:proofErr w:type="gramEnd"/>
      <w:r w:rsidRPr="009A0554">
        <w:rPr>
          <w:sz w:val="24"/>
          <w:szCs w:val="24"/>
        </w:rPr>
        <w:t xml:space="preserve"> the processing of personal data and on the free movement of such </w:t>
      </w:r>
      <w:r w:rsidR="009D6A5D" w:rsidRPr="009A0554">
        <w:rPr>
          <w:sz w:val="24"/>
          <w:szCs w:val="24"/>
        </w:rPr>
        <w:t>data and</w:t>
      </w:r>
      <w:r w:rsidRPr="009A0554">
        <w:rPr>
          <w:sz w:val="24"/>
          <w:szCs w:val="24"/>
        </w:rPr>
        <w:t xml:space="preserve"> repealing Directive 95/46/EC (General Data Protection Regulation).</w:t>
      </w:r>
    </w:p>
    <w:p w14:paraId="3A6B01B6" w14:textId="0CA9E582" w:rsidR="009D6A5D" w:rsidRPr="009A0554" w:rsidRDefault="009D6A5D" w:rsidP="002E3327">
      <w:pPr>
        <w:pStyle w:val="ListParagraph"/>
        <w:numPr>
          <w:ilvl w:val="1"/>
          <w:numId w:val="14"/>
        </w:numPr>
        <w:spacing w:line="240" w:lineRule="auto"/>
        <w:ind w:left="450" w:hanging="450"/>
        <w:contextualSpacing w:val="0"/>
        <w:jc w:val="both"/>
        <w:rPr>
          <w:rFonts w:cstheme="minorHAnsi"/>
          <w:sz w:val="24"/>
          <w:szCs w:val="24"/>
        </w:rPr>
      </w:pPr>
      <w:r w:rsidRPr="009A0554">
        <w:rPr>
          <w:b/>
          <w:bCs/>
          <w:sz w:val="24"/>
          <w:szCs w:val="24"/>
        </w:rPr>
        <w:t>Personal Data</w:t>
      </w:r>
      <w:r w:rsidRPr="009A0554">
        <w:rPr>
          <w:sz w:val="24"/>
          <w:szCs w:val="24"/>
        </w:rPr>
        <w:t xml:space="preserve"> or </w:t>
      </w:r>
      <w:r w:rsidRPr="009A0554">
        <w:rPr>
          <w:b/>
          <w:bCs/>
          <w:sz w:val="24"/>
          <w:szCs w:val="24"/>
        </w:rPr>
        <w:t>Personal Information</w:t>
      </w:r>
      <w:r w:rsidRPr="009A0554">
        <w:rPr>
          <w:sz w:val="24"/>
          <w:szCs w:val="24"/>
        </w:rPr>
        <w:t xml:space="preserve"> means any information that identifies, relates to, describes, is capable of being associated with, or could reasonably be linked, directly or indirectly, to or with an identified or identifiable natural person or Consumer, which is processed by </w:t>
      </w:r>
      <w:r w:rsidR="0086728A" w:rsidRPr="009A0554">
        <w:rPr>
          <w:sz w:val="24"/>
          <w:szCs w:val="24"/>
        </w:rPr>
        <w:t>Vendor</w:t>
      </w:r>
      <w:r w:rsidRPr="009A0554">
        <w:rPr>
          <w:sz w:val="24"/>
          <w:szCs w:val="24"/>
        </w:rPr>
        <w:t xml:space="preserve"> on behalf of </w:t>
      </w:r>
      <w:r w:rsidR="00484CC7" w:rsidRPr="009A0554">
        <w:rPr>
          <w:sz w:val="24"/>
          <w:szCs w:val="24"/>
        </w:rPr>
        <w:t>Company</w:t>
      </w:r>
      <w:r w:rsidRPr="009A0554">
        <w:rPr>
          <w:sz w:val="24"/>
          <w:szCs w:val="24"/>
        </w:rPr>
        <w:t>, under this DPA and the Agreement.</w:t>
      </w:r>
    </w:p>
    <w:p w14:paraId="512EE9C7" w14:textId="2E1783A3" w:rsidR="009D6A5D" w:rsidRPr="009A0554" w:rsidRDefault="009D6A5D" w:rsidP="002E3327">
      <w:pPr>
        <w:pStyle w:val="ListParagraph"/>
        <w:numPr>
          <w:ilvl w:val="1"/>
          <w:numId w:val="14"/>
        </w:numPr>
        <w:spacing w:line="240" w:lineRule="auto"/>
        <w:ind w:left="540" w:hanging="540"/>
        <w:contextualSpacing w:val="0"/>
        <w:jc w:val="both"/>
        <w:rPr>
          <w:rFonts w:cstheme="minorHAnsi"/>
          <w:sz w:val="24"/>
          <w:szCs w:val="24"/>
        </w:rPr>
      </w:pPr>
      <w:r w:rsidRPr="009A0554">
        <w:rPr>
          <w:b/>
          <w:bCs/>
          <w:sz w:val="24"/>
          <w:szCs w:val="24"/>
        </w:rPr>
        <w:t>Security Documentation</w:t>
      </w:r>
      <w:r w:rsidRPr="009A0554">
        <w:rPr>
          <w:sz w:val="24"/>
          <w:szCs w:val="24"/>
        </w:rPr>
        <w:t xml:space="preserve"> means the security documentation applicable to the Services purchased by Company as provided by Vendor, including Vendor’s Information Security Policy and penetration testing report.</w:t>
      </w:r>
    </w:p>
    <w:p w14:paraId="4F866DBA" w14:textId="6B1CCECD" w:rsidR="00332FB3" w:rsidRPr="009A0554" w:rsidRDefault="008C1F15" w:rsidP="002E3327">
      <w:pPr>
        <w:pStyle w:val="ListParagraph"/>
        <w:numPr>
          <w:ilvl w:val="1"/>
          <w:numId w:val="14"/>
        </w:numPr>
        <w:spacing w:line="240" w:lineRule="auto"/>
        <w:ind w:left="540" w:hanging="540"/>
        <w:contextualSpacing w:val="0"/>
        <w:jc w:val="both"/>
        <w:rPr>
          <w:rFonts w:cstheme="minorHAnsi"/>
          <w:sz w:val="24"/>
          <w:szCs w:val="24"/>
        </w:rPr>
      </w:pPr>
      <w:r w:rsidRPr="009A0554">
        <w:rPr>
          <w:rFonts w:cstheme="minorHAnsi"/>
          <w:b/>
          <w:bCs/>
          <w:sz w:val="24"/>
          <w:szCs w:val="24"/>
        </w:rPr>
        <w:t>Security Incident</w:t>
      </w:r>
      <w:r w:rsidRPr="009A0554">
        <w:rPr>
          <w:rFonts w:cstheme="minorHAnsi"/>
          <w:sz w:val="24"/>
          <w:szCs w:val="24"/>
        </w:rPr>
        <w:t xml:space="preserve"> means any accidental or unlawful destruction, loss, alteration, unauthorized</w:t>
      </w:r>
      <w:r w:rsidR="00B4212A" w:rsidRPr="009A0554">
        <w:rPr>
          <w:rFonts w:cstheme="minorHAnsi"/>
          <w:sz w:val="24"/>
          <w:szCs w:val="24"/>
        </w:rPr>
        <w:t xml:space="preserve"> use, or</w:t>
      </w:r>
      <w:r w:rsidRPr="009A0554">
        <w:rPr>
          <w:rFonts w:cstheme="minorHAnsi"/>
          <w:sz w:val="24"/>
          <w:szCs w:val="24"/>
        </w:rPr>
        <w:t xml:space="preserve"> disclosure of, or access to, Personal Data of the other party</w:t>
      </w:r>
      <w:r w:rsidR="00B4212A" w:rsidRPr="009A0554">
        <w:rPr>
          <w:rFonts w:cstheme="minorHAnsi"/>
          <w:sz w:val="24"/>
          <w:szCs w:val="24"/>
        </w:rPr>
        <w:t xml:space="preserve"> or to facilities hosting such Personal Data</w:t>
      </w:r>
      <w:r w:rsidRPr="009A0554">
        <w:rPr>
          <w:rFonts w:cstheme="minorHAnsi"/>
          <w:sz w:val="24"/>
          <w:szCs w:val="24"/>
        </w:rPr>
        <w:t xml:space="preserve">. For the avoidance of doubt, any Personal Data Breach of the other </w:t>
      </w:r>
      <w:r w:rsidR="00B4212A" w:rsidRPr="009A0554">
        <w:rPr>
          <w:rFonts w:cstheme="minorHAnsi"/>
          <w:sz w:val="24"/>
          <w:szCs w:val="24"/>
        </w:rPr>
        <w:t>p</w:t>
      </w:r>
      <w:r w:rsidRPr="009A0554">
        <w:rPr>
          <w:rFonts w:cstheme="minorHAnsi"/>
          <w:sz w:val="24"/>
          <w:szCs w:val="24"/>
        </w:rPr>
        <w:t xml:space="preserve">arty’s Personal Data will comprise a Security Incident. </w:t>
      </w:r>
    </w:p>
    <w:p w14:paraId="713F5B3A" w14:textId="49B336B3" w:rsidR="009D6A5D" w:rsidRPr="009A0554" w:rsidRDefault="009D6A5D" w:rsidP="002E3327">
      <w:pPr>
        <w:pStyle w:val="ListParagraph"/>
        <w:numPr>
          <w:ilvl w:val="1"/>
          <w:numId w:val="14"/>
        </w:numPr>
        <w:spacing w:line="240" w:lineRule="auto"/>
        <w:ind w:left="540" w:hanging="540"/>
        <w:contextualSpacing w:val="0"/>
        <w:jc w:val="both"/>
        <w:rPr>
          <w:rFonts w:cstheme="minorHAnsi"/>
          <w:sz w:val="24"/>
          <w:szCs w:val="24"/>
        </w:rPr>
      </w:pPr>
      <w:r w:rsidRPr="009A0554">
        <w:rPr>
          <w:b/>
          <w:bCs/>
          <w:sz w:val="24"/>
          <w:szCs w:val="24"/>
        </w:rPr>
        <w:t>Services</w:t>
      </w:r>
      <w:r w:rsidRPr="009A0554">
        <w:rPr>
          <w:sz w:val="24"/>
          <w:szCs w:val="24"/>
        </w:rPr>
        <w:t xml:space="preserve"> means the services provided to the Company by Vendor in accordance with the Agreement.</w:t>
      </w:r>
    </w:p>
    <w:p w14:paraId="223A7600" w14:textId="193E9E7B" w:rsidR="004A2941" w:rsidRPr="00663B27" w:rsidRDefault="00F259E8" w:rsidP="002E3327">
      <w:pPr>
        <w:pStyle w:val="ListParagraph"/>
        <w:numPr>
          <w:ilvl w:val="1"/>
          <w:numId w:val="14"/>
        </w:numPr>
        <w:spacing w:line="240" w:lineRule="auto"/>
        <w:ind w:left="540" w:hanging="540"/>
        <w:contextualSpacing w:val="0"/>
        <w:jc w:val="both"/>
        <w:rPr>
          <w:ins w:id="2" w:author="Legal" w:date="2022-01-11T15:42:00Z"/>
          <w:rFonts w:cstheme="minorHAnsi"/>
          <w:sz w:val="24"/>
          <w:szCs w:val="24"/>
        </w:rPr>
      </w:pPr>
      <w:r w:rsidRPr="009A0554">
        <w:rPr>
          <w:rFonts w:cs="Calibri"/>
          <w:b/>
          <w:bCs/>
          <w:sz w:val="24"/>
          <w:szCs w:val="24"/>
        </w:rPr>
        <w:t>Standard Contractual Clauses</w:t>
      </w:r>
      <w:r w:rsidRPr="009A0554">
        <w:rPr>
          <w:rFonts w:cs="Calibri"/>
          <w:sz w:val="24"/>
          <w:szCs w:val="24"/>
        </w:rPr>
        <w:t xml:space="preserve"> or </w:t>
      </w:r>
      <w:r w:rsidRPr="009A0554">
        <w:rPr>
          <w:rFonts w:cs="Calibri"/>
          <w:b/>
          <w:bCs/>
          <w:sz w:val="24"/>
          <w:szCs w:val="24"/>
        </w:rPr>
        <w:t>SCC</w:t>
      </w:r>
      <w:r w:rsidRPr="009A0554">
        <w:rPr>
          <w:rFonts w:cs="Calibri"/>
          <w:sz w:val="24"/>
          <w:szCs w:val="24"/>
        </w:rPr>
        <w:t xml:space="preserve"> </w:t>
      </w:r>
      <w:r w:rsidR="009D6A5D" w:rsidRPr="009A0554">
        <w:rPr>
          <w:sz w:val="24"/>
          <w:szCs w:val="24"/>
        </w:rPr>
        <w:t xml:space="preserve">means the Standard Contractual Clauses </w:t>
      </w:r>
      <w:r w:rsidR="00EA11DB" w:rsidRPr="00EA11DB">
        <w:rPr>
          <w:sz w:val="24"/>
          <w:szCs w:val="24"/>
        </w:rPr>
        <w:t>for the transfer of personal data to third countries</w:t>
      </w:r>
      <w:commentRangeStart w:id="3"/>
      <w:commentRangeStart w:id="4"/>
      <w:commentRangeEnd w:id="3"/>
      <w:r w:rsidR="0037655E">
        <w:rPr>
          <w:rStyle w:val="CommentReference"/>
        </w:rPr>
        <w:commentReference w:id="3"/>
      </w:r>
      <w:commentRangeEnd w:id="4"/>
      <w:r w:rsidR="00E4538D">
        <w:rPr>
          <w:rStyle w:val="CommentReference"/>
        </w:rPr>
        <w:commentReference w:id="4"/>
      </w:r>
      <w:r w:rsidR="009D6A5D" w:rsidRPr="009A0554">
        <w:rPr>
          <w:sz w:val="24"/>
          <w:szCs w:val="24"/>
        </w:rPr>
        <w:t>, as approved by the European Commission Implementing Decision (EU) 2021/914 of 4 June 2021, including all Annexes thereto, that are currently located at</w:t>
      </w:r>
      <w:r w:rsidR="0037655E">
        <w:rPr>
          <w:sz w:val="24"/>
          <w:szCs w:val="24"/>
        </w:rPr>
        <w:t xml:space="preserve">: </w:t>
      </w:r>
      <w:hyperlink r:id="rId9" w:history="1">
        <w:r w:rsidR="0037655E" w:rsidRPr="0037655E">
          <w:rPr>
            <w:rStyle w:val="Hyperlink"/>
            <w:sz w:val="24"/>
            <w:szCs w:val="24"/>
            <w:lang w:val="en-GB"/>
          </w:rPr>
          <w:t>https://eur-lex.europa.eu/eli/dec_impl/2021/914/oj</w:t>
        </w:r>
      </w:hyperlink>
      <w:r w:rsidRPr="009A0554">
        <w:rPr>
          <w:rFonts w:cs="Calibri"/>
          <w:sz w:val="24"/>
          <w:szCs w:val="24"/>
        </w:rPr>
        <w:t>. </w:t>
      </w:r>
    </w:p>
    <w:p w14:paraId="1252908E" w14:textId="2080A527" w:rsidR="00B03EB9" w:rsidRPr="00B03EB9" w:rsidRDefault="00B03EB9" w:rsidP="00B03EB9">
      <w:pPr>
        <w:pStyle w:val="ListParagraph"/>
        <w:numPr>
          <w:ilvl w:val="1"/>
          <w:numId w:val="14"/>
        </w:numPr>
        <w:spacing w:line="240" w:lineRule="auto"/>
        <w:ind w:left="540" w:hanging="540"/>
        <w:contextualSpacing w:val="0"/>
        <w:jc w:val="both"/>
        <w:rPr>
          <w:rFonts w:cstheme="minorHAnsi"/>
          <w:sz w:val="24"/>
          <w:szCs w:val="24"/>
        </w:rPr>
      </w:pPr>
      <w:ins w:id="5" w:author="Legal" w:date="2022-01-11T15:42:00Z">
        <w:r w:rsidRPr="00B03EB9">
          <w:rPr>
            <w:b/>
            <w:bCs/>
            <w:sz w:val="24"/>
            <w:szCs w:val="24"/>
            <w:rPrChange w:id="6" w:author="Legal" w:date="2022-01-11T15:43:00Z">
              <w:rPr>
                <w:rFonts w:ascii="Arial" w:hAnsi="Arial" w:cs="Arial"/>
                <w:b/>
                <w:bCs/>
                <w:sz w:val="20"/>
                <w:szCs w:val="20"/>
              </w:rPr>
            </w:rPrChange>
          </w:rPr>
          <w:t>Sub-processor</w:t>
        </w:r>
        <w:r w:rsidRPr="00B03EB9">
          <w:rPr>
            <w:sz w:val="24"/>
            <w:szCs w:val="24"/>
            <w:rPrChange w:id="7" w:author="Legal" w:date="2022-01-11T15:43:00Z">
              <w:rPr>
                <w:rFonts w:ascii="Arial" w:hAnsi="Arial" w:cs="Arial"/>
                <w:b/>
                <w:bCs/>
                <w:sz w:val="20"/>
                <w:szCs w:val="20"/>
              </w:rPr>
            </w:rPrChange>
          </w:rPr>
          <w:t xml:space="preserve"> </w:t>
        </w:r>
        <w:r w:rsidRPr="00B03EB9">
          <w:rPr>
            <w:sz w:val="24"/>
            <w:szCs w:val="24"/>
            <w:rPrChange w:id="8" w:author="Legal" w:date="2022-01-11T15:43:00Z">
              <w:rPr>
                <w:rFonts w:ascii="Arial" w:hAnsi="Arial" w:cs="Arial"/>
                <w:sz w:val="20"/>
                <w:szCs w:val="20"/>
              </w:rPr>
            </w:rPrChange>
          </w:rPr>
          <w:t>means an entity engaged by the Data Processor which agrees to receive Personal Data from the Data Processor exclusively intended for the Processing activities to be carried out as part of the Services.</w:t>
        </w:r>
      </w:ins>
    </w:p>
    <w:p w14:paraId="18F2CB0E" w14:textId="5BECF2A4" w:rsidR="00A83808" w:rsidRPr="009A0554" w:rsidRDefault="00A83808" w:rsidP="002E3327">
      <w:pPr>
        <w:pStyle w:val="ListParagraph"/>
        <w:numPr>
          <w:ilvl w:val="1"/>
          <w:numId w:val="14"/>
        </w:numPr>
        <w:spacing w:line="240" w:lineRule="auto"/>
        <w:ind w:left="540" w:hanging="540"/>
        <w:contextualSpacing w:val="0"/>
        <w:jc w:val="both"/>
        <w:rPr>
          <w:rFonts w:cstheme="minorHAnsi"/>
          <w:sz w:val="24"/>
          <w:szCs w:val="24"/>
        </w:rPr>
      </w:pPr>
      <w:r w:rsidRPr="009A0554">
        <w:rPr>
          <w:b/>
          <w:bCs/>
          <w:sz w:val="24"/>
          <w:szCs w:val="24"/>
        </w:rPr>
        <w:t>UK GDPR</w:t>
      </w:r>
      <w:r w:rsidRPr="009A0554">
        <w:rPr>
          <w:sz w:val="24"/>
          <w:szCs w:val="24"/>
        </w:rPr>
        <w:t xml:space="preserve"> means the Data Protection Act 2018, as well as the GDPR as it forms part of the law of England and Wales, </w:t>
      </w:r>
      <w:proofErr w:type="gramStart"/>
      <w:r w:rsidRPr="009A0554">
        <w:rPr>
          <w:sz w:val="24"/>
          <w:szCs w:val="24"/>
        </w:rPr>
        <w:t>Scotland</w:t>
      </w:r>
      <w:proofErr w:type="gramEnd"/>
      <w:r w:rsidRPr="009A0554">
        <w:rPr>
          <w:sz w:val="24"/>
          <w:szCs w:val="24"/>
        </w:rPr>
        <w:t xml:space="preserve"> and Northern Ireland by virtue of section 3 of the European Union (Withdrawal) Act 2018 and as amended by the Data Protection, Privacy and Electronic Communications (Amendments etc.) (EU Exit) Regulations 2019 (SI 2019/419).</w:t>
      </w:r>
    </w:p>
    <w:p w14:paraId="732C5CBF" w14:textId="77777777" w:rsidR="00F1111C" w:rsidRPr="009A0554" w:rsidRDefault="008C1F15" w:rsidP="0086728A">
      <w:pPr>
        <w:pStyle w:val="ListParagraph"/>
        <w:numPr>
          <w:ilvl w:val="0"/>
          <w:numId w:val="4"/>
        </w:numPr>
        <w:spacing w:line="240" w:lineRule="auto"/>
        <w:ind w:left="450"/>
        <w:contextualSpacing w:val="0"/>
        <w:jc w:val="both"/>
        <w:rPr>
          <w:rFonts w:cstheme="minorHAnsi"/>
          <w:sz w:val="24"/>
          <w:szCs w:val="24"/>
        </w:rPr>
      </w:pPr>
      <w:r w:rsidRPr="009A0554">
        <w:rPr>
          <w:rFonts w:cstheme="minorHAnsi"/>
          <w:b/>
          <w:bCs/>
          <w:color w:val="000000"/>
          <w:sz w:val="24"/>
          <w:szCs w:val="24"/>
        </w:rPr>
        <w:t>RELATIONSHIP</w:t>
      </w:r>
      <w:r w:rsidRPr="009A0554">
        <w:rPr>
          <w:rFonts w:cstheme="minorHAnsi"/>
          <w:b/>
          <w:bCs/>
          <w:sz w:val="24"/>
          <w:szCs w:val="24"/>
        </w:rPr>
        <w:t xml:space="preserve"> OF THE PARTIES </w:t>
      </w:r>
    </w:p>
    <w:p w14:paraId="04ACC8C1" w14:textId="78D5B5FD" w:rsidR="00A83808" w:rsidRPr="009A0554" w:rsidRDefault="00167727" w:rsidP="002E3327">
      <w:pPr>
        <w:pStyle w:val="ListParagraph"/>
        <w:numPr>
          <w:ilvl w:val="1"/>
          <w:numId w:val="15"/>
        </w:numPr>
        <w:tabs>
          <w:tab w:val="left" w:pos="720"/>
          <w:tab w:val="left" w:pos="810"/>
        </w:tabs>
        <w:spacing w:line="240" w:lineRule="auto"/>
        <w:ind w:left="540" w:hanging="450"/>
        <w:contextualSpacing w:val="0"/>
        <w:jc w:val="both"/>
        <w:rPr>
          <w:rFonts w:cstheme="minorHAnsi"/>
          <w:sz w:val="24"/>
          <w:szCs w:val="24"/>
        </w:rPr>
      </w:pPr>
      <w:r w:rsidRPr="009A0554">
        <w:rPr>
          <w:rFonts w:cstheme="minorHAnsi"/>
          <w:sz w:val="24"/>
          <w:szCs w:val="24"/>
        </w:rPr>
        <w:t xml:space="preserve">The parties agree and acknowledge that under the performance of their obligations set forth in the </w:t>
      </w:r>
      <w:r w:rsidR="008D38F2" w:rsidRPr="009A0554">
        <w:rPr>
          <w:rFonts w:cstheme="minorHAnsi"/>
          <w:sz w:val="24"/>
          <w:szCs w:val="24"/>
        </w:rPr>
        <w:t>A</w:t>
      </w:r>
      <w:r w:rsidRPr="009A0554">
        <w:rPr>
          <w:rFonts w:cstheme="minorHAnsi"/>
          <w:sz w:val="24"/>
          <w:szCs w:val="24"/>
        </w:rPr>
        <w:t>greement</w:t>
      </w:r>
      <w:r w:rsidR="00804B17" w:rsidRPr="009A0554">
        <w:rPr>
          <w:rFonts w:cstheme="minorHAnsi"/>
          <w:sz w:val="24"/>
          <w:szCs w:val="24"/>
        </w:rPr>
        <w:t xml:space="preserve"> </w:t>
      </w:r>
      <w:r w:rsidRPr="009A0554">
        <w:rPr>
          <w:rFonts w:cstheme="minorHAnsi"/>
          <w:sz w:val="24"/>
          <w:szCs w:val="24"/>
        </w:rPr>
        <w:t>and with respect to the Processing of Personal Data,</w:t>
      </w:r>
      <w:r w:rsidR="008D38F2" w:rsidRPr="009A0554">
        <w:rPr>
          <w:rFonts w:cstheme="minorHAnsi"/>
          <w:sz w:val="24"/>
          <w:szCs w:val="24"/>
        </w:rPr>
        <w:t xml:space="preserve"> specifically the Company Data,</w:t>
      </w:r>
      <w:r w:rsidRPr="009A0554">
        <w:rPr>
          <w:rFonts w:cstheme="minorHAnsi"/>
          <w:sz w:val="24"/>
          <w:szCs w:val="24"/>
        </w:rPr>
        <w:t xml:space="preserve"> the Company is the </w:t>
      </w:r>
      <w:proofErr w:type="gramStart"/>
      <w:r w:rsidRPr="009A0554">
        <w:rPr>
          <w:rFonts w:cstheme="minorHAnsi"/>
          <w:sz w:val="24"/>
          <w:szCs w:val="24"/>
        </w:rPr>
        <w:t>Controller</w:t>
      </w:r>
      <w:proofErr w:type="gramEnd"/>
      <w:r w:rsidRPr="009A0554">
        <w:rPr>
          <w:rFonts w:cstheme="minorHAnsi"/>
          <w:sz w:val="24"/>
          <w:szCs w:val="24"/>
        </w:rPr>
        <w:t xml:space="preserve"> and the </w:t>
      </w:r>
      <w:r w:rsidR="00B6244E" w:rsidRPr="009A0554">
        <w:rPr>
          <w:rFonts w:cstheme="minorHAnsi"/>
          <w:sz w:val="24"/>
          <w:szCs w:val="24"/>
        </w:rPr>
        <w:t>Vendor</w:t>
      </w:r>
      <w:r w:rsidRPr="009A0554">
        <w:rPr>
          <w:rFonts w:cstheme="minorHAnsi"/>
          <w:sz w:val="24"/>
          <w:szCs w:val="24"/>
        </w:rPr>
        <w:t xml:space="preserve"> is the Processor</w:t>
      </w:r>
      <w:r w:rsidR="00D26647" w:rsidRPr="009A0554">
        <w:rPr>
          <w:rFonts w:cstheme="minorHAnsi"/>
          <w:sz w:val="24"/>
          <w:szCs w:val="24"/>
        </w:rPr>
        <w:t xml:space="preserve"> of behalf of Company</w:t>
      </w:r>
      <w:r w:rsidRPr="009A0554">
        <w:rPr>
          <w:rFonts w:cstheme="minorHAnsi"/>
          <w:sz w:val="24"/>
          <w:szCs w:val="24"/>
        </w:rPr>
        <w:t xml:space="preserve">. </w:t>
      </w:r>
    </w:p>
    <w:p w14:paraId="07EF05F9" w14:textId="0F9F5956" w:rsidR="00D26647" w:rsidRPr="009A0554" w:rsidRDefault="00167727" w:rsidP="002E3327">
      <w:pPr>
        <w:pStyle w:val="ListParagraph"/>
        <w:numPr>
          <w:ilvl w:val="1"/>
          <w:numId w:val="15"/>
        </w:numPr>
        <w:tabs>
          <w:tab w:val="left" w:pos="720"/>
          <w:tab w:val="left" w:pos="810"/>
        </w:tabs>
        <w:spacing w:line="240" w:lineRule="auto"/>
        <w:ind w:left="540" w:hanging="450"/>
        <w:contextualSpacing w:val="0"/>
        <w:jc w:val="both"/>
        <w:rPr>
          <w:rFonts w:cstheme="minorHAnsi"/>
          <w:sz w:val="24"/>
          <w:szCs w:val="24"/>
        </w:rPr>
      </w:pPr>
      <w:r w:rsidRPr="009A0554">
        <w:rPr>
          <w:rFonts w:cstheme="minorHAnsi"/>
          <w:sz w:val="24"/>
          <w:szCs w:val="24"/>
        </w:rPr>
        <w:t>Each party shall be individually and separately responsible for complying with the obligations that apply to it</w:t>
      </w:r>
      <w:r w:rsidR="003C4396">
        <w:rPr>
          <w:rFonts w:cstheme="minorHAnsi"/>
          <w:sz w:val="24"/>
          <w:szCs w:val="24"/>
        </w:rPr>
        <w:t>s</w:t>
      </w:r>
      <w:r w:rsidRPr="009A0554">
        <w:rPr>
          <w:rFonts w:cstheme="minorHAnsi"/>
          <w:sz w:val="24"/>
          <w:szCs w:val="24"/>
        </w:rPr>
        <w:t xml:space="preserve"> subject to the Data Protection Law. </w:t>
      </w:r>
      <w:r w:rsidR="00D26647" w:rsidRPr="009A0554">
        <w:rPr>
          <w:rFonts w:cstheme="minorHAnsi"/>
          <w:sz w:val="24"/>
          <w:szCs w:val="24"/>
        </w:rPr>
        <w:t xml:space="preserve">The subject-matter and duration of the Processing carried out by the Processor in connection with the </w:t>
      </w:r>
      <w:r w:rsidR="008D38F2" w:rsidRPr="009A0554">
        <w:rPr>
          <w:rFonts w:cstheme="minorHAnsi"/>
          <w:sz w:val="24"/>
          <w:szCs w:val="24"/>
        </w:rPr>
        <w:t>A</w:t>
      </w:r>
      <w:r w:rsidR="00804B17" w:rsidRPr="009A0554">
        <w:rPr>
          <w:rFonts w:cstheme="minorHAnsi"/>
          <w:sz w:val="24"/>
          <w:szCs w:val="24"/>
        </w:rPr>
        <w:t>greement</w:t>
      </w:r>
      <w:r w:rsidR="00D26647" w:rsidRPr="009A0554">
        <w:rPr>
          <w:rFonts w:cstheme="minorHAnsi"/>
          <w:sz w:val="24"/>
          <w:szCs w:val="24"/>
        </w:rPr>
        <w:t xml:space="preserve">, the nature and purpose of the Processing, the type of Personal Data and categories of Data Subjects are described in </w:t>
      </w:r>
      <w:r w:rsidR="000342F3" w:rsidRPr="009A0554">
        <w:rPr>
          <w:rFonts w:cstheme="minorHAnsi"/>
          <w:b/>
          <w:bCs/>
          <w:sz w:val="24"/>
          <w:szCs w:val="24"/>
        </w:rPr>
        <w:t>ANNEX A</w:t>
      </w:r>
      <w:r w:rsidR="00D26647" w:rsidRPr="009A0554">
        <w:rPr>
          <w:rFonts w:cstheme="minorHAnsi"/>
          <w:sz w:val="24"/>
          <w:szCs w:val="24"/>
        </w:rPr>
        <w:t xml:space="preserve">. </w:t>
      </w:r>
    </w:p>
    <w:p w14:paraId="220E1E70" w14:textId="3FD68034" w:rsidR="003C4396" w:rsidRPr="004A2941" w:rsidRDefault="0067389E" w:rsidP="003C4396">
      <w:pPr>
        <w:pStyle w:val="ListParagraph"/>
        <w:numPr>
          <w:ilvl w:val="1"/>
          <w:numId w:val="15"/>
        </w:numPr>
        <w:tabs>
          <w:tab w:val="left" w:pos="720"/>
          <w:tab w:val="left" w:pos="810"/>
        </w:tabs>
        <w:ind w:left="540" w:hanging="450"/>
        <w:contextualSpacing w:val="0"/>
        <w:jc w:val="both"/>
        <w:rPr>
          <w:rFonts w:cstheme="minorHAnsi"/>
          <w:sz w:val="24"/>
          <w:szCs w:val="24"/>
          <w:lang w:val="en-GB"/>
        </w:rPr>
      </w:pPr>
      <w:r w:rsidRPr="009A0554">
        <w:rPr>
          <w:rFonts w:cstheme="minorHAnsi"/>
          <w:sz w:val="24"/>
          <w:szCs w:val="24"/>
        </w:rPr>
        <w:t>Without limiting the generality of the above, Processor shall: (a) comply with all Applicable Data Protection Laws in the Processing of Company Data; and (b) not Process Company Data other than as required for the purpose defined in the Agreement and this DPA;</w:t>
      </w:r>
      <w:r w:rsidRPr="003D3FF6">
        <w:rPr>
          <w:rFonts w:cstheme="minorHAnsi"/>
          <w:sz w:val="24"/>
          <w:szCs w:val="24"/>
        </w:rPr>
        <w:t xml:space="preserve"> and (</w:t>
      </w:r>
      <w:r w:rsidRPr="001712D8">
        <w:rPr>
          <w:rFonts w:cstheme="minorHAnsi"/>
          <w:sz w:val="24"/>
          <w:szCs w:val="24"/>
          <w:lang w:val="en-GB"/>
        </w:rPr>
        <w:t>c) not Process Company Data other than instructed by Company</w:t>
      </w:r>
      <w:commentRangeStart w:id="9"/>
      <w:r w:rsidR="003C4396" w:rsidRPr="001712D8">
        <w:rPr>
          <w:rFonts w:cstheme="minorHAnsi"/>
          <w:sz w:val="24"/>
          <w:szCs w:val="24"/>
          <w:lang w:val="en-GB"/>
        </w:rPr>
        <w:t xml:space="preserve">, except where otherwise required by applicable law. Vendor will immediately inform Company if, in its opinion, an instruction is in breach of Applicable </w:t>
      </w:r>
      <w:r w:rsidR="004A2941" w:rsidRPr="001712D8">
        <w:rPr>
          <w:rFonts w:cstheme="minorHAnsi"/>
          <w:sz w:val="24"/>
          <w:szCs w:val="24"/>
          <w:lang w:val="en-GB"/>
        </w:rPr>
        <w:t>D</w:t>
      </w:r>
      <w:r w:rsidR="003C4396" w:rsidRPr="001712D8">
        <w:rPr>
          <w:rFonts w:cstheme="minorHAnsi"/>
          <w:sz w:val="24"/>
          <w:szCs w:val="24"/>
          <w:lang w:val="en-GB"/>
        </w:rPr>
        <w:t xml:space="preserve">ata </w:t>
      </w:r>
      <w:r w:rsidR="004A2941" w:rsidRPr="001712D8">
        <w:rPr>
          <w:rFonts w:cstheme="minorHAnsi"/>
          <w:sz w:val="24"/>
          <w:szCs w:val="24"/>
          <w:lang w:val="en-GB"/>
        </w:rPr>
        <w:t>P</w:t>
      </w:r>
      <w:r w:rsidR="003C4396" w:rsidRPr="001712D8">
        <w:rPr>
          <w:rFonts w:cstheme="minorHAnsi"/>
          <w:sz w:val="24"/>
          <w:szCs w:val="24"/>
          <w:lang w:val="en-GB"/>
        </w:rPr>
        <w:t xml:space="preserve">rotection </w:t>
      </w:r>
      <w:r w:rsidR="004A2941" w:rsidRPr="001712D8">
        <w:rPr>
          <w:rFonts w:cstheme="minorHAnsi"/>
          <w:sz w:val="24"/>
          <w:szCs w:val="24"/>
          <w:lang w:val="en-GB"/>
        </w:rPr>
        <w:t>L</w:t>
      </w:r>
      <w:r w:rsidR="003C4396" w:rsidRPr="001712D8">
        <w:rPr>
          <w:rFonts w:cstheme="minorHAnsi"/>
          <w:sz w:val="24"/>
          <w:szCs w:val="24"/>
          <w:lang w:val="en-GB"/>
        </w:rPr>
        <w:t>aws or if the Vendor is unable to follow Company’s instructions.</w:t>
      </w:r>
      <w:commentRangeEnd w:id="9"/>
      <w:r w:rsidR="00E4538D">
        <w:rPr>
          <w:rStyle w:val="CommentReference"/>
        </w:rPr>
        <w:commentReference w:id="9"/>
      </w:r>
    </w:p>
    <w:p w14:paraId="77C4DB39" w14:textId="0D70B78D" w:rsidR="00F1111C" w:rsidRPr="001712D8" w:rsidRDefault="00F1111C" w:rsidP="001712D8">
      <w:pPr>
        <w:tabs>
          <w:tab w:val="left" w:pos="720"/>
          <w:tab w:val="left" w:pos="810"/>
        </w:tabs>
        <w:spacing w:line="240" w:lineRule="auto"/>
        <w:ind w:left="90"/>
        <w:jc w:val="both"/>
        <w:rPr>
          <w:rFonts w:cstheme="minorHAnsi"/>
          <w:sz w:val="24"/>
          <w:szCs w:val="24"/>
        </w:rPr>
      </w:pPr>
    </w:p>
    <w:p w14:paraId="68FFEE7D" w14:textId="77777777" w:rsidR="00CE2BC1" w:rsidRPr="003D3FF6" w:rsidRDefault="00F1111C" w:rsidP="0086728A">
      <w:pPr>
        <w:pStyle w:val="ListParagraph"/>
        <w:numPr>
          <w:ilvl w:val="0"/>
          <w:numId w:val="4"/>
        </w:numPr>
        <w:spacing w:line="240" w:lineRule="auto"/>
        <w:ind w:left="450"/>
        <w:contextualSpacing w:val="0"/>
        <w:jc w:val="both"/>
        <w:rPr>
          <w:rFonts w:cstheme="minorHAnsi"/>
          <w:b/>
          <w:bCs/>
          <w:color w:val="000000"/>
          <w:sz w:val="24"/>
          <w:szCs w:val="24"/>
        </w:rPr>
      </w:pPr>
      <w:r w:rsidRPr="003D3FF6">
        <w:rPr>
          <w:rFonts w:cstheme="minorHAnsi"/>
          <w:b/>
          <w:bCs/>
          <w:color w:val="000000"/>
          <w:sz w:val="24"/>
          <w:szCs w:val="24"/>
        </w:rPr>
        <w:t xml:space="preserve">PROCESSING </w:t>
      </w:r>
      <w:r w:rsidR="00D26647" w:rsidRPr="003D3FF6">
        <w:rPr>
          <w:rFonts w:cstheme="minorHAnsi"/>
          <w:b/>
          <w:bCs/>
          <w:color w:val="000000"/>
          <w:sz w:val="24"/>
          <w:szCs w:val="24"/>
        </w:rPr>
        <w:t xml:space="preserve">AND PROTECTION </w:t>
      </w:r>
      <w:r w:rsidRPr="003D3FF6">
        <w:rPr>
          <w:rFonts w:cstheme="minorHAnsi"/>
          <w:b/>
          <w:bCs/>
          <w:color w:val="000000"/>
          <w:sz w:val="24"/>
          <w:szCs w:val="24"/>
        </w:rPr>
        <w:t xml:space="preserve">OF PERSONAL DATA </w:t>
      </w:r>
    </w:p>
    <w:p w14:paraId="035ACEB7" w14:textId="46364C54" w:rsidR="007211AC" w:rsidRPr="0086728A" w:rsidRDefault="007211AC" w:rsidP="003D3FF6">
      <w:pPr>
        <w:pStyle w:val="Default"/>
        <w:numPr>
          <w:ilvl w:val="1"/>
          <w:numId w:val="16"/>
        </w:numPr>
        <w:spacing w:after="240"/>
        <w:ind w:left="540" w:hanging="450"/>
        <w:jc w:val="both"/>
        <w:rPr>
          <w:rFonts w:asciiTheme="minorHAnsi" w:hAnsiTheme="minorHAnsi" w:cstheme="minorHAnsi"/>
          <w:sz w:val="22"/>
          <w:szCs w:val="22"/>
        </w:rPr>
      </w:pPr>
      <w:r w:rsidRPr="003D3FF6">
        <w:t>When Processing on Company’s behalf under the Agreement, Vendor shall Process Personal Data solely for the following purposes: (i) Processing in accordance with the Agreement and this DPA; (ii) Processing in accordance with Company’s documented instructions, where such instructions are consistent with the terms of the Agreement; (iii) Processing as required under Data Protection Laws applicable to Processor, provided that</w:t>
      </w:r>
      <w:r>
        <w:t xml:space="preserve"> Processor shall inform Company of the legal requirement in advance, unless such law or order prohibit such information on important grounds of public interest.</w:t>
      </w:r>
    </w:p>
    <w:p w14:paraId="2C9F020D" w14:textId="7A7B7DFA" w:rsidR="007211AC" w:rsidRPr="003D3FF6" w:rsidRDefault="007211AC" w:rsidP="003D3FF6">
      <w:pPr>
        <w:pStyle w:val="Default"/>
        <w:numPr>
          <w:ilvl w:val="1"/>
          <w:numId w:val="16"/>
        </w:numPr>
        <w:spacing w:after="240"/>
        <w:ind w:left="540" w:hanging="450"/>
        <w:jc w:val="both"/>
      </w:pPr>
      <w:r>
        <w:t xml:space="preserve">Processor shall inform Company without undue delay if, in Processor’s opinion, an instruction for the Processing of Personal Data given by Company infringes applicable Data Protection Laws. In such event, Processor shall (a) inform </w:t>
      </w:r>
      <w:r w:rsidR="0018210E">
        <w:t>Company</w:t>
      </w:r>
      <w:r>
        <w:t xml:space="preserve">, providing relevant details of the issue, (b) upon request of </w:t>
      </w:r>
      <w:r w:rsidR="0018210E">
        <w:t>Company</w:t>
      </w:r>
      <w:r>
        <w:t xml:space="preserve">, temporarily cease all Processing of the affected Personal Data (other than securely storing such data), and (c) if the Parties do not agree on a resolution to the issue in question and the costs thereof, </w:t>
      </w:r>
      <w:del w:id="10" w:author="Legal" w:date="2022-01-11T15:11:00Z">
        <w:r w:rsidR="0018210E" w:rsidDel="00F36532">
          <w:delText>Company</w:delText>
        </w:r>
        <w:r w:rsidDel="00F36532">
          <w:delText xml:space="preserve"> </w:delText>
        </w:r>
      </w:del>
      <w:commentRangeStart w:id="11"/>
      <w:ins w:id="12" w:author="Legal" w:date="2022-01-11T15:11:00Z">
        <w:r w:rsidR="00F36532">
          <w:t>Parties</w:t>
        </w:r>
        <w:r w:rsidR="00F36532">
          <w:t xml:space="preserve"> </w:t>
        </w:r>
        <w:commentRangeEnd w:id="11"/>
        <w:r w:rsidR="00F36532">
          <w:rPr>
            <w:rStyle w:val="CommentReference"/>
            <w:rFonts w:asciiTheme="minorHAnsi" w:hAnsiTheme="minorHAnsi" w:cstheme="minorBidi"/>
            <w:color w:val="auto"/>
          </w:rPr>
          <w:commentReference w:id="11"/>
        </w:r>
      </w:ins>
      <w:r>
        <w:t>may terminate the Agreement and/or this DPA with respect to the affected Processing.</w:t>
      </w:r>
    </w:p>
    <w:p w14:paraId="3D6D2D0B" w14:textId="19E54B58" w:rsidR="00CE2DA6" w:rsidRPr="003D3FF6" w:rsidRDefault="0018210E" w:rsidP="003D3FF6">
      <w:pPr>
        <w:pStyle w:val="Default"/>
        <w:numPr>
          <w:ilvl w:val="1"/>
          <w:numId w:val="16"/>
        </w:numPr>
        <w:spacing w:after="240"/>
        <w:ind w:left="540" w:hanging="450"/>
        <w:jc w:val="both"/>
      </w:pPr>
      <w:r w:rsidRPr="003D3FF6">
        <w:t xml:space="preserve">Without derogating from the above, with </w:t>
      </w:r>
      <w:r w:rsidR="00D26647" w:rsidRPr="003D3FF6">
        <w:t>respect</w:t>
      </w:r>
      <w:r w:rsidRPr="003D3FF6">
        <w:t xml:space="preserve"> to Processing activities</w:t>
      </w:r>
      <w:r w:rsidR="00546997" w:rsidRPr="003D3FF6">
        <w:t xml:space="preserve"> </w:t>
      </w:r>
      <w:r w:rsidR="00D26647" w:rsidRPr="003D3FF6">
        <w:t xml:space="preserve">of Personal Data by </w:t>
      </w:r>
      <w:r w:rsidR="00B6244E" w:rsidRPr="003D3FF6">
        <w:t>Vendor</w:t>
      </w:r>
      <w:r w:rsidR="00D26647" w:rsidRPr="003D3FF6">
        <w:t xml:space="preserve">, </w:t>
      </w:r>
      <w:r w:rsidR="00546997" w:rsidRPr="003D3FF6">
        <w:t xml:space="preserve">Vendor represents and warrants that </w:t>
      </w:r>
      <w:r w:rsidR="00D26647" w:rsidRPr="003D3FF6">
        <w:t xml:space="preserve">it: (a) </w:t>
      </w:r>
      <w:r w:rsidR="00546997" w:rsidRPr="003D3FF6">
        <w:t xml:space="preserve">will </w:t>
      </w:r>
      <w:r w:rsidR="00D26647" w:rsidRPr="003D3FF6">
        <w:t xml:space="preserve">treat all Company Data processed by it on behalf of </w:t>
      </w:r>
      <w:r w:rsidR="006473D5" w:rsidRPr="003D3FF6">
        <w:t>the Company</w:t>
      </w:r>
      <w:r w:rsidR="00D26647" w:rsidRPr="003D3FF6">
        <w:t xml:space="preserve"> as confidential and ensure that persons </w:t>
      </w:r>
      <w:r w:rsidR="005B0136" w:rsidRPr="003D3FF6">
        <w:t>authorized</w:t>
      </w:r>
      <w:r w:rsidR="00D26647" w:rsidRPr="003D3FF6">
        <w:t xml:space="preserve"> to Process the Personal Data have committed themselves to</w:t>
      </w:r>
      <w:r w:rsidR="006473D5" w:rsidRPr="003D3FF6">
        <w:t xml:space="preserve"> </w:t>
      </w:r>
      <w:r w:rsidR="00D26647" w:rsidRPr="003D3FF6">
        <w:t>confidentiality or are under an appropriate statutory obligation of confidentiality;</w:t>
      </w:r>
      <w:r w:rsidR="005B0136" w:rsidRPr="003D3FF6">
        <w:t xml:space="preserve"> </w:t>
      </w:r>
      <w:r w:rsidR="00D26647" w:rsidRPr="003D3FF6">
        <w:t>(</w:t>
      </w:r>
      <w:r w:rsidR="005615F7" w:rsidRPr="003D3FF6">
        <w:t>b</w:t>
      </w:r>
      <w:r w:rsidR="00D26647" w:rsidRPr="003D3FF6">
        <w:t xml:space="preserve">) </w:t>
      </w:r>
      <w:r w:rsidR="00546997" w:rsidRPr="003D3FF6">
        <w:t xml:space="preserve">has </w:t>
      </w:r>
      <w:r w:rsidR="00D26647" w:rsidRPr="003D3FF6">
        <w:t>implement</w:t>
      </w:r>
      <w:r w:rsidR="00546997" w:rsidRPr="003D3FF6">
        <w:t>ed</w:t>
      </w:r>
      <w:r w:rsidR="00D26647" w:rsidRPr="003D3FF6">
        <w:t xml:space="preserve"> appropriate technical and organi</w:t>
      </w:r>
      <w:r w:rsidR="005B0136" w:rsidRPr="003D3FF6">
        <w:t>z</w:t>
      </w:r>
      <w:r w:rsidR="00D26647" w:rsidRPr="003D3FF6">
        <w:t xml:space="preserve">ational measures to </w:t>
      </w:r>
      <w:r w:rsidR="00546997" w:rsidRPr="003D3FF6">
        <w:t xml:space="preserve">ensure the privacy of Data Subjects and the security of Company Data, </w:t>
      </w:r>
      <w:r w:rsidR="00546997" w:rsidRPr="00F1554E">
        <w:t xml:space="preserve">and that Vendor has implemented a mechanism to </w:t>
      </w:r>
      <w:r w:rsidR="00D26647" w:rsidRPr="00F1554E">
        <w:t xml:space="preserve">exercise rights by a Data Subject under </w:t>
      </w:r>
      <w:r w:rsidR="005B0136" w:rsidRPr="00F1554E">
        <w:t>a</w:t>
      </w:r>
      <w:r w:rsidR="00D26647" w:rsidRPr="00F1554E">
        <w:t>pplicable Data Protection Law</w:t>
      </w:r>
      <w:commentRangeStart w:id="13"/>
      <w:r w:rsidR="00F1554E">
        <w:t>, whose Personal Data is processed by Vendor on behalf of the Company</w:t>
      </w:r>
      <w:commentRangeEnd w:id="13"/>
      <w:r w:rsidR="000646A1">
        <w:rPr>
          <w:rStyle w:val="CommentReference"/>
          <w:rFonts w:asciiTheme="minorHAnsi" w:hAnsiTheme="minorHAnsi" w:cstheme="minorBidi"/>
          <w:color w:val="auto"/>
        </w:rPr>
        <w:commentReference w:id="13"/>
      </w:r>
      <w:r w:rsidR="00546997" w:rsidRPr="003D3FF6">
        <w:t>;</w:t>
      </w:r>
      <w:r w:rsidR="00D26647" w:rsidRPr="003D3FF6">
        <w:t xml:space="preserve"> </w:t>
      </w:r>
      <w:r w:rsidR="00546997" w:rsidRPr="003D3FF6">
        <w:t xml:space="preserve"> </w:t>
      </w:r>
      <w:r w:rsidR="00D26647" w:rsidRPr="003D3FF6">
        <w:t>(</w:t>
      </w:r>
      <w:r w:rsidR="005615F7" w:rsidRPr="003D3FF6">
        <w:t>c</w:t>
      </w:r>
      <w:r w:rsidR="00D26647" w:rsidRPr="003D3FF6">
        <w:t xml:space="preserve">) </w:t>
      </w:r>
      <w:commentRangeStart w:id="14"/>
      <w:commentRangeStart w:id="15"/>
      <w:commentRangeStart w:id="16"/>
      <w:r w:rsidR="00546997" w:rsidRPr="003D3FF6">
        <w:t xml:space="preserve">will </w:t>
      </w:r>
      <w:r w:rsidR="00D26647" w:rsidRPr="003D3FF6">
        <w:t xml:space="preserve">access or transfer </w:t>
      </w:r>
      <w:r w:rsidR="00546997" w:rsidRPr="003D3FF6">
        <w:t xml:space="preserve">Personal Data </w:t>
      </w:r>
      <w:r w:rsidR="00D26647" w:rsidRPr="003D3FF6">
        <w:t>outside the</w:t>
      </w:r>
      <w:r w:rsidR="005B0136" w:rsidRPr="003D3FF6">
        <w:t xml:space="preserve"> EEA</w:t>
      </w:r>
      <w:r w:rsidR="00546997" w:rsidRPr="003D3FF6">
        <w:t xml:space="preserve"> or the UK</w:t>
      </w:r>
      <w:r w:rsidR="00957AF5">
        <w:t xml:space="preserve"> </w:t>
      </w:r>
      <w:r w:rsidR="00D54E0D" w:rsidRPr="00D54E0D">
        <w:t xml:space="preserve">as reasonably necessary to provide the Services, provided that the Processor ensures an adequate level of protection and complies with other obligations to which it is subject pursuant to this </w:t>
      </w:r>
      <w:r w:rsidR="00D54E0D">
        <w:t>DPA</w:t>
      </w:r>
      <w:r w:rsidR="00D54E0D" w:rsidRPr="00D54E0D">
        <w:t>.</w:t>
      </w:r>
      <w:r w:rsidR="00D54E0D">
        <w:t xml:space="preserve"> </w:t>
      </w:r>
      <w:r w:rsidR="0067389E" w:rsidRPr="003D3FF6">
        <w:t xml:space="preserve">and with </w:t>
      </w:r>
      <w:r w:rsidR="00D54E0D" w:rsidRPr="003D3FF6">
        <w:t>implement</w:t>
      </w:r>
      <w:r w:rsidR="00D54E0D">
        <w:t xml:space="preserve">ation of </w:t>
      </w:r>
      <w:r w:rsidR="0067389E" w:rsidRPr="003D3FF6">
        <w:t>appropriate lawful measures</w:t>
      </w:r>
      <w:r w:rsidR="00546997" w:rsidRPr="003D3FF6">
        <w:t>, including demonstrating a lawful basis for Data Transfers</w:t>
      </w:r>
      <w:r w:rsidR="00D26647" w:rsidRPr="003D3FF6">
        <w:t>;</w:t>
      </w:r>
      <w:r w:rsidR="007504CC" w:rsidRPr="003D3FF6">
        <w:t xml:space="preserve"> </w:t>
      </w:r>
      <w:commentRangeEnd w:id="14"/>
      <w:r w:rsidR="00D8643F">
        <w:rPr>
          <w:rStyle w:val="CommentReference"/>
          <w:rFonts w:asciiTheme="minorHAnsi" w:hAnsiTheme="minorHAnsi" w:cstheme="minorBidi"/>
          <w:color w:val="auto"/>
        </w:rPr>
        <w:commentReference w:id="14"/>
      </w:r>
      <w:commentRangeEnd w:id="15"/>
      <w:r w:rsidR="00AD22BE">
        <w:rPr>
          <w:rStyle w:val="CommentReference"/>
          <w:rFonts w:asciiTheme="minorHAnsi" w:hAnsiTheme="minorHAnsi" w:cstheme="minorBidi"/>
          <w:color w:val="auto"/>
        </w:rPr>
        <w:commentReference w:id="15"/>
      </w:r>
      <w:commentRangeEnd w:id="16"/>
      <w:r w:rsidR="000646A1">
        <w:rPr>
          <w:rStyle w:val="CommentReference"/>
          <w:rFonts w:asciiTheme="minorHAnsi" w:hAnsiTheme="minorHAnsi" w:cstheme="minorBidi"/>
          <w:color w:val="auto"/>
        </w:rPr>
        <w:commentReference w:id="16"/>
      </w:r>
      <w:r w:rsidR="00D26647" w:rsidRPr="003D3FF6">
        <w:t>(</w:t>
      </w:r>
      <w:r w:rsidR="005615F7" w:rsidRPr="003D3FF6">
        <w:t>d</w:t>
      </w:r>
      <w:r w:rsidR="00D26647" w:rsidRPr="003D3FF6">
        <w:t xml:space="preserve">) provide </w:t>
      </w:r>
      <w:r w:rsidR="007504CC" w:rsidRPr="003D3FF6">
        <w:t>Company with reasonable r</w:t>
      </w:r>
      <w:r w:rsidR="00D26647" w:rsidRPr="003D3FF6">
        <w:t xml:space="preserve">esources and assistance as are required by </w:t>
      </w:r>
      <w:r w:rsidR="007504CC" w:rsidRPr="003D3FF6">
        <w:t>the Company</w:t>
      </w:r>
      <w:r w:rsidR="00D26647" w:rsidRPr="003D3FF6">
        <w:t xml:space="preserve"> pursuant to Articles 32 to 36 of the GDPR;</w:t>
      </w:r>
      <w:r w:rsidR="007504CC" w:rsidRPr="003D3FF6">
        <w:t xml:space="preserve"> </w:t>
      </w:r>
      <w:r w:rsidR="00D26647" w:rsidRPr="003D3FF6">
        <w:t>(</w:t>
      </w:r>
      <w:r w:rsidR="005615F7" w:rsidRPr="003D3FF6">
        <w:t>e</w:t>
      </w:r>
      <w:r w:rsidR="00D26647" w:rsidRPr="003D3FF6">
        <w:t>)</w:t>
      </w:r>
      <w:r w:rsidR="00C13234" w:rsidRPr="003D3FF6">
        <w:t xml:space="preserve"> </w:t>
      </w:r>
      <w:r w:rsidR="00546997" w:rsidRPr="003D3FF6">
        <w:t xml:space="preserve">subject to </w:t>
      </w:r>
      <w:r w:rsidR="00C13234" w:rsidRPr="003D3FF6">
        <w:t xml:space="preserve">Company’s sole </w:t>
      </w:r>
      <w:r w:rsidR="0067389E" w:rsidRPr="003D3FF6">
        <w:t>instruction</w:t>
      </w:r>
      <w:r w:rsidR="00D26647" w:rsidRPr="003D3FF6">
        <w:t xml:space="preserve">, delete all the </w:t>
      </w:r>
      <w:r w:rsidR="00C13234" w:rsidRPr="003D3FF6">
        <w:t>Company</w:t>
      </w:r>
      <w:r w:rsidR="00D26647" w:rsidRPr="003D3FF6">
        <w:t xml:space="preserve"> Data </w:t>
      </w:r>
      <w:r w:rsidR="00C13234" w:rsidRPr="003D3FF6">
        <w:t xml:space="preserve">following the completion of the </w:t>
      </w:r>
      <w:r w:rsidR="00D26647" w:rsidRPr="003D3FF6">
        <w:t xml:space="preserve">Processing, and delete existing copies unless </w:t>
      </w:r>
      <w:r w:rsidR="0067389E" w:rsidRPr="003D3FF6">
        <w:t xml:space="preserve">the </w:t>
      </w:r>
      <w:r w:rsidR="00D26647" w:rsidRPr="003D3FF6">
        <w:t>Union or Member State</w:t>
      </w:r>
      <w:r w:rsidR="000646A1">
        <w:t xml:space="preserve"> or </w:t>
      </w:r>
      <w:r w:rsidR="00D54E0D">
        <w:t>applicable</w:t>
      </w:r>
      <w:r w:rsidR="00D26647" w:rsidRPr="003D3FF6">
        <w:t xml:space="preserve"> law requires </w:t>
      </w:r>
      <w:r w:rsidR="0067389E" w:rsidRPr="003D3FF6">
        <w:t xml:space="preserve">longer </w:t>
      </w:r>
      <w:r w:rsidR="00D26647" w:rsidRPr="003D3FF6">
        <w:t>storage</w:t>
      </w:r>
      <w:r w:rsidR="00C13234" w:rsidRPr="003D3FF6">
        <w:t xml:space="preserve"> of such</w:t>
      </w:r>
      <w:r w:rsidR="00D26647" w:rsidRPr="003D3FF6">
        <w:t>;</w:t>
      </w:r>
      <w:r w:rsidR="00C13234" w:rsidRPr="003D3FF6">
        <w:t xml:space="preserve"> </w:t>
      </w:r>
      <w:r w:rsidR="00D26647" w:rsidRPr="003D3FF6">
        <w:t>(</w:t>
      </w:r>
      <w:r w:rsidR="005615F7" w:rsidRPr="003D3FF6">
        <w:t>f</w:t>
      </w:r>
      <w:r w:rsidR="00D26647" w:rsidRPr="003D3FF6">
        <w:t xml:space="preserve">) make available to </w:t>
      </w:r>
      <w:r w:rsidR="00C13234" w:rsidRPr="003D3FF6">
        <w:t>the Company</w:t>
      </w:r>
      <w:r w:rsidR="00D26647" w:rsidRPr="003D3FF6">
        <w:t xml:space="preserve"> at its request all information necessary to demonstrate compliance with the obligations </w:t>
      </w:r>
      <w:r w:rsidR="00C13234" w:rsidRPr="003D3FF6">
        <w:t>herein</w:t>
      </w:r>
      <w:r w:rsidR="00D26647" w:rsidRPr="003D3FF6">
        <w:t xml:space="preserve"> and </w:t>
      </w:r>
      <w:r w:rsidR="00C13234" w:rsidRPr="003D3FF6">
        <w:t xml:space="preserve">under Article 28 of the GDPR, </w:t>
      </w:r>
      <w:r w:rsidR="00D26647" w:rsidRPr="003D3FF6">
        <w:t>including without limitation</w:t>
      </w:r>
      <w:r w:rsidR="00C13234" w:rsidRPr="003D3FF6">
        <w:t>,</w:t>
      </w:r>
      <w:r w:rsidR="00D26647" w:rsidRPr="003D3FF6">
        <w:t xml:space="preserve"> </w:t>
      </w:r>
      <w:r w:rsidR="00C13234" w:rsidRPr="003D3FF6">
        <w:t xml:space="preserve">provide the Company with </w:t>
      </w:r>
      <w:r w:rsidR="00D26647" w:rsidRPr="003D3FF6">
        <w:t>a written description of the technical and organi</w:t>
      </w:r>
      <w:r w:rsidR="00C13234" w:rsidRPr="003D3FF6">
        <w:t>z</w:t>
      </w:r>
      <w:r w:rsidR="00D26647" w:rsidRPr="003D3FF6">
        <w:t xml:space="preserve">ational methods employed by </w:t>
      </w:r>
      <w:r w:rsidR="00B6244E" w:rsidRPr="003D3FF6">
        <w:t>Vendor</w:t>
      </w:r>
      <w:r w:rsidR="00D26647" w:rsidRPr="003D3FF6">
        <w:t xml:space="preserve"> and its </w:t>
      </w:r>
      <w:r w:rsidR="00546997" w:rsidRPr="003D3FF6">
        <w:t xml:space="preserve">authorized </w:t>
      </w:r>
      <w:r w:rsidR="00D26647" w:rsidRPr="003D3FF6">
        <w:t>Sub</w:t>
      </w:r>
      <w:r w:rsidR="00C13234" w:rsidRPr="003D3FF6">
        <w:t>-P</w:t>
      </w:r>
      <w:r w:rsidR="00D26647" w:rsidRPr="003D3FF6">
        <w:t>rocessors (if any) for the Processing of Personal Data</w:t>
      </w:r>
      <w:r w:rsidR="00546997" w:rsidRPr="003D3FF6">
        <w:t>.</w:t>
      </w:r>
    </w:p>
    <w:p w14:paraId="345292FE" w14:textId="6BF89DFF" w:rsidR="004F01FA" w:rsidRPr="008F62BE" w:rsidRDefault="004F01FA" w:rsidP="003D3FF6">
      <w:pPr>
        <w:pStyle w:val="Default"/>
        <w:numPr>
          <w:ilvl w:val="1"/>
          <w:numId w:val="16"/>
        </w:numPr>
        <w:spacing w:after="240"/>
        <w:ind w:left="540" w:hanging="450"/>
        <w:jc w:val="both"/>
        <w:rPr>
          <w:rFonts w:asciiTheme="minorHAnsi" w:hAnsiTheme="minorHAnsi" w:cstheme="minorHAnsi"/>
          <w:sz w:val="22"/>
          <w:szCs w:val="22"/>
        </w:rPr>
      </w:pPr>
      <w:r w:rsidRPr="0086728A">
        <w:rPr>
          <w:b/>
          <w:bCs/>
        </w:rPr>
        <w:t>CCPA Standard of Care; No Sale of Personal Information</w:t>
      </w:r>
      <w:r>
        <w:t xml:space="preserve">. Processor acknowledges and confirms that it does not receive or process any Personal Information as consideration for any services or other items that Processor provides to Company under the Agreement. Processor shall not have, derive, or exercise any rights or benefits regarding Personal Information Processed on Company’s behalf, and may use and disclose Personal Information solely for the purposes for which such Personal Information was provided to it, as stipulated in the Agreement and this DPA. Processor certifies that it understands the rules, </w:t>
      </w:r>
      <w:proofErr w:type="gramStart"/>
      <w:r>
        <w:t>requirements</w:t>
      </w:r>
      <w:proofErr w:type="gramEnd"/>
      <w:r>
        <w:t xml:space="preserve"> and definitions of the CCPA and agrees to refrain from selling (as such term is defined in the CCPA) any Personal Information Processed hereunder, nor taking any action that would cause any transfer of Personal Information to or from Processor under the Agreement or this DPA to qualify as “selling” such Personal Information under the CCPA.</w:t>
      </w:r>
    </w:p>
    <w:p w14:paraId="2065CD99" w14:textId="77777777" w:rsidR="00CE2DA6" w:rsidRPr="0086728A" w:rsidRDefault="00CE2DA6">
      <w:pPr>
        <w:pStyle w:val="Default"/>
        <w:ind w:left="1152"/>
        <w:jc w:val="both"/>
        <w:rPr>
          <w:rFonts w:asciiTheme="minorHAnsi" w:hAnsiTheme="minorHAnsi" w:cstheme="minorHAnsi"/>
          <w:sz w:val="22"/>
          <w:szCs w:val="22"/>
        </w:rPr>
      </w:pPr>
    </w:p>
    <w:p w14:paraId="7C8D2ECF" w14:textId="73A51227" w:rsidR="00C13234" w:rsidRPr="002E3327" w:rsidRDefault="00C13234" w:rsidP="0086728A">
      <w:pPr>
        <w:pStyle w:val="ListParagraph"/>
        <w:numPr>
          <w:ilvl w:val="0"/>
          <w:numId w:val="4"/>
        </w:numPr>
        <w:spacing w:line="240" w:lineRule="auto"/>
        <w:ind w:left="450"/>
        <w:contextualSpacing w:val="0"/>
        <w:jc w:val="both"/>
        <w:rPr>
          <w:rFonts w:cstheme="minorHAnsi"/>
          <w:b/>
          <w:bCs/>
          <w:color w:val="000000"/>
          <w:sz w:val="24"/>
          <w:szCs w:val="24"/>
        </w:rPr>
      </w:pPr>
      <w:r w:rsidRPr="002E3327">
        <w:rPr>
          <w:rFonts w:cstheme="minorHAnsi"/>
          <w:b/>
          <w:bCs/>
          <w:color w:val="000000"/>
          <w:sz w:val="24"/>
          <w:szCs w:val="24"/>
        </w:rPr>
        <w:t xml:space="preserve">NOTIFICATION </w:t>
      </w:r>
      <w:r w:rsidR="00484CC7" w:rsidRPr="002E3327">
        <w:rPr>
          <w:rFonts w:cstheme="minorHAnsi"/>
          <w:b/>
          <w:bCs/>
          <w:color w:val="000000"/>
          <w:sz w:val="24"/>
          <w:szCs w:val="24"/>
        </w:rPr>
        <w:t xml:space="preserve">AND DATA </w:t>
      </w:r>
      <w:r w:rsidRPr="002E3327">
        <w:rPr>
          <w:rFonts w:cstheme="minorHAnsi"/>
          <w:b/>
          <w:bCs/>
          <w:color w:val="000000"/>
          <w:sz w:val="24"/>
          <w:szCs w:val="24"/>
        </w:rPr>
        <w:t>INCIDENT</w:t>
      </w:r>
    </w:p>
    <w:p w14:paraId="4C209F89" w14:textId="2F585499" w:rsidR="00A6616E" w:rsidRPr="00D20733" w:rsidRDefault="00A6616E" w:rsidP="00D20733">
      <w:pPr>
        <w:pStyle w:val="Default"/>
        <w:numPr>
          <w:ilvl w:val="1"/>
          <w:numId w:val="4"/>
        </w:numPr>
        <w:spacing w:after="240"/>
        <w:ind w:left="540" w:hanging="450"/>
        <w:jc w:val="both"/>
        <w:rPr>
          <w:rFonts w:asciiTheme="minorHAnsi" w:hAnsiTheme="minorHAnsi" w:cstheme="minorHAnsi"/>
        </w:rPr>
      </w:pPr>
      <w:r w:rsidRPr="00D20733">
        <w:t xml:space="preserve">Processor maintains security incident management policies and procedures and shall notify Company without undue delay (but in any event no later than </w:t>
      </w:r>
      <w:commentRangeStart w:id="17"/>
      <w:commentRangeStart w:id="18"/>
      <w:commentRangeStart w:id="19"/>
      <w:r w:rsidRPr="00D20733">
        <w:t xml:space="preserve">forty-eight (48) hours) after </w:t>
      </w:r>
      <w:commentRangeEnd w:id="17"/>
      <w:r w:rsidR="0092102B">
        <w:rPr>
          <w:rStyle w:val="CommentReference"/>
          <w:rFonts w:asciiTheme="minorHAnsi" w:hAnsiTheme="minorHAnsi" w:cstheme="minorBidi"/>
          <w:color w:val="auto"/>
        </w:rPr>
        <w:commentReference w:id="17"/>
      </w:r>
      <w:commentRangeEnd w:id="18"/>
      <w:r w:rsidR="000646A1">
        <w:rPr>
          <w:rStyle w:val="CommentReference"/>
          <w:rFonts w:asciiTheme="minorHAnsi" w:hAnsiTheme="minorHAnsi" w:cstheme="minorBidi"/>
          <w:color w:val="auto"/>
        </w:rPr>
        <w:commentReference w:id="18"/>
      </w:r>
      <w:commentRangeEnd w:id="19"/>
      <w:r w:rsidR="0006486D">
        <w:rPr>
          <w:rStyle w:val="CommentReference"/>
          <w:rFonts w:asciiTheme="minorHAnsi" w:hAnsiTheme="minorHAnsi" w:cstheme="minorBidi"/>
          <w:color w:val="auto"/>
        </w:rPr>
        <w:commentReference w:id="19"/>
      </w:r>
      <w:r w:rsidRPr="00D20733">
        <w:t>becoming aware of any Security Incident</w:t>
      </w:r>
      <w:r w:rsidR="00CE73F7">
        <w:t>.</w:t>
      </w:r>
      <w:r w:rsidRPr="00D20733">
        <w:t xml:space="preserve"> </w:t>
      </w:r>
      <w:r w:rsidR="00CE73F7">
        <w:t>A</w:t>
      </w:r>
      <w:r w:rsidRPr="00D20733">
        <w:t xml:space="preserve">ny request for disclosure of Personal Data by a Supervisory Authority and/or any other law enforcement authority or court </w:t>
      </w:r>
      <w:r w:rsidR="00AC7975">
        <w:t xml:space="preserve">shall be notified to Company by Processor </w:t>
      </w:r>
      <w:r w:rsidR="00AC7975" w:rsidRPr="00D20733">
        <w:t>without undue delay</w:t>
      </w:r>
      <w:r w:rsidR="00AC7975">
        <w:t xml:space="preserve">, </w:t>
      </w:r>
      <w:r w:rsidRPr="00D20733">
        <w:t xml:space="preserve">unless prohibited </w:t>
      </w:r>
      <w:r w:rsidR="00CE73F7" w:rsidRPr="00CE73F7">
        <w:t>by an applicable law or court o</w:t>
      </w:r>
      <w:r w:rsidR="00CE73F7">
        <w:t>rder</w:t>
      </w:r>
      <w:r w:rsidRPr="00D20733">
        <w:t xml:space="preserve">. </w:t>
      </w:r>
    </w:p>
    <w:p w14:paraId="22A2E48B" w14:textId="77777777" w:rsidR="00A6616E" w:rsidRPr="00D20733" w:rsidRDefault="00A6616E" w:rsidP="00D20733">
      <w:pPr>
        <w:pStyle w:val="Default"/>
        <w:numPr>
          <w:ilvl w:val="1"/>
          <w:numId w:val="4"/>
        </w:numPr>
        <w:spacing w:after="240"/>
        <w:ind w:left="540" w:hanging="450"/>
        <w:jc w:val="both"/>
        <w:rPr>
          <w:rFonts w:asciiTheme="minorHAnsi" w:hAnsiTheme="minorHAnsi" w:cstheme="minorHAnsi"/>
        </w:rPr>
      </w:pPr>
      <w:r w:rsidRPr="00D20733">
        <w:t xml:space="preserve">Processor shall provide Company with all information on the nature of the Security Incident, including the categories of Data Subjects concerned and the categories of Personal Data and data records concerned. Processor shall take all necessary steps to identify and take those steps necessary to remediate and/or mitigate the cause of such Security Incident as well as fully cooperate with Company in the investigation, mitigation, and remediation of a Security Incident. </w:t>
      </w:r>
    </w:p>
    <w:p w14:paraId="471C3324" w14:textId="4E16D118" w:rsidR="00A6616E" w:rsidRPr="00D20733" w:rsidRDefault="00A6616E" w:rsidP="00D20733">
      <w:pPr>
        <w:pStyle w:val="Default"/>
        <w:numPr>
          <w:ilvl w:val="1"/>
          <w:numId w:val="4"/>
        </w:numPr>
        <w:spacing w:after="240"/>
        <w:ind w:left="540" w:hanging="450"/>
        <w:jc w:val="both"/>
        <w:rPr>
          <w:rFonts w:asciiTheme="minorHAnsi" w:hAnsiTheme="minorHAnsi" w:cstheme="minorHAnsi"/>
        </w:rPr>
      </w:pPr>
      <w:r w:rsidRPr="00D20733">
        <w:t>Upon request of Company, Processor shall provide Company with sufficient information to allow Company to meet any obligations under Data Protection Laws to report or inform Data Subjects or data protection authorities of the Security Incident.</w:t>
      </w:r>
    </w:p>
    <w:p w14:paraId="5C605E5C" w14:textId="20E83E2A" w:rsidR="00A6616E" w:rsidRPr="00AC7975" w:rsidRDefault="00A6616E" w:rsidP="00D20733">
      <w:pPr>
        <w:pStyle w:val="Default"/>
        <w:numPr>
          <w:ilvl w:val="1"/>
          <w:numId w:val="4"/>
        </w:numPr>
        <w:spacing w:after="240"/>
        <w:ind w:left="540" w:hanging="450"/>
        <w:jc w:val="both"/>
        <w:rPr>
          <w:ins w:id="20" w:author="Legal" w:date="2021-11-29T17:43:00Z"/>
          <w:rFonts w:asciiTheme="minorHAnsi" w:hAnsiTheme="minorHAnsi" w:cstheme="minorHAnsi"/>
          <w:rPrChange w:id="21" w:author="Legal" w:date="2021-11-29T17:43:00Z">
            <w:rPr>
              <w:ins w:id="22" w:author="Legal" w:date="2021-11-29T17:43:00Z"/>
            </w:rPr>
          </w:rPrChange>
        </w:rPr>
      </w:pPr>
      <w:r w:rsidRPr="00D20733">
        <w:t xml:space="preserve">Processor will not make, disclose, release or publish any finding, admission of liability, communication, notice, press release or report concerning any Security Incident or disclosure request which directly or indirectly identifies Company (including in any legal proceeding or in any notification to regulatory or supervisory authorities or affected individuals) without Company’s prior written approval, unless, and solely to the extent that, Processor is compelled to do so pursuant to applicable Data Protection Laws. In the latter case, unless prohibited by such laws, Processor shall provide Company with reasonable prior written notice to provide Company with the opportunity to object to such disclosure and in any </w:t>
      </w:r>
      <w:proofErr w:type="gramStart"/>
      <w:r w:rsidRPr="00D20733">
        <w:t>case</w:t>
      </w:r>
      <w:proofErr w:type="gramEnd"/>
      <w:r w:rsidRPr="00D20733">
        <w:t xml:space="preserve"> Processor shall limit the disclosure to the minimum scope required.</w:t>
      </w:r>
    </w:p>
    <w:p w14:paraId="08A59E36" w14:textId="18EC8CFC" w:rsidR="00AC7975" w:rsidRPr="00D20733" w:rsidRDefault="00AC7975" w:rsidP="00D20733">
      <w:pPr>
        <w:pStyle w:val="Default"/>
        <w:numPr>
          <w:ilvl w:val="1"/>
          <w:numId w:val="4"/>
        </w:numPr>
        <w:spacing w:after="240"/>
        <w:ind w:left="540" w:hanging="450"/>
        <w:jc w:val="both"/>
        <w:rPr>
          <w:rFonts w:asciiTheme="minorHAnsi" w:hAnsiTheme="minorHAnsi" w:cstheme="minorHAnsi"/>
        </w:rPr>
      </w:pPr>
      <w:commentRangeStart w:id="23"/>
      <w:r>
        <w:rPr>
          <w:rFonts w:asciiTheme="minorHAnsi" w:hAnsiTheme="minorHAnsi" w:cstheme="minorHAnsi"/>
        </w:rPr>
        <w:t>Vendor’s</w:t>
      </w:r>
      <w:r w:rsidRPr="00AC7975">
        <w:rPr>
          <w:rFonts w:asciiTheme="minorHAnsi" w:hAnsiTheme="minorHAnsi" w:cstheme="minorHAnsi"/>
        </w:rPr>
        <w:t xml:space="preserve"> cooperation or obligation to report or respond to </w:t>
      </w:r>
      <w:r w:rsidRPr="00D20733">
        <w:t>Security Incident</w:t>
      </w:r>
      <w:r w:rsidRPr="00AC7975">
        <w:rPr>
          <w:rFonts w:asciiTheme="minorHAnsi" w:hAnsiTheme="minorHAnsi" w:cstheme="minorHAnsi"/>
        </w:rPr>
        <w:t xml:space="preserve"> under this DPA shall not be deemed an acknowledgment by </w:t>
      </w:r>
      <w:r>
        <w:rPr>
          <w:rFonts w:asciiTheme="minorHAnsi" w:hAnsiTheme="minorHAnsi" w:cstheme="minorHAnsi"/>
        </w:rPr>
        <w:t>Vendor</w:t>
      </w:r>
      <w:r w:rsidRPr="00AC7975">
        <w:rPr>
          <w:rFonts w:asciiTheme="minorHAnsi" w:hAnsiTheme="minorHAnsi" w:cstheme="minorHAnsi"/>
        </w:rPr>
        <w:t xml:space="preserve"> of any fault or liability of </w:t>
      </w:r>
      <w:r>
        <w:rPr>
          <w:rFonts w:asciiTheme="minorHAnsi" w:hAnsiTheme="minorHAnsi" w:cstheme="minorHAnsi"/>
        </w:rPr>
        <w:t>Vendor</w:t>
      </w:r>
      <w:r w:rsidRPr="00AC7975">
        <w:rPr>
          <w:rFonts w:asciiTheme="minorHAnsi" w:hAnsiTheme="minorHAnsi" w:cstheme="minorHAnsi"/>
        </w:rPr>
        <w:t xml:space="preserve"> with respect to a </w:t>
      </w:r>
      <w:r w:rsidRPr="00D20733">
        <w:t>Security Incident</w:t>
      </w:r>
      <w:commentRangeEnd w:id="23"/>
      <w:r w:rsidR="0006486D">
        <w:rPr>
          <w:rStyle w:val="CommentReference"/>
          <w:rFonts w:asciiTheme="minorHAnsi" w:hAnsiTheme="minorHAnsi" w:cstheme="minorBidi"/>
          <w:color w:val="auto"/>
        </w:rPr>
        <w:commentReference w:id="23"/>
      </w:r>
      <w:r w:rsidRPr="00AC7975">
        <w:rPr>
          <w:rFonts w:asciiTheme="minorHAnsi" w:hAnsiTheme="minorHAnsi" w:cstheme="minorHAnsi"/>
        </w:rPr>
        <w:t>.</w:t>
      </w:r>
    </w:p>
    <w:p w14:paraId="5B3CA970" w14:textId="77777777" w:rsidR="00F1111C" w:rsidRPr="00D20733" w:rsidRDefault="00F1111C" w:rsidP="0086728A">
      <w:pPr>
        <w:pStyle w:val="Default"/>
        <w:ind w:left="792"/>
        <w:jc w:val="both"/>
        <w:rPr>
          <w:rFonts w:asciiTheme="minorHAnsi" w:hAnsiTheme="minorHAnsi" w:cstheme="minorHAnsi"/>
        </w:rPr>
      </w:pPr>
    </w:p>
    <w:p w14:paraId="413D1DEE" w14:textId="686D0DC3" w:rsidR="00CE2DA6" w:rsidRPr="00D20733" w:rsidRDefault="009410A1" w:rsidP="00484CC7">
      <w:pPr>
        <w:pStyle w:val="ListParagraph"/>
        <w:numPr>
          <w:ilvl w:val="0"/>
          <w:numId w:val="4"/>
        </w:numPr>
        <w:spacing w:line="240" w:lineRule="auto"/>
        <w:ind w:left="450"/>
        <w:contextualSpacing w:val="0"/>
        <w:jc w:val="both"/>
        <w:rPr>
          <w:rFonts w:cstheme="minorHAnsi"/>
          <w:b/>
          <w:bCs/>
          <w:color w:val="000000"/>
          <w:sz w:val="24"/>
          <w:szCs w:val="24"/>
        </w:rPr>
      </w:pPr>
      <w:r w:rsidRPr="00D20733">
        <w:rPr>
          <w:rFonts w:cstheme="minorHAnsi"/>
          <w:b/>
          <w:bCs/>
          <w:color w:val="000000"/>
          <w:sz w:val="24"/>
          <w:szCs w:val="24"/>
        </w:rPr>
        <w:t xml:space="preserve">SECURITY, </w:t>
      </w:r>
      <w:r w:rsidR="008C1F15" w:rsidRPr="00D20733">
        <w:rPr>
          <w:rFonts w:cstheme="minorHAnsi"/>
          <w:b/>
          <w:bCs/>
          <w:color w:val="000000"/>
          <w:sz w:val="24"/>
          <w:szCs w:val="24"/>
        </w:rPr>
        <w:t xml:space="preserve">TECHNICAL AND ORGANIZATIONAL MEASURES </w:t>
      </w:r>
    </w:p>
    <w:p w14:paraId="76DCDC85" w14:textId="7E947ED8" w:rsidR="00484CC7" w:rsidRPr="00D20733" w:rsidRDefault="00484CC7" w:rsidP="00D20733">
      <w:pPr>
        <w:pStyle w:val="Default"/>
        <w:numPr>
          <w:ilvl w:val="1"/>
          <w:numId w:val="4"/>
        </w:numPr>
        <w:spacing w:after="240"/>
        <w:ind w:left="540"/>
        <w:jc w:val="both"/>
        <w:rPr>
          <w:rFonts w:asciiTheme="minorHAnsi" w:hAnsiTheme="minorHAnsi" w:cstheme="minorHAnsi"/>
        </w:rPr>
      </w:pPr>
      <w:r w:rsidRPr="00D20733">
        <w:rPr>
          <w:rFonts w:asciiTheme="minorHAnsi" w:hAnsiTheme="minorHAnsi" w:cstheme="minorHAnsi"/>
          <w:b/>
          <w:bCs/>
        </w:rPr>
        <w:t>Controls for the Protection of Personal Data</w:t>
      </w:r>
      <w:r w:rsidRPr="00D20733">
        <w:rPr>
          <w:rFonts w:asciiTheme="minorHAnsi" w:hAnsiTheme="minorHAnsi" w:cstheme="minorHAnsi"/>
        </w:rPr>
        <w:t>. Processor represents and warrants that it has implemented and will maintain all appropriate technical and organizational measures for protection of Personal Data Processed hereunder</w:t>
      </w:r>
      <w:r w:rsidR="00DA42CA" w:rsidRPr="00D20733">
        <w:rPr>
          <w:rFonts w:asciiTheme="minorHAnsi" w:hAnsiTheme="minorHAnsi" w:cstheme="minorHAnsi"/>
        </w:rPr>
        <w:t xml:space="preserve">, </w:t>
      </w:r>
      <w:r w:rsidRPr="00D20733">
        <w:rPr>
          <w:rFonts w:asciiTheme="minorHAnsi" w:hAnsiTheme="minorHAnsi" w:cstheme="minorHAnsi"/>
        </w:rPr>
        <w:t xml:space="preserve">including protection against unauthorized or unlawful Processing and against accidental or unlawful destruction, loss or alteration or damage, unauthorized disclosure of, or access to, Personal Data, confidentiality and integrity of Personal Data, including </w:t>
      </w:r>
      <w:r w:rsidR="00DA42CA" w:rsidRPr="00D20733">
        <w:rPr>
          <w:rFonts w:asciiTheme="minorHAnsi" w:hAnsiTheme="minorHAnsi" w:cstheme="minorHAnsi"/>
        </w:rPr>
        <w:t>measure o</w:t>
      </w:r>
      <w:r w:rsidR="00D20733">
        <w:rPr>
          <w:rFonts w:asciiTheme="minorHAnsi" w:hAnsiTheme="minorHAnsi" w:cstheme="minorHAnsi"/>
        </w:rPr>
        <w:t>f</w:t>
      </w:r>
      <w:r w:rsidR="00DA42CA" w:rsidRPr="00D20733">
        <w:rPr>
          <w:rFonts w:asciiTheme="minorHAnsi" w:hAnsiTheme="minorHAnsi" w:cstheme="minorHAnsi"/>
        </w:rPr>
        <w:t xml:space="preserve"> assessing risks and protecting against them (in a form of conducting penetration tests or other security audits, and including the implementation of certification schemes such as ISO27001 and ISO 9001) and including </w:t>
      </w:r>
      <w:r w:rsidRPr="00D20733">
        <w:rPr>
          <w:rFonts w:asciiTheme="minorHAnsi" w:hAnsiTheme="minorHAnsi" w:cstheme="minorHAnsi"/>
        </w:rPr>
        <w:t>those measures</w:t>
      </w:r>
      <w:r w:rsidR="00DA42CA" w:rsidRPr="00D20733">
        <w:rPr>
          <w:rFonts w:asciiTheme="minorHAnsi" w:hAnsiTheme="minorHAnsi" w:cstheme="minorHAnsi"/>
        </w:rPr>
        <w:t xml:space="preserve"> may be instructed from time to time by the Controller</w:t>
      </w:r>
      <w:r w:rsidRPr="00D20733">
        <w:rPr>
          <w:rFonts w:asciiTheme="minorHAnsi" w:hAnsiTheme="minorHAnsi" w:cstheme="minorHAnsi"/>
        </w:rPr>
        <w:t xml:space="preserve">. Upon Company’s request, Processor shall </w:t>
      </w:r>
      <w:r w:rsidR="00D20733">
        <w:rPr>
          <w:rFonts w:asciiTheme="minorHAnsi" w:hAnsiTheme="minorHAnsi" w:cstheme="minorHAnsi"/>
        </w:rPr>
        <w:t xml:space="preserve">(a) provide company with any report indicating the performance of such penetration tests and/or other organizational and technical measures implemented by Processor; and (b) </w:t>
      </w:r>
      <w:r w:rsidRPr="00D20733">
        <w:rPr>
          <w:rFonts w:asciiTheme="minorHAnsi" w:hAnsiTheme="minorHAnsi" w:cstheme="minorHAnsi"/>
        </w:rPr>
        <w:t>assist Company, in ensuring compliance with the obligations pursuant to Articles 32 to 36 of the GDPR.</w:t>
      </w:r>
    </w:p>
    <w:p w14:paraId="5C895F55" w14:textId="35A2A9DE" w:rsidR="00484CC7" w:rsidRPr="00D20733" w:rsidRDefault="00484CC7" w:rsidP="00D20733">
      <w:pPr>
        <w:pStyle w:val="Default"/>
        <w:numPr>
          <w:ilvl w:val="1"/>
          <w:numId w:val="4"/>
        </w:numPr>
        <w:spacing w:after="240"/>
        <w:ind w:left="540"/>
        <w:jc w:val="both"/>
        <w:rPr>
          <w:rFonts w:asciiTheme="minorHAnsi" w:hAnsiTheme="minorHAnsi" w:cstheme="minorHAnsi"/>
        </w:rPr>
      </w:pPr>
      <w:r w:rsidRPr="00D20733">
        <w:rPr>
          <w:rFonts w:asciiTheme="minorHAnsi" w:hAnsiTheme="minorHAnsi" w:cstheme="minorHAnsi"/>
          <w:b/>
          <w:bCs/>
        </w:rPr>
        <w:t>Records</w:t>
      </w:r>
      <w:r w:rsidRPr="00D20733">
        <w:t xml:space="preserve"> </w:t>
      </w:r>
      <w:r w:rsidRPr="00D20733">
        <w:rPr>
          <w:b/>
          <w:bCs/>
        </w:rPr>
        <w:t>of Processing</w:t>
      </w:r>
      <w:r w:rsidRPr="00D20733">
        <w:t xml:space="preserve">. Processor shall keep records of its Processing activities performed </w:t>
      </w:r>
      <w:commentRangeStart w:id="24"/>
      <w:r w:rsidR="00132424">
        <w:t>in connection of the Services</w:t>
      </w:r>
      <w:commentRangeEnd w:id="24"/>
      <w:r w:rsidR="003A7537">
        <w:rPr>
          <w:rStyle w:val="CommentReference"/>
          <w:rFonts w:asciiTheme="minorHAnsi" w:hAnsiTheme="minorHAnsi" w:cstheme="minorBidi"/>
          <w:color w:val="auto"/>
        </w:rPr>
        <w:commentReference w:id="24"/>
      </w:r>
      <w:r w:rsidRPr="00D20733">
        <w:t>, which shall include at least: (i) the details of the Processor as Personal Data Processor, any representatives, Sub-Processors,</w:t>
      </w:r>
      <w:del w:id="25" w:author="Legal" w:date="2022-01-11T15:14:00Z">
        <w:r w:rsidRPr="00D20733" w:rsidDel="00F36532">
          <w:delText xml:space="preserve"> </w:delText>
        </w:r>
        <w:commentRangeStart w:id="26"/>
        <w:r w:rsidRPr="00D20733" w:rsidDel="00F36532">
          <w:delText xml:space="preserve">data protection officers and </w:delText>
        </w:r>
        <w:r w:rsidR="0086728A" w:rsidRPr="00D20733" w:rsidDel="00F36532">
          <w:delText>Vendor</w:delText>
        </w:r>
        <w:r w:rsidRPr="00D20733" w:rsidDel="00F36532">
          <w:delText xml:space="preserve"> Personnel having access to Personal Data</w:delText>
        </w:r>
      </w:del>
      <w:commentRangeEnd w:id="26"/>
      <w:r w:rsidR="00F36532">
        <w:rPr>
          <w:rStyle w:val="CommentReference"/>
          <w:rFonts w:asciiTheme="minorHAnsi" w:hAnsiTheme="minorHAnsi" w:cstheme="minorBidi"/>
          <w:color w:val="auto"/>
        </w:rPr>
        <w:commentReference w:id="26"/>
      </w:r>
      <w:r w:rsidRPr="00D20733">
        <w:t xml:space="preserve">; (ii) the categories of Processing activities performed; (iii) information regarding Cross-Border Data Transfers, if any. Without derogating from Company’s Audit Rights under Section 6.3 below, </w:t>
      </w:r>
      <w:r w:rsidRPr="00224046">
        <w:t xml:space="preserve">Company </w:t>
      </w:r>
      <w:r w:rsidR="00567D3D" w:rsidRPr="00224046">
        <w:rPr>
          <w:rPrChange w:id="27" w:author="Legal" w:date="2021-12-02T10:40:00Z">
            <w:rPr>
              <w:highlight w:val="yellow"/>
            </w:rPr>
          </w:rPrChange>
        </w:rPr>
        <w:t xml:space="preserve">has a </w:t>
      </w:r>
      <w:commentRangeStart w:id="28"/>
      <w:r w:rsidRPr="00224046">
        <w:t xml:space="preserve">right to inspect the records </w:t>
      </w:r>
      <w:commentRangeEnd w:id="28"/>
      <w:r w:rsidR="009D2462" w:rsidRPr="00224046">
        <w:rPr>
          <w:rStyle w:val="CommentReference"/>
          <w:rFonts w:asciiTheme="minorHAnsi" w:hAnsiTheme="minorHAnsi" w:cstheme="minorBidi"/>
          <w:color w:val="auto"/>
        </w:rPr>
        <w:commentReference w:id="28"/>
      </w:r>
      <w:r w:rsidRPr="00224046">
        <w:t xml:space="preserve">maintained by Processor under this Section 6.2 </w:t>
      </w:r>
      <w:r w:rsidR="009D2462" w:rsidRPr="00224046">
        <w:t>only</w:t>
      </w:r>
      <w:r w:rsidR="009D2462">
        <w:t xml:space="preserve"> upon </w:t>
      </w:r>
      <w:r w:rsidR="00567D3D">
        <w:t xml:space="preserve">prior reasonable </w:t>
      </w:r>
      <w:r w:rsidR="009D2462">
        <w:t>written request</w:t>
      </w:r>
      <w:r w:rsidRPr="00D20733">
        <w:t>.</w:t>
      </w:r>
    </w:p>
    <w:p w14:paraId="2A44CE2E" w14:textId="6800A36D" w:rsidR="005615F7" w:rsidRPr="00D20733" w:rsidRDefault="00484CC7" w:rsidP="00D20733">
      <w:pPr>
        <w:pStyle w:val="Default"/>
        <w:numPr>
          <w:ilvl w:val="1"/>
          <w:numId w:val="4"/>
        </w:numPr>
        <w:spacing w:after="240"/>
        <w:ind w:left="540"/>
        <w:jc w:val="both"/>
        <w:rPr>
          <w:rFonts w:asciiTheme="minorHAnsi" w:hAnsiTheme="minorHAnsi" w:cstheme="minorHAnsi"/>
        </w:rPr>
      </w:pPr>
      <w:r w:rsidRPr="00D20733">
        <w:rPr>
          <w:b/>
          <w:bCs/>
        </w:rPr>
        <w:t>Audits and Inspections</w:t>
      </w:r>
      <w:r w:rsidRPr="00D20733">
        <w:t xml:space="preserve">. Upon prior written request, and subject to confidentiality undertakings by Company, Processor shall make available to Company (or Company’s independent third-party auditor subject to their confidentiality undertakings) all information </w:t>
      </w:r>
      <w:ins w:id="29" w:author="Legal" w:date="2021-12-01T17:35:00Z">
        <w:r w:rsidR="00567D3D">
          <w:t xml:space="preserve">reasonably </w:t>
        </w:r>
      </w:ins>
      <w:r w:rsidRPr="00D20733">
        <w:t>necessary to demonstrate compliance with this DPA</w:t>
      </w:r>
      <w:ins w:id="30" w:author="Legal" w:date="2022-01-11T15:22:00Z">
        <w:r w:rsidR="00F74D39">
          <w:t xml:space="preserve">, </w:t>
        </w:r>
      </w:ins>
      <w:ins w:id="31" w:author="JQvHcY3EDfqD4M3r" w:date="2022-01-09T12:56:00Z">
        <w:del w:id="32" w:author="Legal" w:date="2022-01-11T15:22:00Z">
          <w:r w:rsidR="00C70376" w:rsidDel="00C9506F">
            <w:delText xml:space="preserve"> </w:delText>
          </w:r>
        </w:del>
      </w:ins>
      <w:ins w:id="33" w:author="Legal" w:date="2022-01-11T15:22:00Z">
        <w:r w:rsidR="00F74D39" w:rsidRPr="00A97628">
          <w:rPr>
            <w:rFonts w:ascii="Arial" w:hAnsi="Arial" w:cs="Arial"/>
            <w:sz w:val="20"/>
            <w:szCs w:val="20"/>
          </w:rPr>
          <w:t>and allow for and contribute to audits, including inspections, conducted by them. In the event of an audit or inspections as set forth above, Company shall take reasonable steps to avoid causing (or, if it cannot avoid, minimize) any disruption to Processor’s operations while conducting such audit or inspection.</w:t>
        </w:r>
      </w:ins>
      <w:commentRangeStart w:id="34"/>
      <w:ins w:id="35" w:author="JQvHcY3EDfqD4M3r" w:date="2022-01-09T12:56:00Z">
        <w:del w:id="36" w:author="Legal" w:date="2022-01-11T15:22:00Z">
          <w:r w:rsidR="00C70376" w:rsidDel="00F74D39">
            <w:delText>and with the GDPR by means acceptable by the GDPR and applicable legislation</w:delText>
          </w:r>
        </w:del>
        <w:r w:rsidR="00C70376">
          <w:t>.</w:t>
        </w:r>
      </w:ins>
      <w:ins w:id="37" w:author="JQvHcY3EDfqD4M3r" w:date="2022-01-09T12:57:00Z">
        <w:r w:rsidR="00C70376">
          <w:t xml:space="preserve"> </w:t>
        </w:r>
      </w:ins>
      <w:commentRangeEnd w:id="34"/>
      <w:r w:rsidR="00F74D39">
        <w:rPr>
          <w:rStyle w:val="CommentReference"/>
          <w:rFonts w:asciiTheme="minorHAnsi" w:hAnsiTheme="minorHAnsi" w:cstheme="minorBidi"/>
          <w:color w:val="auto"/>
        </w:rPr>
        <w:commentReference w:id="34"/>
      </w:r>
      <w:ins w:id="38" w:author="JQvHcY3EDfqD4M3r" w:date="2022-01-09T12:57:00Z">
        <w:r w:rsidR="00C70376" w:rsidRPr="00C70376">
          <w:rPr>
            <w:rPrChange w:id="39" w:author="JQvHcY3EDfqD4M3r" w:date="2022-01-09T12:57:00Z">
              <w:rPr>
                <w:rFonts w:ascii="Arial" w:hAnsi="Arial" w:cs="Arial"/>
                <w:color w:val="222222"/>
                <w:sz w:val="22"/>
                <w:szCs w:val="22"/>
                <w:shd w:val="clear" w:color="auto" w:fill="FFFFFF"/>
              </w:rPr>
            </w:rPrChange>
          </w:rPr>
          <w:t>Audits and Inspections to be requested no more than annually, in the form of information reasonably necessary to demonstrate compliance with the requirements of this DPA, including, without limitation (i) response to questionnaires; (ii) penetration tests; (iii) security audits, and or (iv) reasonable assistance and cooperation of Vendor’s relevant staff</w:t>
        </w:r>
      </w:ins>
      <w:ins w:id="40" w:author="Legal" w:date="2021-12-01T17:36:00Z">
        <w:r w:rsidR="00567D3D">
          <w:t>.</w:t>
        </w:r>
      </w:ins>
    </w:p>
    <w:p w14:paraId="26388E93" w14:textId="77777777" w:rsidR="00446ED5" w:rsidRPr="00D20733" w:rsidRDefault="00AC3ACE" w:rsidP="002E3327">
      <w:pPr>
        <w:pStyle w:val="ListParagraph"/>
        <w:numPr>
          <w:ilvl w:val="0"/>
          <w:numId w:val="4"/>
        </w:numPr>
        <w:spacing w:line="240" w:lineRule="auto"/>
        <w:ind w:left="450"/>
        <w:contextualSpacing w:val="0"/>
        <w:jc w:val="both"/>
        <w:rPr>
          <w:rFonts w:cstheme="minorHAnsi"/>
          <w:b/>
          <w:bCs/>
          <w:color w:val="000000"/>
          <w:sz w:val="24"/>
          <w:szCs w:val="24"/>
        </w:rPr>
      </w:pPr>
      <w:r w:rsidRPr="00D20733">
        <w:rPr>
          <w:rFonts w:cstheme="minorHAnsi"/>
          <w:b/>
          <w:bCs/>
          <w:color w:val="000000"/>
          <w:sz w:val="24"/>
          <w:szCs w:val="24"/>
        </w:rPr>
        <w:t>VENDOR PERSONNEL</w:t>
      </w:r>
    </w:p>
    <w:p w14:paraId="7D451F1A" w14:textId="74DAECCE" w:rsidR="00446ED5" w:rsidRPr="00D20733" w:rsidRDefault="00446ED5" w:rsidP="00D20733">
      <w:pPr>
        <w:pStyle w:val="ListParagraph"/>
        <w:numPr>
          <w:ilvl w:val="1"/>
          <w:numId w:val="4"/>
        </w:numPr>
        <w:spacing w:line="240" w:lineRule="auto"/>
        <w:ind w:left="540" w:hanging="450"/>
        <w:contextualSpacing w:val="0"/>
        <w:jc w:val="both"/>
        <w:rPr>
          <w:sz w:val="24"/>
          <w:szCs w:val="24"/>
        </w:rPr>
      </w:pPr>
      <w:r w:rsidRPr="00D20733">
        <w:rPr>
          <w:sz w:val="24"/>
          <w:szCs w:val="24"/>
        </w:rPr>
        <w:t xml:space="preserve">Vendor shall ensure that all Vendor Personnel: (i) has such access only as necessary for the purposes of providing Company with the Services (as defined in the Agreement and this DPA) and complying with Data Protection Laws; (ii) is contractually bound to confidentiality requirements no less onerous than in this DPA and the Agreement; (iii) is provided with appropriate privacy and security training, at least annually; (iv) is informed of the confidential nature of Personal Data, and required to keep it confidential; and (v) is aware of </w:t>
      </w:r>
      <w:r w:rsidR="0086728A" w:rsidRPr="00D20733">
        <w:rPr>
          <w:sz w:val="24"/>
          <w:szCs w:val="24"/>
        </w:rPr>
        <w:t>Vendor</w:t>
      </w:r>
      <w:r w:rsidRPr="00D20733">
        <w:rPr>
          <w:sz w:val="24"/>
          <w:szCs w:val="24"/>
        </w:rPr>
        <w:t>'s duties and obligations under this DPA and the Agreement.</w:t>
      </w:r>
    </w:p>
    <w:p w14:paraId="2CA685DE" w14:textId="399EFAAB" w:rsidR="00DC2C8B" w:rsidRPr="00D20733" w:rsidRDefault="005615F7" w:rsidP="0086728A">
      <w:pPr>
        <w:pStyle w:val="ListParagraph"/>
        <w:numPr>
          <w:ilvl w:val="0"/>
          <w:numId w:val="4"/>
        </w:numPr>
        <w:spacing w:line="240" w:lineRule="auto"/>
        <w:ind w:left="450"/>
        <w:contextualSpacing w:val="0"/>
        <w:jc w:val="both"/>
        <w:rPr>
          <w:rFonts w:cstheme="minorHAnsi"/>
          <w:b/>
          <w:bCs/>
          <w:color w:val="000000"/>
          <w:sz w:val="24"/>
          <w:szCs w:val="24"/>
        </w:rPr>
      </w:pPr>
      <w:r w:rsidRPr="00D20733">
        <w:rPr>
          <w:rFonts w:cstheme="minorHAnsi"/>
          <w:b/>
          <w:bCs/>
          <w:color w:val="000000"/>
          <w:sz w:val="24"/>
          <w:szCs w:val="24"/>
        </w:rPr>
        <w:t>SUB-</w:t>
      </w:r>
      <w:r w:rsidR="00DC2C8B" w:rsidRPr="00D20733">
        <w:rPr>
          <w:rFonts w:cstheme="minorHAnsi"/>
          <w:b/>
          <w:bCs/>
          <w:color w:val="000000"/>
          <w:sz w:val="24"/>
          <w:szCs w:val="24"/>
        </w:rPr>
        <w:t>PROCESSOR</w:t>
      </w:r>
      <w:r w:rsidRPr="00D20733">
        <w:rPr>
          <w:rFonts w:cstheme="minorHAnsi"/>
          <w:b/>
          <w:bCs/>
          <w:color w:val="000000"/>
          <w:sz w:val="24"/>
          <w:szCs w:val="24"/>
        </w:rPr>
        <w:t>S</w:t>
      </w:r>
      <w:r w:rsidR="00DC2C8B" w:rsidRPr="00D20733">
        <w:rPr>
          <w:rFonts w:cstheme="minorHAnsi"/>
          <w:b/>
          <w:bCs/>
          <w:color w:val="000000"/>
          <w:sz w:val="24"/>
          <w:szCs w:val="24"/>
        </w:rPr>
        <w:t xml:space="preserve"> </w:t>
      </w:r>
    </w:p>
    <w:p w14:paraId="25F0A95D" w14:textId="5DFAE184" w:rsidR="00E93B12" w:rsidRPr="0086728A" w:rsidRDefault="00E34C9E" w:rsidP="00D20733">
      <w:pPr>
        <w:pStyle w:val="Default"/>
        <w:numPr>
          <w:ilvl w:val="1"/>
          <w:numId w:val="4"/>
        </w:numPr>
        <w:spacing w:after="240"/>
        <w:ind w:left="540" w:hanging="450"/>
        <w:jc w:val="both"/>
        <w:rPr>
          <w:rFonts w:asciiTheme="minorHAnsi" w:hAnsiTheme="minorHAnsi" w:cstheme="minorHAnsi"/>
        </w:rPr>
      </w:pPr>
      <w:ins w:id="41" w:author="JQvHcY3EDfqD4M3r" w:date="2022-01-09T13:00:00Z">
        <w:r w:rsidRPr="00E34C9E">
          <w:rPr>
            <w:rFonts w:asciiTheme="minorHAnsi" w:hAnsiTheme="minorHAnsi" w:cstheme="minorHAnsi"/>
            <w:rPrChange w:id="42" w:author="JQvHcY3EDfqD4M3r" w:date="2022-01-09T13:00:00Z">
              <w:rPr>
                <w:rFonts w:ascii="Helvetica" w:hAnsi="Helvetica"/>
                <w:sz w:val="18"/>
                <w:szCs w:val="18"/>
                <w:shd w:val="clear" w:color="auto" w:fill="FFFFFF"/>
              </w:rPr>
            </w:rPrChange>
          </w:rPr>
          <w:t xml:space="preserve">The Company grants a general written </w:t>
        </w:r>
        <w:proofErr w:type="spellStart"/>
        <w:r w:rsidRPr="00E34C9E">
          <w:rPr>
            <w:rFonts w:asciiTheme="minorHAnsi" w:hAnsiTheme="minorHAnsi" w:cstheme="minorHAnsi"/>
            <w:rPrChange w:id="43" w:author="JQvHcY3EDfqD4M3r" w:date="2022-01-09T13:00:00Z">
              <w:rPr>
                <w:rFonts w:ascii="Helvetica" w:hAnsi="Helvetica"/>
                <w:sz w:val="18"/>
                <w:szCs w:val="18"/>
                <w:shd w:val="clear" w:color="auto" w:fill="FFFFFF"/>
              </w:rPr>
            </w:rPrChange>
          </w:rPr>
          <w:t>authorisation</w:t>
        </w:r>
        <w:proofErr w:type="spellEnd"/>
        <w:r w:rsidRPr="00E34C9E">
          <w:rPr>
            <w:rFonts w:asciiTheme="minorHAnsi" w:hAnsiTheme="minorHAnsi" w:cstheme="minorHAnsi"/>
            <w:rPrChange w:id="44" w:author="JQvHcY3EDfqD4M3r" w:date="2022-01-09T13:00:00Z">
              <w:rPr>
                <w:rFonts w:ascii="Helvetica" w:hAnsi="Helvetica"/>
                <w:sz w:val="18"/>
                <w:szCs w:val="18"/>
                <w:shd w:val="clear" w:color="auto" w:fill="FFFFFF"/>
              </w:rPr>
            </w:rPrChange>
          </w:rPr>
          <w:t xml:space="preserve"> for the Vendor’s use of Sub-processors. </w:t>
        </w:r>
        <w:commentRangeStart w:id="45"/>
        <w:r w:rsidRPr="00E34C9E">
          <w:rPr>
            <w:rFonts w:asciiTheme="minorHAnsi" w:hAnsiTheme="minorHAnsi" w:cstheme="minorHAnsi"/>
            <w:rPrChange w:id="46" w:author="JQvHcY3EDfqD4M3r" w:date="2022-01-09T13:00:00Z">
              <w:rPr>
                <w:rFonts w:ascii="Helvetica" w:hAnsi="Helvetica"/>
                <w:sz w:val="18"/>
                <w:szCs w:val="18"/>
                <w:shd w:val="clear" w:color="auto" w:fill="FFFFFF"/>
              </w:rPr>
            </w:rPrChange>
          </w:rPr>
          <w:t xml:space="preserve">Any such use of Sub-Processor shall be authorized by Company in writing </w:t>
        </w:r>
        <w:del w:id="47" w:author="Legal" w:date="2022-01-11T15:23:00Z">
          <w:r w:rsidRPr="00E34C9E" w:rsidDel="00C9506F">
            <w:rPr>
              <w:rFonts w:asciiTheme="minorHAnsi" w:hAnsiTheme="minorHAnsi" w:cstheme="minorHAnsi"/>
              <w:rPrChange w:id="48" w:author="JQvHcY3EDfqD4M3r" w:date="2022-01-09T13:00:00Z">
                <w:rPr>
                  <w:rFonts w:ascii="Helvetica" w:hAnsi="Helvetica"/>
                  <w:sz w:val="18"/>
                  <w:szCs w:val="18"/>
                  <w:shd w:val="clear" w:color="auto" w:fill="FFFFFF"/>
                </w:rPr>
              </w:rPrChange>
            </w:rPr>
            <w:delText xml:space="preserve">in advance </w:delText>
          </w:r>
        </w:del>
        <w:r w:rsidRPr="00E34C9E">
          <w:rPr>
            <w:rFonts w:asciiTheme="minorHAnsi" w:hAnsiTheme="minorHAnsi" w:cstheme="minorHAnsi"/>
            <w:rPrChange w:id="49" w:author="JQvHcY3EDfqD4M3r" w:date="2022-01-09T13:00:00Z">
              <w:rPr>
                <w:rFonts w:ascii="Helvetica" w:hAnsi="Helvetica"/>
                <w:sz w:val="18"/>
                <w:szCs w:val="18"/>
                <w:shd w:val="clear" w:color="auto" w:fill="FFFFFF"/>
              </w:rPr>
            </w:rPrChange>
          </w:rPr>
          <w:t xml:space="preserve">of any such use, as listed and stipulated in Annex B. In the event the Vendor requires to engage with additional or replace an existing Sub-Processor to process Personal Data, it shall first ensure such Sub-Processor’s compliance with the Applicable Data Protection Law, and this </w:t>
        </w:r>
        <w:proofErr w:type="spellStart"/>
        <w:r w:rsidRPr="00E34C9E">
          <w:rPr>
            <w:rFonts w:asciiTheme="minorHAnsi" w:hAnsiTheme="minorHAnsi" w:cstheme="minorHAnsi"/>
            <w:rPrChange w:id="50" w:author="JQvHcY3EDfqD4M3r" w:date="2022-01-09T13:00:00Z">
              <w:rPr>
                <w:rFonts w:ascii="Helvetica" w:hAnsi="Helvetica"/>
                <w:sz w:val="18"/>
                <w:szCs w:val="18"/>
                <w:shd w:val="clear" w:color="auto" w:fill="FFFFFF"/>
              </w:rPr>
            </w:rPrChange>
          </w:rPr>
          <w:t>DPA</w:t>
        </w:r>
      </w:ins>
      <w:ins w:id="51" w:author="Legal" w:date="2022-01-11T15:24:00Z">
        <w:r w:rsidR="00C9506F">
          <w:rPr>
            <w:rFonts w:asciiTheme="minorHAnsi" w:hAnsiTheme="minorHAnsi" w:cstheme="minorHAnsi"/>
          </w:rPr>
          <w:t>.</w:t>
        </w:r>
      </w:ins>
      <w:ins w:id="52" w:author="JQvHcY3EDfqD4M3r" w:date="2022-01-09T13:00:00Z">
        <w:del w:id="53" w:author="Legal" w:date="2022-01-11T15:24:00Z">
          <w:r w:rsidRPr="00E34C9E" w:rsidDel="00C9506F">
            <w:rPr>
              <w:rFonts w:asciiTheme="minorHAnsi" w:hAnsiTheme="minorHAnsi" w:cstheme="minorHAnsi"/>
              <w:rPrChange w:id="54" w:author="JQvHcY3EDfqD4M3r" w:date="2022-01-09T13:00:00Z">
                <w:rPr>
                  <w:rFonts w:ascii="Helvetica" w:hAnsi="Helvetica"/>
                  <w:sz w:val="18"/>
                  <w:szCs w:val="18"/>
                  <w:shd w:val="clear" w:color="auto" w:fill="FFFFFF"/>
                </w:rPr>
              </w:rPrChange>
            </w:rPr>
            <w:delText xml:space="preserve">, then </w:delText>
          </w:r>
        </w:del>
        <w:r w:rsidRPr="00E34C9E">
          <w:rPr>
            <w:rFonts w:asciiTheme="minorHAnsi" w:hAnsiTheme="minorHAnsi" w:cstheme="minorHAnsi"/>
            <w:rPrChange w:id="55" w:author="JQvHcY3EDfqD4M3r" w:date="2022-01-09T13:00:00Z">
              <w:rPr>
                <w:rFonts w:ascii="Helvetica" w:hAnsi="Helvetica"/>
                <w:sz w:val="18"/>
                <w:szCs w:val="18"/>
                <w:shd w:val="clear" w:color="auto" w:fill="FFFFFF"/>
              </w:rPr>
            </w:rPrChange>
          </w:rPr>
          <w:t>Vendor</w:t>
        </w:r>
        <w:proofErr w:type="spellEnd"/>
        <w:r w:rsidRPr="00E34C9E">
          <w:rPr>
            <w:rFonts w:asciiTheme="minorHAnsi" w:hAnsiTheme="minorHAnsi" w:cstheme="minorHAnsi"/>
            <w:rPrChange w:id="56" w:author="JQvHcY3EDfqD4M3r" w:date="2022-01-09T13:00:00Z">
              <w:rPr>
                <w:rFonts w:ascii="Helvetica" w:hAnsi="Helvetica"/>
                <w:sz w:val="18"/>
                <w:szCs w:val="18"/>
                <w:shd w:val="clear" w:color="auto" w:fill="FFFFFF"/>
              </w:rPr>
            </w:rPrChange>
          </w:rPr>
          <w:t xml:space="preserve"> shall notify the Company in writing of any </w:t>
        </w:r>
        <w:del w:id="57" w:author="Legal" w:date="2022-01-11T15:25:00Z">
          <w:r w:rsidRPr="00E34C9E" w:rsidDel="00C9506F">
            <w:rPr>
              <w:rFonts w:asciiTheme="minorHAnsi" w:hAnsiTheme="minorHAnsi" w:cstheme="minorHAnsi"/>
              <w:rPrChange w:id="58" w:author="JQvHcY3EDfqD4M3r" w:date="2022-01-09T13:00:00Z">
                <w:rPr>
                  <w:rFonts w:ascii="Helvetica" w:hAnsi="Helvetica"/>
                  <w:sz w:val="18"/>
                  <w:szCs w:val="18"/>
                  <w:shd w:val="clear" w:color="auto" w:fill="FFFFFF"/>
                </w:rPr>
              </w:rPrChange>
            </w:rPr>
            <w:delText xml:space="preserve">intended use </w:delText>
          </w:r>
        </w:del>
        <w:r w:rsidRPr="00E34C9E">
          <w:rPr>
            <w:rFonts w:asciiTheme="minorHAnsi" w:hAnsiTheme="minorHAnsi" w:cstheme="minorHAnsi"/>
            <w:rPrChange w:id="59" w:author="JQvHcY3EDfqD4M3r" w:date="2022-01-09T13:00:00Z">
              <w:rPr>
                <w:rFonts w:ascii="Helvetica" w:hAnsi="Helvetica"/>
                <w:sz w:val="18"/>
                <w:szCs w:val="18"/>
                <w:shd w:val="clear" w:color="auto" w:fill="FFFFFF"/>
              </w:rPr>
            </w:rPrChange>
          </w:rPr>
          <w:t xml:space="preserve">appointment or replacement of a Sub-Processor and will include sufficient level of details for Company to </w:t>
        </w:r>
        <w:del w:id="60" w:author="Legal" w:date="2022-01-11T15:25:00Z">
          <w:r w:rsidRPr="00E34C9E" w:rsidDel="00C9506F">
            <w:rPr>
              <w:rFonts w:asciiTheme="minorHAnsi" w:hAnsiTheme="minorHAnsi" w:cstheme="minorHAnsi"/>
              <w:rPrChange w:id="61" w:author="JQvHcY3EDfqD4M3r" w:date="2022-01-09T13:00:00Z">
                <w:rPr>
                  <w:rFonts w:ascii="Helvetica" w:hAnsi="Helvetica"/>
                  <w:sz w:val="18"/>
                  <w:szCs w:val="18"/>
                  <w:shd w:val="clear" w:color="auto" w:fill="FFFFFF"/>
                </w:rPr>
              </w:rPrChange>
            </w:rPr>
            <w:delText xml:space="preserve">validate </w:delText>
          </w:r>
        </w:del>
        <w:r w:rsidRPr="00E34C9E">
          <w:rPr>
            <w:rFonts w:asciiTheme="minorHAnsi" w:hAnsiTheme="minorHAnsi" w:cstheme="minorHAnsi"/>
            <w:rPrChange w:id="62" w:author="JQvHcY3EDfqD4M3r" w:date="2022-01-09T13:00:00Z">
              <w:rPr>
                <w:rFonts w:ascii="Helvetica" w:hAnsi="Helvetica"/>
                <w:sz w:val="18"/>
                <w:szCs w:val="18"/>
                <w:shd w:val="clear" w:color="auto" w:fill="FFFFFF"/>
              </w:rPr>
            </w:rPrChange>
          </w:rPr>
          <w:t xml:space="preserve">evaluate </w:t>
        </w:r>
      </w:ins>
      <w:commentRangeEnd w:id="45"/>
      <w:r w:rsidR="00C9506F">
        <w:rPr>
          <w:rStyle w:val="CommentReference"/>
          <w:rFonts w:asciiTheme="minorHAnsi" w:hAnsiTheme="minorHAnsi" w:cstheme="minorBidi"/>
          <w:color w:val="auto"/>
        </w:rPr>
        <w:commentReference w:id="45"/>
      </w:r>
      <w:ins w:id="63" w:author="JQvHcY3EDfqD4M3r" w:date="2022-01-09T13:00:00Z">
        <w:r w:rsidRPr="00E34C9E">
          <w:rPr>
            <w:rFonts w:asciiTheme="minorHAnsi" w:hAnsiTheme="minorHAnsi" w:cstheme="minorHAnsi"/>
            <w:rPrChange w:id="64" w:author="JQvHcY3EDfqD4M3r" w:date="2022-01-09T13:00:00Z">
              <w:rPr>
                <w:rFonts w:ascii="Helvetica" w:hAnsi="Helvetica"/>
                <w:sz w:val="18"/>
                <w:szCs w:val="18"/>
                <w:shd w:val="clear" w:color="auto" w:fill="FFFFFF"/>
              </w:rPr>
            </w:rPrChange>
          </w:rPr>
          <w:t>the Sub-Processor, by email notification to the DPO at: </w:t>
        </w:r>
        <w:r w:rsidRPr="00E34C9E">
          <w:rPr>
            <w:rFonts w:asciiTheme="minorHAnsi" w:hAnsiTheme="minorHAnsi" w:cstheme="minorHAnsi"/>
            <w:rPrChange w:id="65" w:author="JQvHcY3EDfqD4M3r" w:date="2022-01-09T13:00:00Z">
              <w:rPr/>
            </w:rPrChange>
          </w:rPr>
          <w:fldChar w:fldCharType="begin"/>
        </w:r>
        <w:r w:rsidRPr="00E34C9E">
          <w:rPr>
            <w:rFonts w:asciiTheme="minorHAnsi" w:hAnsiTheme="minorHAnsi" w:cstheme="minorHAnsi"/>
            <w:rPrChange w:id="66" w:author="JQvHcY3EDfqD4M3r" w:date="2022-01-09T13:00:00Z">
              <w:rPr/>
            </w:rPrChange>
          </w:rPr>
          <w:instrText xml:space="preserve"> HYPERLINK "mailto:dpo@avanquest.com" \t "_blank" </w:instrText>
        </w:r>
        <w:r w:rsidRPr="00E34C9E">
          <w:rPr>
            <w:rFonts w:asciiTheme="minorHAnsi" w:hAnsiTheme="minorHAnsi" w:cstheme="minorHAnsi"/>
            <w:rPrChange w:id="67" w:author="JQvHcY3EDfqD4M3r" w:date="2022-01-09T13:00:00Z">
              <w:rPr/>
            </w:rPrChange>
          </w:rPr>
          <w:fldChar w:fldCharType="separate"/>
        </w:r>
        <w:r w:rsidRPr="00E34C9E">
          <w:rPr>
            <w:rFonts w:asciiTheme="minorHAnsi" w:hAnsiTheme="minorHAnsi" w:cstheme="minorHAnsi"/>
            <w:rPrChange w:id="68" w:author="JQvHcY3EDfqD4M3r" w:date="2022-01-09T13:00:00Z">
              <w:rPr>
                <w:rStyle w:val="Hyperlink"/>
                <w:rFonts w:ascii="Helvetica" w:hAnsi="Helvetica"/>
                <w:color w:val="1155CC"/>
                <w:sz w:val="18"/>
                <w:szCs w:val="18"/>
                <w:shd w:val="clear" w:color="auto" w:fill="FFFFFF"/>
              </w:rPr>
            </w:rPrChange>
          </w:rPr>
          <w:t>dpo@avanquest.com</w:t>
        </w:r>
        <w:r w:rsidRPr="00E34C9E">
          <w:rPr>
            <w:rFonts w:asciiTheme="minorHAnsi" w:hAnsiTheme="minorHAnsi" w:cstheme="minorHAnsi"/>
            <w:rPrChange w:id="69" w:author="JQvHcY3EDfqD4M3r" w:date="2022-01-09T13:00:00Z">
              <w:rPr/>
            </w:rPrChange>
          </w:rPr>
          <w:fldChar w:fldCharType="end"/>
        </w:r>
        <w:r w:rsidRPr="00E34C9E">
          <w:rPr>
            <w:rFonts w:asciiTheme="minorHAnsi" w:hAnsiTheme="minorHAnsi" w:cstheme="minorHAnsi"/>
            <w:rPrChange w:id="70" w:author="JQvHcY3EDfqD4M3r" w:date="2022-01-09T13:00:00Z">
              <w:rPr>
                <w:rFonts w:ascii="Helvetica" w:hAnsi="Helvetica"/>
                <w:sz w:val="18"/>
                <w:szCs w:val="18"/>
                <w:shd w:val="clear" w:color="auto" w:fill="FFFFFF"/>
              </w:rPr>
            </w:rPrChange>
          </w:rPr>
          <w:t xml:space="preserve">. Company reserves the rights to </w:t>
        </w:r>
        <w:commentRangeStart w:id="71"/>
        <w:r w:rsidRPr="00E34C9E">
          <w:rPr>
            <w:rFonts w:asciiTheme="minorHAnsi" w:hAnsiTheme="minorHAnsi" w:cstheme="minorHAnsi"/>
            <w:rPrChange w:id="72" w:author="JQvHcY3EDfqD4M3r" w:date="2022-01-09T13:00:00Z">
              <w:rPr>
                <w:rFonts w:ascii="Helvetica" w:hAnsi="Helvetica"/>
                <w:sz w:val="18"/>
                <w:szCs w:val="18"/>
                <w:shd w:val="clear" w:color="auto" w:fill="FFFFFF"/>
              </w:rPr>
            </w:rPrChange>
          </w:rPr>
          <w:t>object</w:t>
        </w:r>
        <w:del w:id="73" w:author="Legal" w:date="2022-01-11T15:25:00Z">
          <w:r w:rsidRPr="00E34C9E" w:rsidDel="00C9506F">
            <w:rPr>
              <w:rFonts w:asciiTheme="minorHAnsi" w:hAnsiTheme="minorHAnsi" w:cstheme="minorHAnsi"/>
              <w:rPrChange w:id="74" w:author="JQvHcY3EDfqD4M3r" w:date="2022-01-09T13:00:00Z">
                <w:rPr>
                  <w:rFonts w:ascii="Helvetica" w:hAnsi="Helvetica"/>
                  <w:sz w:val="18"/>
                  <w:szCs w:val="18"/>
                  <w:shd w:val="clear" w:color="auto" w:fill="FFFFFF"/>
                </w:rPr>
              </w:rPrChange>
            </w:rPr>
            <w:delText>s</w:delText>
          </w:r>
        </w:del>
        <w:r w:rsidRPr="00E34C9E">
          <w:rPr>
            <w:rFonts w:asciiTheme="minorHAnsi" w:hAnsiTheme="minorHAnsi" w:cstheme="minorHAnsi"/>
            <w:rPrChange w:id="75" w:author="JQvHcY3EDfqD4M3r" w:date="2022-01-09T13:00:00Z">
              <w:rPr>
                <w:rFonts w:ascii="Helvetica" w:hAnsi="Helvetica"/>
                <w:sz w:val="18"/>
                <w:szCs w:val="18"/>
                <w:shd w:val="clear" w:color="auto" w:fill="FFFFFF"/>
              </w:rPr>
            </w:rPrChange>
          </w:rPr>
          <w:t xml:space="preserve"> </w:t>
        </w:r>
      </w:ins>
      <w:commentRangeEnd w:id="71"/>
      <w:r w:rsidR="00C9506F">
        <w:rPr>
          <w:rStyle w:val="CommentReference"/>
          <w:rFonts w:asciiTheme="minorHAnsi" w:hAnsiTheme="minorHAnsi" w:cstheme="minorBidi"/>
          <w:color w:val="auto"/>
        </w:rPr>
        <w:commentReference w:id="71"/>
      </w:r>
      <w:ins w:id="76" w:author="JQvHcY3EDfqD4M3r" w:date="2022-01-09T13:00:00Z">
        <w:r w:rsidRPr="00E34C9E">
          <w:rPr>
            <w:rFonts w:asciiTheme="minorHAnsi" w:hAnsiTheme="minorHAnsi" w:cstheme="minorHAnsi"/>
            <w:rPrChange w:id="77" w:author="JQvHcY3EDfqD4M3r" w:date="2022-01-09T13:00:00Z">
              <w:rPr>
                <w:rFonts w:ascii="Helvetica" w:hAnsi="Helvetica"/>
                <w:sz w:val="18"/>
                <w:szCs w:val="18"/>
                <w:shd w:val="clear" w:color="auto" w:fill="FFFFFF"/>
              </w:rPr>
            </w:rPrChange>
          </w:rPr>
          <w:t>in writing to the proposed use or replacement of the relevant Sub-Processor within thirty (30) days of receipt of the email notification. Any such objection must be based on reasonable grounds that any such Sub-Processor is unable to adequately protect the Company’s Personal Data in accordance with the Agreement. If such objection is justified, Company and Vendor will work together to find a mutually acceptable resolution to such objection, and if unsuccessful, Company’s sole remedy is the termination of the relevant Services under the terms of the Agreement.</w:t>
        </w:r>
      </w:ins>
    </w:p>
    <w:p w14:paraId="0B6A503F" w14:textId="76F7AEE4" w:rsidR="005615F7" w:rsidRDefault="00B6244E" w:rsidP="00D20733">
      <w:pPr>
        <w:pStyle w:val="Default"/>
        <w:numPr>
          <w:ilvl w:val="1"/>
          <w:numId w:val="4"/>
        </w:numPr>
        <w:spacing w:after="240"/>
        <w:ind w:left="540" w:hanging="450"/>
        <w:jc w:val="both"/>
        <w:rPr>
          <w:rFonts w:asciiTheme="minorHAnsi" w:hAnsiTheme="minorHAnsi" w:cstheme="minorHAnsi"/>
        </w:rPr>
      </w:pPr>
      <w:r w:rsidRPr="0086728A">
        <w:rPr>
          <w:rFonts w:asciiTheme="minorHAnsi" w:hAnsiTheme="minorHAnsi" w:cstheme="minorHAnsi"/>
        </w:rPr>
        <w:t>Vendor</w:t>
      </w:r>
      <w:r w:rsidR="002B13C7" w:rsidRPr="0086728A">
        <w:rPr>
          <w:rFonts w:asciiTheme="minorHAnsi" w:hAnsiTheme="minorHAnsi" w:cstheme="minorHAnsi"/>
        </w:rPr>
        <w:t xml:space="preserve"> shall</w:t>
      </w:r>
      <w:r w:rsidR="005615F7" w:rsidRPr="0086728A">
        <w:rPr>
          <w:rFonts w:asciiTheme="minorHAnsi" w:hAnsiTheme="minorHAnsi" w:cstheme="minorHAnsi"/>
        </w:rPr>
        <w:t xml:space="preserve"> (i) only use a Sub</w:t>
      </w:r>
      <w:r w:rsidR="002B13C7" w:rsidRPr="0086728A">
        <w:rPr>
          <w:rFonts w:asciiTheme="minorHAnsi" w:hAnsiTheme="minorHAnsi" w:cstheme="minorHAnsi"/>
        </w:rPr>
        <w:t>-P</w:t>
      </w:r>
      <w:r w:rsidR="005615F7" w:rsidRPr="0086728A">
        <w:rPr>
          <w:rFonts w:asciiTheme="minorHAnsi" w:hAnsiTheme="minorHAnsi" w:cstheme="minorHAnsi"/>
        </w:rPr>
        <w:t>rocessor that has provided sufficient guarantees to implement appropriate technical and organi</w:t>
      </w:r>
      <w:r w:rsidR="002B13C7" w:rsidRPr="0086728A">
        <w:rPr>
          <w:rFonts w:asciiTheme="minorHAnsi" w:hAnsiTheme="minorHAnsi" w:cstheme="minorHAnsi"/>
        </w:rPr>
        <w:t>z</w:t>
      </w:r>
      <w:r w:rsidR="005615F7" w:rsidRPr="0086728A">
        <w:rPr>
          <w:rFonts w:asciiTheme="minorHAnsi" w:hAnsiTheme="minorHAnsi" w:cstheme="minorHAnsi"/>
        </w:rPr>
        <w:t>ational measures in such a manner that the processing will meet the requirements of the GDPR and th</w:t>
      </w:r>
      <w:r w:rsidR="002B13C7" w:rsidRPr="0086728A">
        <w:rPr>
          <w:rFonts w:asciiTheme="minorHAnsi" w:hAnsiTheme="minorHAnsi" w:cstheme="minorHAnsi"/>
        </w:rPr>
        <w:t>is DPA</w:t>
      </w:r>
      <w:r w:rsidR="005615F7" w:rsidRPr="0086728A">
        <w:rPr>
          <w:rFonts w:asciiTheme="minorHAnsi" w:hAnsiTheme="minorHAnsi" w:cstheme="minorHAnsi"/>
        </w:rPr>
        <w:t xml:space="preserve"> and ensure the protection of the rights of Data Subjects; and (ii) impose, through a legally binding contract between </w:t>
      </w:r>
      <w:r w:rsidRPr="0086728A">
        <w:rPr>
          <w:rFonts w:asciiTheme="minorHAnsi" w:hAnsiTheme="minorHAnsi" w:cstheme="minorHAnsi"/>
        </w:rPr>
        <w:t>Vendor</w:t>
      </w:r>
      <w:r w:rsidR="005615F7" w:rsidRPr="0086728A">
        <w:rPr>
          <w:rFonts w:asciiTheme="minorHAnsi" w:hAnsiTheme="minorHAnsi" w:cstheme="minorHAnsi"/>
        </w:rPr>
        <w:t xml:space="preserve"> and Sub</w:t>
      </w:r>
      <w:r w:rsidR="002B13C7" w:rsidRPr="0086728A">
        <w:rPr>
          <w:rFonts w:asciiTheme="minorHAnsi" w:hAnsiTheme="minorHAnsi" w:cstheme="minorHAnsi"/>
        </w:rPr>
        <w:t>-P</w:t>
      </w:r>
      <w:r w:rsidR="005615F7" w:rsidRPr="0086728A">
        <w:rPr>
          <w:rFonts w:asciiTheme="minorHAnsi" w:hAnsiTheme="minorHAnsi" w:cstheme="minorHAnsi"/>
        </w:rPr>
        <w:t>rocessor, the same data protectio</w:t>
      </w:r>
      <w:r w:rsidR="002B13C7" w:rsidRPr="0086728A">
        <w:rPr>
          <w:rFonts w:asciiTheme="minorHAnsi" w:hAnsiTheme="minorHAnsi" w:cstheme="minorHAnsi"/>
        </w:rPr>
        <w:t>n obligations as set out in this DPA.</w:t>
      </w:r>
      <w:r w:rsidR="005615F7" w:rsidRPr="0086728A">
        <w:rPr>
          <w:rFonts w:asciiTheme="minorHAnsi" w:hAnsiTheme="minorHAnsi" w:cstheme="minorHAnsi"/>
        </w:rPr>
        <w:t xml:space="preserve"> </w:t>
      </w:r>
      <w:r w:rsidR="002B13C7" w:rsidRPr="0086728A">
        <w:rPr>
          <w:rFonts w:asciiTheme="minorHAnsi" w:hAnsiTheme="minorHAnsi" w:cstheme="minorHAnsi"/>
        </w:rPr>
        <w:t xml:space="preserve">The </w:t>
      </w:r>
      <w:r w:rsidRPr="0086728A">
        <w:rPr>
          <w:rFonts w:asciiTheme="minorHAnsi" w:hAnsiTheme="minorHAnsi" w:cstheme="minorHAnsi"/>
        </w:rPr>
        <w:t>Vendor</w:t>
      </w:r>
      <w:r w:rsidR="002B13C7" w:rsidRPr="0086728A">
        <w:rPr>
          <w:rFonts w:asciiTheme="minorHAnsi" w:hAnsiTheme="minorHAnsi" w:cstheme="minorHAnsi"/>
        </w:rPr>
        <w:t xml:space="preserve"> </w:t>
      </w:r>
      <w:r w:rsidR="005615F7" w:rsidRPr="0086728A">
        <w:rPr>
          <w:rFonts w:asciiTheme="minorHAnsi" w:hAnsiTheme="minorHAnsi" w:cstheme="minorHAnsi"/>
        </w:rPr>
        <w:t>acknowledges and agrees that if any Sub</w:t>
      </w:r>
      <w:r w:rsidR="00167138" w:rsidRPr="0086728A">
        <w:rPr>
          <w:rFonts w:asciiTheme="minorHAnsi" w:hAnsiTheme="minorHAnsi" w:cstheme="minorHAnsi"/>
        </w:rPr>
        <w:t>-P</w:t>
      </w:r>
      <w:r w:rsidR="005615F7" w:rsidRPr="0086728A">
        <w:rPr>
          <w:rFonts w:asciiTheme="minorHAnsi" w:hAnsiTheme="minorHAnsi" w:cstheme="minorHAnsi"/>
        </w:rPr>
        <w:t xml:space="preserve">rocessor fails to fulfil its obligations in the contract between </w:t>
      </w:r>
      <w:r w:rsidR="00167138" w:rsidRPr="0086728A">
        <w:rPr>
          <w:rFonts w:asciiTheme="minorHAnsi" w:hAnsiTheme="minorHAnsi" w:cstheme="minorHAnsi"/>
        </w:rPr>
        <w:t xml:space="preserve">the </w:t>
      </w:r>
      <w:r w:rsidRPr="0086728A">
        <w:rPr>
          <w:rFonts w:asciiTheme="minorHAnsi" w:hAnsiTheme="minorHAnsi" w:cstheme="minorHAnsi"/>
        </w:rPr>
        <w:t>Vendor</w:t>
      </w:r>
      <w:r w:rsidR="005615F7" w:rsidRPr="0086728A">
        <w:rPr>
          <w:rFonts w:asciiTheme="minorHAnsi" w:hAnsiTheme="minorHAnsi" w:cstheme="minorHAnsi"/>
        </w:rPr>
        <w:t xml:space="preserve"> and Sub</w:t>
      </w:r>
      <w:r w:rsidR="00167138" w:rsidRPr="0086728A">
        <w:rPr>
          <w:rFonts w:asciiTheme="minorHAnsi" w:hAnsiTheme="minorHAnsi" w:cstheme="minorHAnsi"/>
        </w:rPr>
        <w:t>-P</w:t>
      </w:r>
      <w:r w:rsidR="005615F7" w:rsidRPr="0086728A">
        <w:rPr>
          <w:rFonts w:asciiTheme="minorHAnsi" w:hAnsiTheme="minorHAnsi" w:cstheme="minorHAnsi"/>
        </w:rPr>
        <w:t xml:space="preserve">rocessor, </w:t>
      </w:r>
      <w:r w:rsidRPr="0086728A">
        <w:rPr>
          <w:rFonts w:asciiTheme="minorHAnsi" w:hAnsiTheme="minorHAnsi" w:cstheme="minorHAnsi"/>
        </w:rPr>
        <w:t>Vendor</w:t>
      </w:r>
      <w:r w:rsidR="005615F7" w:rsidRPr="0086728A">
        <w:rPr>
          <w:rFonts w:asciiTheme="minorHAnsi" w:hAnsiTheme="minorHAnsi" w:cstheme="minorHAnsi"/>
        </w:rPr>
        <w:t xml:space="preserve"> shall remain fully liable to </w:t>
      </w:r>
      <w:r w:rsidR="00167138" w:rsidRPr="0086728A">
        <w:rPr>
          <w:rFonts w:asciiTheme="minorHAnsi" w:hAnsiTheme="minorHAnsi" w:cstheme="minorHAnsi"/>
        </w:rPr>
        <w:t xml:space="preserve">the </w:t>
      </w:r>
      <w:r w:rsidR="00503C5E" w:rsidRPr="0086728A">
        <w:rPr>
          <w:rFonts w:asciiTheme="minorHAnsi" w:hAnsiTheme="minorHAnsi" w:cstheme="minorHAnsi"/>
        </w:rPr>
        <w:t>Company</w:t>
      </w:r>
      <w:r w:rsidR="005615F7" w:rsidRPr="0086728A">
        <w:rPr>
          <w:rFonts w:asciiTheme="minorHAnsi" w:hAnsiTheme="minorHAnsi" w:cstheme="minorHAnsi"/>
        </w:rPr>
        <w:t xml:space="preserve"> for the performance of the Sub</w:t>
      </w:r>
      <w:r w:rsidR="00167138" w:rsidRPr="0086728A">
        <w:rPr>
          <w:rFonts w:asciiTheme="minorHAnsi" w:hAnsiTheme="minorHAnsi" w:cstheme="minorHAnsi"/>
        </w:rPr>
        <w:t>-P</w:t>
      </w:r>
      <w:r w:rsidR="005615F7" w:rsidRPr="0086728A">
        <w:rPr>
          <w:rFonts w:asciiTheme="minorHAnsi" w:hAnsiTheme="minorHAnsi" w:cstheme="minorHAnsi"/>
        </w:rPr>
        <w:t>rocessor’s obligations.</w:t>
      </w:r>
    </w:p>
    <w:p w14:paraId="16FD514C" w14:textId="3E5408F0" w:rsidR="00B27A42" w:rsidRPr="0086728A" w:rsidRDefault="00B27A42" w:rsidP="00D20733">
      <w:pPr>
        <w:pStyle w:val="Default"/>
        <w:numPr>
          <w:ilvl w:val="1"/>
          <w:numId w:val="4"/>
        </w:numPr>
        <w:spacing w:after="240"/>
        <w:ind w:left="540" w:hanging="450"/>
        <w:jc w:val="both"/>
        <w:rPr>
          <w:rFonts w:asciiTheme="minorHAnsi" w:hAnsiTheme="minorHAnsi" w:cstheme="minorHAnsi"/>
        </w:rPr>
      </w:pPr>
      <w:r w:rsidRPr="0086728A">
        <w:rPr>
          <w:b/>
          <w:bCs/>
        </w:rPr>
        <w:t>Agreements with Sub-processors</w:t>
      </w:r>
      <w:r>
        <w:t>. Processor represents and warrants that it has entered into a written agreement with each Sub-processor containing appropriate safeguards to the protection of Personal Data. Where Processor engages a Sub-processor for carrying out specific Processing activities on behalf of Company, the same or materially similar data protection obligations as set out in the Agreement and this DPA shall be imposed on such new Sub-processor by way of a contract, in particular obligations to implement appropriate technical and organizational measures for protection of Personal Data Processed hereunder and in such a manner that the Processing will meet the requirements of the GDPR. Where a Sub-processor fails to fulfil its data protection obligations concerning its Processing of Personal Data, Processor shall remain fully liable for the performance of the Sub-processor's obligations. Processor shall review and validate at least annually, and certify to Company upon request, that each of its Sub-processors are able to fulfil its duties as applicable to its performance of its obligations hereunder. If any review reveals any compliance deficiencies by such Sub-processor, Processor shall promptly find a solution, mitigation and/or remedy such issue; however, if such is not possible, Company may instruct Processor to not continue using such Sub-processor and Company may terminate this DPA and/or the Agreement to the extent Processor can no longer provide the Services without use of such Sub-processor and, if applicable, shall be entitled to a refund of the pro rata portion of any prepaid fees for the remaining term</w:t>
      </w:r>
      <w:del w:id="78" w:author="Legal" w:date="2021-11-30T16:21:00Z">
        <w:r w:rsidDel="003A2F71">
          <w:delText>.</w:delText>
        </w:r>
      </w:del>
    </w:p>
    <w:p w14:paraId="08953604" w14:textId="77777777" w:rsidR="005615F7" w:rsidRPr="008F62BE" w:rsidRDefault="005615F7">
      <w:pPr>
        <w:pStyle w:val="Default"/>
        <w:ind w:left="720"/>
        <w:jc w:val="both"/>
        <w:rPr>
          <w:rFonts w:asciiTheme="minorHAnsi" w:hAnsiTheme="minorHAnsi" w:cstheme="minorHAnsi"/>
          <w:sz w:val="22"/>
          <w:szCs w:val="22"/>
        </w:rPr>
      </w:pPr>
    </w:p>
    <w:p w14:paraId="4B4F7056" w14:textId="6490039E" w:rsidR="00E93B12" w:rsidRPr="002E3327" w:rsidRDefault="00E93B12">
      <w:pPr>
        <w:pStyle w:val="ListParagraph"/>
        <w:numPr>
          <w:ilvl w:val="0"/>
          <w:numId w:val="4"/>
        </w:numPr>
        <w:spacing w:line="240" w:lineRule="auto"/>
        <w:ind w:left="450"/>
        <w:contextualSpacing w:val="0"/>
        <w:jc w:val="both"/>
        <w:rPr>
          <w:rFonts w:cstheme="minorHAnsi"/>
          <w:b/>
          <w:bCs/>
          <w:color w:val="000000"/>
          <w:sz w:val="24"/>
          <w:szCs w:val="24"/>
        </w:rPr>
      </w:pPr>
      <w:r w:rsidRPr="002E3327">
        <w:rPr>
          <w:rFonts w:cstheme="minorHAnsi"/>
          <w:b/>
          <w:bCs/>
          <w:color w:val="000000"/>
          <w:sz w:val="24"/>
          <w:szCs w:val="24"/>
        </w:rPr>
        <w:t>DATA TRANSFER</w:t>
      </w:r>
    </w:p>
    <w:p w14:paraId="7DBD5A05" w14:textId="1857A7D0" w:rsidR="00E97E58" w:rsidRPr="0086728A" w:rsidRDefault="00E97E58" w:rsidP="00D20733">
      <w:pPr>
        <w:pStyle w:val="Default"/>
        <w:numPr>
          <w:ilvl w:val="1"/>
          <w:numId w:val="4"/>
        </w:numPr>
        <w:spacing w:after="240"/>
        <w:ind w:left="540" w:hanging="450"/>
        <w:jc w:val="both"/>
        <w:rPr>
          <w:rFonts w:asciiTheme="minorHAnsi" w:hAnsiTheme="minorHAnsi" w:cstheme="minorHAnsi"/>
          <w:sz w:val="22"/>
          <w:szCs w:val="22"/>
        </w:rPr>
      </w:pPr>
      <w:r>
        <w:t>Data Transfers from the EEA, Switzerland and the UK to countries that offer adequate level or data protection (“</w:t>
      </w:r>
      <w:r w:rsidRPr="0086728A">
        <w:rPr>
          <w:b/>
          <w:bCs/>
        </w:rPr>
        <w:t>Third Countries</w:t>
      </w:r>
      <w:r>
        <w:t>”). Personal Data may be transferred from EU Member States, the EEA member countries (Norway, Liechtenstein and Iceland) (collectively, “</w:t>
      </w:r>
      <w:r w:rsidRPr="0086728A">
        <w:rPr>
          <w:b/>
          <w:bCs/>
        </w:rPr>
        <w:t>EEA</w:t>
      </w:r>
      <w:r>
        <w:t>”), Switzerland and the UK to countries that offer an adequate level of data protection under or pursuant to the adequacy decisions published by the relevant data protection authorities of the EEA, the European Union, the Member States or the European Commission, Switzerland, and/or the UK as relevant (“</w:t>
      </w:r>
      <w:r w:rsidRPr="0086728A">
        <w:rPr>
          <w:b/>
          <w:bCs/>
        </w:rPr>
        <w:t>Adequacy Decisions</w:t>
      </w:r>
      <w:r>
        <w:t>”), as applicable, without any further safeguard being necessary.</w:t>
      </w:r>
    </w:p>
    <w:p w14:paraId="6AB186B8" w14:textId="75B72ABD" w:rsidR="00E97E58" w:rsidRPr="0086728A" w:rsidRDefault="00E97E58" w:rsidP="00D20733">
      <w:pPr>
        <w:pStyle w:val="Default"/>
        <w:numPr>
          <w:ilvl w:val="1"/>
          <w:numId w:val="4"/>
        </w:numPr>
        <w:spacing w:after="240"/>
        <w:ind w:left="540" w:hanging="450"/>
        <w:jc w:val="both"/>
        <w:rPr>
          <w:rFonts w:asciiTheme="minorHAnsi" w:hAnsiTheme="minorHAnsi" w:cstheme="minorHAnsi"/>
          <w:sz w:val="22"/>
          <w:szCs w:val="22"/>
        </w:rPr>
      </w:pPr>
      <w:r w:rsidRPr="0086728A">
        <w:rPr>
          <w:b/>
          <w:bCs/>
        </w:rPr>
        <w:t xml:space="preserve">Data Transfers from the EEA, </w:t>
      </w:r>
      <w:proofErr w:type="gramStart"/>
      <w:r w:rsidRPr="0086728A">
        <w:rPr>
          <w:b/>
          <w:bCs/>
        </w:rPr>
        <w:t>Switzerland</w:t>
      </w:r>
      <w:proofErr w:type="gramEnd"/>
      <w:r w:rsidRPr="0086728A">
        <w:rPr>
          <w:b/>
          <w:bCs/>
        </w:rPr>
        <w:t xml:space="preserve"> and the UK to other countries.</w:t>
      </w:r>
      <w:r>
        <w:t xml:space="preserve"> If the Processing of Personal Data by Processor includes any of the following Data Transfers (either directly or via onward transfer), the respective SCC shall apply</w:t>
      </w:r>
      <w:r w:rsidR="00F97DC9">
        <w:t>:</w:t>
      </w:r>
    </w:p>
    <w:p w14:paraId="33F91BAB" w14:textId="2E711BEA" w:rsidR="00F97DC9" w:rsidRPr="0086728A" w:rsidRDefault="00F97DC9" w:rsidP="00D20733">
      <w:pPr>
        <w:pStyle w:val="Default"/>
        <w:numPr>
          <w:ilvl w:val="2"/>
          <w:numId w:val="4"/>
        </w:numPr>
        <w:spacing w:after="240"/>
        <w:ind w:left="1170" w:hanging="630"/>
        <w:jc w:val="both"/>
        <w:rPr>
          <w:rFonts w:asciiTheme="minorHAnsi" w:hAnsiTheme="minorHAnsi" w:cstheme="minorHAnsi"/>
          <w:sz w:val="22"/>
          <w:szCs w:val="22"/>
        </w:rPr>
      </w:pPr>
      <w:r>
        <w:t>From the EEA or Switzerland to other countries which have not been subject to a relevant Adequacy Decision, and such transfers are not performed through an alternative recognized compliance mechanism for the lawful transfer of Personal Data outside the EEA or Switzerland (“</w:t>
      </w:r>
      <w:r w:rsidRPr="0086728A">
        <w:rPr>
          <w:b/>
          <w:bCs/>
        </w:rPr>
        <w:t>EEA Transfer</w:t>
      </w:r>
      <w:r>
        <w:t>”), the terms set forth in the Standard Contractual Clauses shall apply.</w:t>
      </w:r>
    </w:p>
    <w:p w14:paraId="6047269B" w14:textId="5E6A749F" w:rsidR="00F97DC9" w:rsidRPr="0086728A" w:rsidRDefault="00F97DC9" w:rsidP="00D20733">
      <w:pPr>
        <w:pStyle w:val="Default"/>
        <w:numPr>
          <w:ilvl w:val="2"/>
          <w:numId w:val="4"/>
        </w:numPr>
        <w:spacing w:after="240"/>
        <w:ind w:left="1170" w:hanging="630"/>
        <w:jc w:val="both"/>
        <w:rPr>
          <w:rFonts w:asciiTheme="minorHAnsi" w:hAnsiTheme="minorHAnsi" w:cstheme="minorHAnsi"/>
          <w:sz w:val="22"/>
          <w:szCs w:val="22"/>
        </w:rPr>
      </w:pPr>
      <w:r>
        <w:t>From the UK to other countries which have not been subject to a relevant Adequacy Decision, and such transfers are not performed through an alternative recognized compliance mechanism for the lawful transfer of Personal Data outside the UK (“</w:t>
      </w:r>
      <w:r w:rsidRPr="0086728A">
        <w:rPr>
          <w:b/>
          <w:bCs/>
        </w:rPr>
        <w:t>UK Transfer</w:t>
      </w:r>
      <w:r>
        <w:t xml:space="preserve">”), the terms set forth in the Standard Contractual Clauses, in accordance </w:t>
      </w:r>
      <w:r w:rsidRPr="00D20733">
        <w:t xml:space="preserve">with Annex </w:t>
      </w:r>
      <w:r w:rsidR="00D20733">
        <w:t>C</w:t>
      </w:r>
      <w:r>
        <w:t xml:space="preserve"> thereto shall apply.</w:t>
      </w:r>
    </w:p>
    <w:p w14:paraId="5AD22992" w14:textId="09CC1544" w:rsidR="00F97DC9" w:rsidRPr="0086728A" w:rsidRDefault="00F97DC9" w:rsidP="00D20733">
      <w:pPr>
        <w:pStyle w:val="Default"/>
        <w:numPr>
          <w:ilvl w:val="2"/>
          <w:numId w:val="4"/>
        </w:numPr>
        <w:spacing w:after="240"/>
        <w:ind w:left="1170" w:hanging="630"/>
        <w:jc w:val="both"/>
        <w:rPr>
          <w:rFonts w:asciiTheme="minorHAnsi" w:hAnsiTheme="minorHAnsi" w:cstheme="minorHAnsi"/>
          <w:sz w:val="22"/>
          <w:szCs w:val="22"/>
        </w:rPr>
      </w:pPr>
      <w:r>
        <w:t xml:space="preserve">The terms set forth in </w:t>
      </w:r>
      <w:r w:rsidRPr="00D20733">
        <w:t xml:space="preserve">Annex </w:t>
      </w:r>
      <w:r w:rsidR="00D20733">
        <w:t>D</w:t>
      </w:r>
      <w:r>
        <w:t xml:space="preserve"> to the Standard Contractual Clauses (Additional Safeguards) shall apply to an EEA Transfer and a UK Transfer.</w:t>
      </w:r>
    </w:p>
    <w:p w14:paraId="2CCEE2CD" w14:textId="17DFB05C" w:rsidR="00F97DC9" w:rsidRDefault="00F97DC9" w:rsidP="00F97DC9">
      <w:pPr>
        <w:pStyle w:val="Default"/>
        <w:ind w:left="792"/>
        <w:jc w:val="both"/>
        <w:rPr>
          <w:b/>
          <w:bCs/>
        </w:rPr>
      </w:pPr>
    </w:p>
    <w:p w14:paraId="6D7E6AEC" w14:textId="58BFD080" w:rsidR="009410A1" w:rsidRPr="002E3327" w:rsidRDefault="009410A1" w:rsidP="002E3327">
      <w:pPr>
        <w:pStyle w:val="ListParagraph"/>
        <w:numPr>
          <w:ilvl w:val="0"/>
          <w:numId w:val="4"/>
        </w:numPr>
        <w:spacing w:line="240" w:lineRule="auto"/>
        <w:ind w:left="450"/>
        <w:contextualSpacing w:val="0"/>
        <w:jc w:val="both"/>
        <w:rPr>
          <w:rFonts w:cstheme="minorHAnsi"/>
          <w:b/>
          <w:bCs/>
          <w:color w:val="000000"/>
          <w:sz w:val="24"/>
          <w:szCs w:val="24"/>
        </w:rPr>
      </w:pPr>
      <w:r w:rsidRPr="002E3327">
        <w:rPr>
          <w:rFonts w:cstheme="minorHAnsi"/>
          <w:b/>
          <w:bCs/>
          <w:color w:val="000000"/>
          <w:sz w:val="24"/>
          <w:szCs w:val="24"/>
        </w:rPr>
        <w:t xml:space="preserve">DATA SUBJECTS </w:t>
      </w:r>
      <w:r w:rsidR="004F01FA" w:rsidRPr="002E3327">
        <w:rPr>
          <w:rFonts w:cstheme="minorHAnsi"/>
          <w:b/>
          <w:bCs/>
          <w:color w:val="000000"/>
          <w:sz w:val="24"/>
          <w:szCs w:val="24"/>
        </w:rPr>
        <w:t>REQUESTS</w:t>
      </w:r>
    </w:p>
    <w:p w14:paraId="23EB4085" w14:textId="028B51F6" w:rsidR="00E93B12" w:rsidRPr="008F62BE" w:rsidRDefault="004F01FA" w:rsidP="00D20733">
      <w:pPr>
        <w:pStyle w:val="Default"/>
        <w:numPr>
          <w:ilvl w:val="1"/>
          <w:numId w:val="4"/>
        </w:numPr>
        <w:spacing w:after="240"/>
        <w:ind w:left="720" w:hanging="630"/>
        <w:jc w:val="both"/>
        <w:rPr>
          <w:rFonts w:asciiTheme="minorHAnsi" w:hAnsiTheme="minorHAnsi" w:cstheme="minorHAnsi"/>
          <w:sz w:val="22"/>
          <w:szCs w:val="22"/>
        </w:rPr>
      </w:pPr>
      <w:r>
        <w:t>Processor shall assist Company in responding to requests to exercise Data Subject rights or Consumer rights</w:t>
      </w:r>
      <w:commentRangeStart w:id="79"/>
      <w:r w:rsidR="003743F3">
        <w:t xml:space="preserve">, </w:t>
      </w:r>
      <w:r w:rsidR="003743F3" w:rsidRPr="003743F3">
        <w:t>whose Personal Data is processed by Vendor on behalf of the Company</w:t>
      </w:r>
      <w:commentRangeEnd w:id="79"/>
      <w:r w:rsidR="008E6419">
        <w:rPr>
          <w:rStyle w:val="CommentReference"/>
          <w:rFonts w:asciiTheme="minorHAnsi" w:hAnsiTheme="minorHAnsi" w:cstheme="minorBidi"/>
          <w:color w:val="auto"/>
        </w:rPr>
        <w:commentReference w:id="79"/>
      </w:r>
      <w:r>
        <w:t xml:space="preserve"> (including any complaints regarding the Processing of Personal Data) under Applicable Laws, including, without limitation, EU Data Protection Laws and the CCPA (“</w:t>
      </w:r>
      <w:r w:rsidRPr="00241B9D">
        <w:rPr>
          <w:b/>
          <w:bCs/>
          <w:rPrChange w:id="80" w:author="Legal" w:date="2021-11-30T18:24:00Z">
            <w:rPr/>
          </w:rPrChange>
        </w:rPr>
        <w:t>Data Subject Request</w:t>
      </w:r>
      <w:r>
        <w:t>(s)”). This includes Processor (i) promptly notifying Company if it receives a Data Subject Request in respect of Personal Data; (ii) providing full cooperation and assistance to Company in relation to any Data Subject Request; (iii) ensuring that it does not respond to Data Subject Requests except on the documented instructions of Company or as strictly required by Data Protection Laws to which the Processor is subject; and (iv) maintain electronic records of Data Subject Requests</w:t>
      </w:r>
      <w:r w:rsidR="007A0876">
        <w:t xml:space="preserve"> for a reasonable time required to solve Data Subject Request or as required by Applicable Law</w:t>
      </w:r>
      <w:r>
        <w:t>.</w:t>
      </w:r>
    </w:p>
    <w:p w14:paraId="6966DF75" w14:textId="2CED2EAB" w:rsidR="009410A1" w:rsidRPr="004F01FA" w:rsidRDefault="004F01FA" w:rsidP="00D20733">
      <w:pPr>
        <w:pStyle w:val="Default"/>
        <w:numPr>
          <w:ilvl w:val="1"/>
          <w:numId w:val="4"/>
        </w:numPr>
        <w:spacing w:after="240"/>
        <w:ind w:left="720" w:hanging="630"/>
        <w:jc w:val="both"/>
      </w:pPr>
      <w:r w:rsidRPr="0086728A">
        <w:t xml:space="preserve">When Company Data involved customers Personal Data, </w:t>
      </w:r>
      <w:commentRangeStart w:id="81"/>
      <w:r w:rsidR="007A0876">
        <w:t xml:space="preserve">and it is </w:t>
      </w:r>
      <w:r w:rsidR="007A0876" w:rsidRPr="007A0876">
        <w:t>processed by Vendor on behalf of the Company</w:t>
      </w:r>
      <w:commentRangeEnd w:id="81"/>
      <w:r w:rsidR="008E6419">
        <w:rPr>
          <w:rStyle w:val="CommentReference"/>
          <w:rFonts w:asciiTheme="minorHAnsi" w:hAnsiTheme="minorHAnsi" w:cstheme="minorBidi"/>
          <w:color w:val="auto"/>
        </w:rPr>
        <w:commentReference w:id="81"/>
      </w:r>
      <w:ins w:id="82" w:author="Legal" w:date="2021-11-30T18:33:00Z">
        <w:r w:rsidR="007A0876">
          <w:t>,</w:t>
        </w:r>
      </w:ins>
      <w:ins w:id="83" w:author="Legal" w:date="2021-11-30T18:32:00Z">
        <w:r w:rsidR="007A0876" w:rsidRPr="007A0876">
          <w:t xml:space="preserve"> </w:t>
        </w:r>
      </w:ins>
      <w:r w:rsidR="00E93B12" w:rsidRPr="0086728A">
        <w:t>Vendor</w:t>
      </w:r>
      <w:r w:rsidR="009410A1" w:rsidRPr="0086728A">
        <w:t xml:space="preserve"> shall:</w:t>
      </w:r>
      <w:r w:rsidRPr="0086728A">
        <w:t xml:space="preserve"> (a) </w:t>
      </w:r>
      <w:r w:rsidR="00E93B12" w:rsidRPr="0086728A">
        <w:t>P</w:t>
      </w:r>
      <w:r w:rsidR="009410A1" w:rsidRPr="0086728A">
        <w:t>romptly notify Company if it receives a request from a Data Subject under any Data Protection Law in respect of Company Data; and</w:t>
      </w:r>
      <w:r w:rsidRPr="0086728A">
        <w:t xml:space="preserve"> (b) </w:t>
      </w:r>
      <w:r w:rsidR="009410A1" w:rsidRPr="0086728A">
        <w:t xml:space="preserve">ensure that it does not respond to that request except on the documented instructions of Company or as required by Applicable </w:t>
      </w:r>
      <w:r w:rsidR="00E93B12" w:rsidRPr="0086728A">
        <w:t xml:space="preserve">Data </w:t>
      </w:r>
      <w:r w:rsidR="009410A1" w:rsidRPr="0086728A">
        <w:t xml:space="preserve">Laws to which the </w:t>
      </w:r>
      <w:r w:rsidR="00E93B12" w:rsidRPr="0086728A">
        <w:t>Vendor</w:t>
      </w:r>
      <w:r w:rsidR="009410A1" w:rsidRPr="0086728A">
        <w:t xml:space="preserve"> is subject, in which case </w:t>
      </w:r>
      <w:r w:rsidR="00E93B12" w:rsidRPr="0086728A">
        <w:t>Vendor</w:t>
      </w:r>
      <w:r w:rsidR="009410A1" w:rsidRPr="0086728A">
        <w:t xml:space="preserve"> shall to the extent permitted by Applicable</w:t>
      </w:r>
      <w:r w:rsidR="00E93B12" w:rsidRPr="0086728A">
        <w:t xml:space="preserve"> Data</w:t>
      </w:r>
      <w:r w:rsidR="009410A1" w:rsidRPr="0086728A">
        <w:t xml:space="preserve"> Laws inform Company of that legal requirement before </w:t>
      </w:r>
      <w:r w:rsidR="00E93B12" w:rsidRPr="0086728A">
        <w:t>Vendor</w:t>
      </w:r>
      <w:r w:rsidR="009410A1" w:rsidRPr="0086728A">
        <w:t xml:space="preserve"> responds to the request.</w:t>
      </w:r>
    </w:p>
    <w:p w14:paraId="6743C917" w14:textId="1283502C" w:rsidR="008F62BE" w:rsidRPr="002E3327" w:rsidRDefault="008F62BE" w:rsidP="0086728A">
      <w:pPr>
        <w:pStyle w:val="ListParagraph"/>
        <w:numPr>
          <w:ilvl w:val="0"/>
          <w:numId w:val="4"/>
        </w:numPr>
        <w:spacing w:line="240" w:lineRule="auto"/>
        <w:ind w:left="450"/>
        <w:contextualSpacing w:val="0"/>
        <w:jc w:val="both"/>
        <w:rPr>
          <w:rFonts w:cstheme="minorHAnsi"/>
          <w:b/>
          <w:bCs/>
          <w:color w:val="000000"/>
          <w:sz w:val="24"/>
          <w:szCs w:val="24"/>
        </w:rPr>
      </w:pPr>
      <w:r w:rsidRPr="002E3327">
        <w:rPr>
          <w:rFonts w:cstheme="minorHAnsi"/>
          <w:b/>
          <w:bCs/>
          <w:color w:val="000000"/>
          <w:sz w:val="24"/>
          <w:szCs w:val="24"/>
        </w:rPr>
        <w:t>DELETION OR RETURN OF COMPANY DATA</w:t>
      </w:r>
    </w:p>
    <w:p w14:paraId="7C1383E2" w14:textId="56B522BE" w:rsidR="00CE6B99" w:rsidRPr="0086728A" w:rsidRDefault="00A6616E" w:rsidP="00D20733">
      <w:pPr>
        <w:pStyle w:val="Default"/>
        <w:numPr>
          <w:ilvl w:val="1"/>
          <w:numId w:val="4"/>
        </w:numPr>
        <w:spacing w:after="240"/>
        <w:ind w:left="720" w:hanging="630"/>
        <w:jc w:val="both"/>
        <w:rPr>
          <w:rFonts w:asciiTheme="minorHAnsi" w:hAnsiTheme="minorHAnsi" w:cstheme="minorHAnsi"/>
          <w:sz w:val="22"/>
          <w:szCs w:val="22"/>
        </w:rPr>
      </w:pPr>
      <w:r>
        <w:t>Without undue delay (and in any event within thirty (30) days) following termination of the Agreement, Processor shall, at the choice of Company, delete or return to Company all the Personal Data it Processes on behalf of Company, in the manner described in the</w:t>
      </w:r>
      <w:r w:rsidR="00CE6B99">
        <w:t xml:space="preserve"> Agreement or as otherwise reasonably request by Company. </w:t>
      </w:r>
    </w:p>
    <w:p w14:paraId="72D1723A" w14:textId="7D33E59C" w:rsidR="008F62BE" w:rsidRPr="0086728A" w:rsidRDefault="00CE6B99" w:rsidP="00D20733">
      <w:pPr>
        <w:pStyle w:val="Default"/>
        <w:numPr>
          <w:ilvl w:val="1"/>
          <w:numId w:val="4"/>
        </w:numPr>
        <w:spacing w:after="240"/>
        <w:ind w:left="720" w:hanging="630"/>
        <w:jc w:val="both"/>
        <w:rPr>
          <w:rFonts w:asciiTheme="minorHAnsi" w:hAnsiTheme="minorHAnsi" w:cstheme="minorHAnsi"/>
          <w:sz w:val="22"/>
          <w:szCs w:val="22"/>
        </w:rPr>
      </w:pPr>
      <w:r>
        <w:t xml:space="preserve">Notwithstanding the above, in any event Processor shall automatically permanently delete within sixty (60) days following termination or expiration of the Agreement and/or DPA any Personal Data including existing copies of such Personal Data unless Data Protection Laws </w:t>
      </w:r>
      <w:r w:rsidR="007B166A">
        <w:t xml:space="preserve">or other applicable legal acts </w:t>
      </w:r>
      <w:r>
        <w:t xml:space="preserve">require otherwise. Processor warrants that it will guarantee the confidentiality of Personal Data and will not actively Process Personal Data anymore and will guarantee the return and/or deletion of the Personal Data (at the choice of </w:t>
      </w:r>
      <w:r w:rsidR="0015328A">
        <w:t>Company</w:t>
      </w:r>
      <w:r>
        <w:t xml:space="preserve"> or automatically within sixty (60) days of termination or expiration) when the legal obligation to not return or delete the Personal Data has expired. Upon Company’s written request, the Processor’s Chief Privacy Officer (or equivalent) shall provide written certification to Company stating that Processor has fully complied with this section</w:t>
      </w:r>
      <w:r w:rsidR="008F62BE" w:rsidRPr="0086728A">
        <w:rPr>
          <w:rFonts w:asciiTheme="minorHAnsi" w:hAnsiTheme="minorHAnsi" w:cstheme="minorHAnsi"/>
          <w:sz w:val="22"/>
          <w:szCs w:val="22"/>
        </w:rPr>
        <w:t>.</w:t>
      </w:r>
    </w:p>
    <w:p w14:paraId="38B72434" w14:textId="77777777" w:rsidR="00E93B12" w:rsidRPr="008F62BE" w:rsidRDefault="00E93B12" w:rsidP="00D20733">
      <w:pPr>
        <w:pStyle w:val="Default"/>
        <w:jc w:val="both"/>
        <w:rPr>
          <w:rFonts w:asciiTheme="minorHAnsi" w:hAnsiTheme="minorHAnsi" w:cstheme="minorHAnsi"/>
          <w:sz w:val="22"/>
          <w:szCs w:val="22"/>
        </w:rPr>
      </w:pPr>
    </w:p>
    <w:p w14:paraId="56DFBAC0" w14:textId="77777777" w:rsidR="001834A3" w:rsidRDefault="0076757F" w:rsidP="001834A3">
      <w:pPr>
        <w:pStyle w:val="ListParagraph"/>
        <w:numPr>
          <w:ilvl w:val="0"/>
          <w:numId w:val="4"/>
        </w:numPr>
        <w:spacing w:line="240" w:lineRule="auto"/>
        <w:ind w:left="450"/>
        <w:contextualSpacing w:val="0"/>
        <w:jc w:val="both"/>
        <w:rPr>
          <w:rFonts w:cstheme="minorHAnsi"/>
          <w:b/>
          <w:bCs/>
          <w:color w:val="000000"/>
          <w:sz w:val="24"/>
          <w:szCs w:val="24"/>
        </w:rPr>
      </w:pPr>
      <w:r w:rsidRPr="00D20733">
        <w:rPr>
          <w:rFonts w:cstheme="minorHAnsi"/>
          <w:b/>
          <w:bCs/>
          <w:color w:val="000000"/>
          <w:sz w:val="24"/>
          <w:szCs w:val="24"/>
        </w:rPr>
        <w:t>LIABILITY</w:t>
      </w:r>
      <w:r w:rsidR="001834A3">
        <w:rPr>
          <w:rFonts w:cstheme="minorHAnsi"/>
          <w:b/>
          <w:bCs/>
          <w:color w:val="000000"/>
          <w:sz w:val="24"/>
          <w:szCs w:val="24"/>
        </w:rPr>
        <w:t xml:space="preserve">. </w:t>
      </w:r>
    </w:p>
    <w:p w14:paraId="210A38BA" w14:textId="1B6B0CF9" w:rsidR="0076757F" w:rsidRPr="008E6419" w:rsidRDefault="004D3A31" w:rsidP="001834A3">
      <w:pPr>
        <w:spacing w:line="240" w:lineRule="auto"/>
        <w:ind w:left="90"/>
        <w:jc w:val="both"/>
        <w:rPr>
          <w:rFonts w:cstheme="minorHAnsi"/>
          <w:b/>
          <w:bCs/>
          <w:color w:val="000000"/>
          <w:sz w:val="24"/>
          <w:szCs w:val="24"/>
          <w:lang w:val="lt-LT"/>
        </w:rPr>
      </w:pPr>
      <w:r w:rsidRPr="004D3A31">
        <w:rPr>
          <w:rFonts w:cstheme="minorHAnsi"/>
          <w:sz w:val="24"/>
          <w:szCs w:val="24"/>
        </w:rPr>
        <w:t>In addition to compensation of damage for any breach that may result from non-compliance with this DPA and/or other contracts, the Company shall have the right to obtain remuneration from the Vendor for any costs, fees and penalties incurred by the Company under Applicable data protection laws, if the damage resulted from the Processing performed by the Vendor or its Sub-processors.</w:t>
      </w:r>
    </w:p>
    <w:p w14:paraId="2D017C31" w14:textId="77777777" w:rsidR="001834A3" w:rsidRDefault="0076757F" w:rsidP="001834A3">
      <w:pPr>
        <w:pStyle w:val="ListParagraph"/>
        <w:numPr>
          <w:ilvl w:val="0"/>
          <w:numId w:val="4"/>
        </w:numPr>
        <w:spacing w:line="240" w:lineRule="auto"/>
        <w:ind w:left="450"/>
        <w:contextualSpacing w:val="0"/>
        <w:jc w:val="both"/>
        <w:rPr>
          <w:rFonts w:cstheme="minorHAnsi"/>
          <w:b/>
          <w:bCs/>
          <w:color w:val="000000"/>
          <w:sz w:val="24"/>
          <w:szCs w:val="24"/>
        </w:rPr>
      </w:pPr>
      <w:commentRangeStart w:id="84"/>
      <w:r w:rsidRPr="00D20733">
        <w:rPr>
          <w:rFonts w:cstheme="minorHAnsi"/>
          <w:b/>
          <w:bCs/>
          <w:color w:val="000000"/>
          <w:sz w:val="24"/>
          <w:szCs w:val="24"/>
        </w:rPr>
        <w:t>INDEMNIFICATION</w:t>
      </w:r>
      <w:r w:rsidR="001834A3">
        <w:rPr>
          <w:rFonts w:cstheme="minorHAnsi"/>
          <w:b/>
          <w:bCs/>
          <w:color w:val="000000"/>
          <w:sz w:val="24"/>
          <w:szCs w:val="24"/>
        </w:rPr>
        <w:t>.</w:t>
      </w:r>
      <w:r w:rsidRPr="00D20733">
        <w:rPr>
          <w:rFonts w:cstheme="minorHAnsi"/>
          <w:b/>
          <w:bCs/>
          <w:color w:val="000000"/>
          <w:sz w:val="24"/>
          <w:szCs w:val="24"/>
        </w:rPr>
        <w:t xml:space="preserve"> </w:t>
      </w:r>
    </w:p>
    <w:p w14:paraId="5892A307" w14:textId="77777777" w:rsidR="00307738" w:rsidRPr="00307738" w:rsidRDefault="00307738" w:rsidP="00307738">
      <w:pPr>
        <w:spacing w:line="240" w:lineRule="auto"/>
        <w:ind w:left="90"/>
        <w:jc w:val="both"/>
        <w:rPr>
          <w:ins w:id="85" w:author="Legal" w:date="2022-01-11T15:30:00Z"/>
          <w:rFonts w:cstheme="minorHAnsi"/>
          <w:sz w:val="24"/>
          <w:szCs w:val="24"/>
          <w:rPrChange w:id="86" w:author="Legal" w:date="2022-01-11T15:30:00Z">
            <w:rPr>
              <w:ins w:id="87" w:author="Legal" w:date="2022-01-11T15:30:00Z"/>
              <w:rFonts w:ascii="Arial" w:hAnsi="Arial" w:cs="Arial"/>
              <w:sz w:val="20"/>
              <w:szCs w:val="20"/>
            </w:rPr>
          </w:rPrChange>
        </w:rPr>
        <w:pPrChange w:id="88" w:author="Legal" w:date="2022-01-11T15:30:00Z">
          <w:pPr>
            <w:pStyle w:val="ListParagraph"/>
            <w:numPr>
              <w:numId w:val="4"/>
            </w:numPr>
            <w:spacing w:line="240" w:lineRule="auto"/>
            <w:ind w:left="1440" w:hanging="360"/>
            <w:jc w:val="both"/>
          </w:pPr>
        </w:pPrChange>
      </w:pPr>
      <w:ins w:id="89" w:author="Legal" w:date="2022-01-11T15:30:00Z">
        <w:r w:rsidRPr="00307738">
          <w:rPr>
            <w:rFonts w:cstheme="minorHAnsi"/>
            <w:sz w:val="24"/>
            <w:szCs w:val="24"/>
            <w:rPrChange w:id="90" w:author="Legal" w:date="2022-01-11T15:30:00Z">
              <w:rPr>
                <w:rFonts w:ascii="Arial" w:hAnsi="Arial" w:cs="Arial"/>
                <w:sz w:val="20"/>
                <w:szCs w:val="20"/>
              </w:rPr>
            </w:rPrChange>
          </w:rPr>
          <w:t>Each Party shall indemnify, defend, and hold harmless each other its Affiliated Companies, their respective officers, directors, and employees from and against all claims and proceedings and all liability, loss, costs, fines, and expenses (including reasonable legal fees) incurred by such indemnifying party as a result of a claim by a data subject or an investigation by a government entity or regulator to the extent arising from a breach of any obligations or restrictions of this DPA by the indemnitor (“</w:t>
        </w:r>
        <w:r w:rsidRPr="00307738">
          <w:rPr>
            <w:rFonts w:cstheme="minorHAnsi"/>
            <w:sz w:val="24"/>
            <w:szCs w:val="24"/>
            <w:rPrChange w:id="91" w:author="Legal" w:date="2022-01-11T15:30:00Z">
              <w:rPr>
                <w:rFonts w:ascii="Arial" w:hAnsi="Arial" w:cs="Arial"/>
                <w:b/>
                <w:bCs/>
                <w:sz w:val="20"/>
                <w:szCs w:val="20"/>
              </w:rPr>
            </w:rPrChange>
          </w:rPr>
          <w:t>Claim</w:t>
        </w:r>
        <w:r w:rsidRPr="00307738">
          <w:rPr>
            <w:rFonts w:cstheme="minorHAnsi"/>
            <w:sz w:val="24"/>
            <w:szCs w:val="24"/>
            <w:rPrChange w:id="92" w:author="Legal" w:date="2022-01-11T15:30:00Z">
              <w:rPr>
                <w:rFonts w:ascii="Arial" w:hAnsi="Arial" w:cs="Arial"/>
                <w:sz w:val="20"/>
                <w:szCs w:val="20"/>
              </w:rPr>
            </w:rPrChange>
          </w:rPr>
          <w:t xml:space="preserve">”). The indemnified party will provide the indemnitor with prompt notice of any Claim (provided that the failure to promptly notify shall only relieve indemnitor of its obligation to the extent it can demonstrate material prejudice from such failure) and at the indemnitor’s expense, </w:t>
        </w:r>
        <w:proofErr w:type="gramStart"/>
        <w:r w:rsidRPr="00307738">
          <w:rPr>
            <w:rFonts w:cstheme="minorHAnsi"/>
            <w:sz w:val="24"/>
            <w:szCs w:val="24"/>
            <w:rPrChange w:id="93" w:author="Legal" w:date="2022-01-11T15:30:00Z">
              <w:rPr>
                <w:rFonts w:ascii="Arial" w:hAnsi="Arial" w:cs="Arial"/>
                <w:sz w:val="20"/>
                <w:szCs w:val="20"/>
              </w:rPr>
            </w:rPrChange>
          </w:rPr>
          <w:t>provide assistance</w:t>
        </w:r>
        <w:proofErr w:type="gramEnd"/>
        <w:r w:rsidRPr="00307738">
          <w:rPr>
            <w:rFonts w:cstheme="minorHAnsi"/>
            <w:sz w:val="24"/>
            <w:szCs w:val="24"/>
            <w:rPrChange w:id="94" w:author="Legal" w:date="2022-01-11T15:30:00Z">
              <w:rPr>
                <w:rFonts w:ascii="Arial" w:hAnsi="Arial" w:cs="Arial"/>
                <w:sz w:val="20"/>
                <w:szCs w:val="20"/>
              </w:rPr>
            </w:rPrChange>
          </w:rPr>
          <w:t xml:space="preserve"> reasonably necessary to defend such Claim. The indemnitor will not </w:t>
        </w:r>
        <w:proofErr w:type="gramStart"/>
        <w:r w:rsidRPr="00307738">
          <w:rPr>
            <w:rFonts w:cstheme="minorHAnsi"/>
            <w:sz w:val="24"/>
            <w:szCs w:val="24"/>
            <w:rPrChange w:id="95" w:author="Legal" w:date="2022-01-11T15:30:00Z">
              <w:rPr>
                <w:rFonts w:ascii="Arial" w:hAnsi="Arial" w:cs="Arial"/>
                <w:sz w:val="20"/>
                <w:szCs w:val="20"/>
              </w:rPr>
            </w:rPrChange>
          </w:rPr>
          <w:t>enter into</w:t>
        </w:r>
        <w:proofErr w:type="gramEnd"/>
        <w:r w:rsidRPr="00307738">
          <w:rPr>
            <w:rFonts w:cstheme="minorHAnsi"/>
            <w:sz w:val="24"/>
            <w:szCs w:val="24"/>
            <w:rPrChange w:id="96" w:author="Legal" w:date="2022-01-11T15:30:00Z">
              <w:rPr>
                <w:rFonts w:ascii="Arial" w:hAnsi="Arial" w:cs="Arial"/>
                <w:sz w:val="20"/>
                <w:szCs w:val="20"/>
              </w:rPr>
            </w:rPrChange>
          </w:rPr>
          <w:t xml:space="preserve"> a settlement that would result in liability to the indemnified party without the indemnified party’s prior written consent, which shall not be unreasonably withheld or delayed.</w:t>
        </w:r>
        <w:r w:rsidRPr="00307738" w:rsidDel="00D4701C">
          <w:rPr>
            <w:rFonts w:cstheme="minorHAnsi"/>
            <w:sz w:val="24"/>
            <w:szCs w:val="24"/>
            <w:rPrChange w:id="97" w:author="Legal" w:date="2022-01-11T15:30:00Z">
              <w:rPr>
                <w:rFonts w:ascii="Arial" w:hAnsi="Arial" w:cs="Arial"/>
                <w:sz w:val="20"/>
                <w:szCs w:val="20"/>
              </w:rPr>
            </w:rPrChange>
          </w:rPr>
          <w:t xml:space="preserve"> </w:t>
        </w:r>
      </w:ins>
    </w:p>
    <w:p w14:paraId="475FEA77" w14:textId="3D35EB5A" w:rsidR="0076757F" w:rsidRPr="00D4701C" w:rsidDel="00307738" w:rsidRDefault="0076757F">
      <w:pPr>
        <w:spacing w:line="240" w:lineRule="auto"/>
        <w:ind w:left="90"/>
        <w:jc w:val="both"/>
        <w:rPr>
          <w:del w:id="98" w:author="Legal" w:date="2022-01-11T15:30:00Z"/>
          <w:sz w:val="24"/>
          <w:szCs w:val="24"/>
          <w:rPrChange w:id="99" w:author="Legal" w:date="2021-11-30T18:51:00Z">
            <w:rPr>
              <w:del w:id="100" w:author="Legal" w:date="2022-01-11T15:30:00Z"/>
              <w:rFonts w:cstheme="minorHAnsi"/>
              <w:b/>
              <w:bCs/>
              <w:color w:val="000000"/>
              <w:sz w:val="24"/>
              <w:szCs w:val="24"/>
            </w:rPr>
          </w:rPrChange>
        </w:rPr>
      </w:pPr>
      <w:del w:id="101" w:author="Legal" w:date="2022-01-11T15:30:00Z">
        <w:r w:rsidRPr="001834A3" w:rsidDel="00307738">
          <w:rPr>
            <w:rFonts w:cstheme="minorHAnsi"/>
            <w:sz w:val="24"/>
            <w:szCs w:val="24"/>
          </w:rPr>
          <w:delText xml:space="preserve">Vendor </w:delText>
        </w:r>
        <w:r w:rsidR="0015328A" w:rsidRPr="001834A3" w:rsidDel="00307738">
          <w:rPr>
            <w:sz w:val="24"/>
            <w:szCs w:val="24"/>
          </w:rPr>
          <w:delText xml:space="preserve">shall indemnify, defend, and hold harmless Company, its Affiliated Companies, and their respective officers, directors, and employees from and against all claims and proceedings and all liability, loss, costs, fines, and expenses (including reasonable legal fees) arising in connection with (i) Processor’s unlawful or unauthorized Processing, destruction of, or damage to any Personal Data; and/or (ii) Processor’s (including the </w:delText>
        </w:r>
        <w:r w:rsidR="0086728A" w:rsidRPr="001834A3" w:rsidDel="00307738">
          <w:rPr>
            <w:sz w:val="24"/>
            <w:szCs w:val="24"/>
          </w:rPr>
          <w:delText>Vendor</w:delText>
        </w:r>
        <w:r w:rsidR="0015328A" w:rsidRPr="001834A3" w:rsidDel="00307738">
          <w:rPr>
            <w:sz w:val="24"/>
            <w:szCs w:val="24"/>
          </w:rPr>
          <w:delText xml:space="preserve"> Personnel and Sub-Processors) failure to comply with its obligations under this DPA, the Agreement or any further written Processing instructions given by Company in accordance with this DPA.</w:delText>
        </w:r>
        <w:commentRangeEnd w:id="84"/>
        <w:r w:rsidR="00307738" w:rsidDel="00307738">
          <w:rPr>
            <w:rStyle w:val="CommentReference"/>
          </w:rPr>
          <w:commentReference w:id="84"/>
        </w:r>
      </w:del>
    </w:p>
    <w:p w14:paraId="03936A5E" w14:textId="77777777" w:rsidR="001834A3" w:rsidRPr="001834A3" w:rsidRDefault="002B1353" w:rsidP="0086728A">
      <w:pPr>
        <w:pStyle w:val="ListParagraph"/>
        <w:numPr>
          <w:ilvl w:val="0"/>
          <w:numId w:val="4"/>
        </w:numPr>
        <w:spacing w:line="240" w:lineRule="auto"/>
        <w:ind w:left="450"/>
        <w:contextualSpacing w:val="0"/>
        <w:jc w:val="both"/>
        <w:rPr>
          <w:rFonts w:cstheme="minorHAnsi"/>
          <w:b/>
          <w:bCs/>
          <w:sz w:val="24"/>
          <w:szCs w:val="24"/>
        </w:rPr>
      </w:pPr>
      <w:r w:rsidRPr="00D20733">
        <w:rPr>
          <w:rFonts w:cstheme="minorHAnsi"/>
          <w:b/>
          <w:bCs/>
          <w:color w:val="000000"/>
          <w:sz w:val="24"/>
          <w:szCs w:val="24"/>
        </w:rPr>
        <w:t xml:space="preserve">Data Protection Impact Assessment and Prior Consultation. </w:t>
      </w:r>
    </w:p>
    <w:p w14:paraId="45B2B08C" w14:textId="4660913F" w:rsidR="0076757F" w:rsidRPr="001834A3" w:rsidRDefault="002B1353" w:rsidP="001834A3">
      <w:pPr>
        <w:spacing w:line="240" w:lineRule="auto"/>
        <w:ind w:left="90"/>
        <w:jc w:val="both"/>
        <w:rPr>
          <w:rFonts w:cstheme="minorHAnsi"/>
          <w:b/>
          <w:bCs/>
          <w:sz w:val="24"/>
          <w:szCs w:val="24"/>
        </w:rPr>
      </w:pPr>
      <w:r w:rsidRPr="001834A3">
        <w:rPr>
          <w:rFonts w:cstheme="minorHAnsi"/>
          <w:color w:val="000000"/>
          <w:sz w:val="24"/>
          <w:szCs w:val="24"/>
        </w:rPr>
        <w:t>Upon Company’s request, Processor</w:t>
      </w:r>
      <w:r w:rsidRPr="001834A3">
        <w:rPr>
          <w:sz w:val="24"/>
          <w:szCs w:val="24"/>
        </w:rPr>
        <w:t xml:space="preserve"> shall provide Company with the cooperation and assistance needed to fulfil Company’s obligations under the GDPR or the UK GDPR (as applicable) to carry out a data protection impact assessment related to Company’s use of the Services. Processor shall provide the necessary assistance to Company in the cooperation or prior consultation with the Supervisory Authority in the performance of its tasks relating to this Section </w:t>
      </w:r>
      <w:r w:rsidR="00054732" w:rsidRPr="001834A3">
        <w:rPr>
          <w:sz w:val="24"/>
          <w:szCs w:val="24"/>
        </w:rPr>
        <w:t>1</w:t>
      </w:r>
      <w:r w:rsidR="00054732">
        <w:rPr>
          <w:sz w:val="24"/>
          <w:szCs w:val="24"/>
        </w:rPr>
        <w:t>4</w:t>
      </w:r>
      <w:r w:rsidRPr="001834A3">
        <w:rPr>
          <w:sz w:val="24"/>
          <w:szCs w:val="24"/>
        </w:rPr>
        <w:t>, to the extent required under the GDPR or the UK GDPR, as applicable.</w:t>
      </w:r>
    </w:p>
    <w:p w14:paraId="1954F8A1" w14:textId="77777777" w:rsidR="009024F6" w:rsidRPr="00D20733" w:rsidRDefault="009024F6">
      <w:pPr>
        <w:autoSpaceDE w:val="0"/>
        <w:autoSpaceDN w:val="0"/>
        <w:adjustRightInd w:val="0"/>
        <w:jc w:val="both"/>
        <w:rPr>
          <w:rFonts w:cstheme="minorHAnsi"/>
          <w:color w:val="000000"/>
          <w:sz w:val="24"/>
          <w:szCs w:val="24"/>
        </w:rPr>
      </w:pPr>
      <w:r w:rsidRPr="00D20733">
        <w:rPr>
          <w:rFonts w:cstheme="minorHAnsi"/>
          <w:b/>
          <w:bCs/>
          <w:color w:val="000000"/>
          <w:sz w:val="24"/>
          <w:szCs w:val="24"/>
        </w:rPr>
        <w:t>IN WITNESS WHEREOF</w:t>
      </w:r>
      <w:r w:rsidRPr="00D20733">
        <w:rPr>
          <w:rFonts w:cstheme="minorHAnsi"/>
          <w:color w:val="000000"/>
          <w:sz w:val="24"/>
          <w:szCs w:val="24"/>
        </w:rPr>
        <w:t>, this DPA is entered into and becomes a binding part of the agreement by and between the parties and is effective, as of both parties’ signature below.</w:t>
      </w:r>
    </w:p>
    <w:p w14:paraId="6BD2FA0C" w14:textId="77777777" w:rsidR="009024F6" w:rsidRPr="008F62BE" w:rsidRDefault="009024F6">
      <w:pPr>
        <w:autoSpaceDE w:val="0"/>
        <w:autoSpaceDN w:val="0"/>
        <w:adjustRightInd w:val="0"/>
        <w:jc w:val="both"/>
        <w:rPr>
          <w:rFonts w:cstheme="minorHAnsi"/>
          <w:color w:val="000000"/>
        </w:rPr>
      </w:pPr>
    </w:p>
    <w:p w14:paraId="17CF9C18" w14:textId="7D095D09" w:rsidR="009024F6" w:rsidRPr="008F62BE" w:rsidRDefault="009024F6">
      <w:pPr>
        <w:autoSpaceDE w:val="0"/>
        <w:autoSpaceDN w:val="0"/>
        <w:adjustRightInd w:val="0"/>
        <w:ind w:right="-1234"/>
        <w:jc w:val="both"/>
        <w:rPr>
          <w:rFonts w:cstheme="minorHAnsi"/>
          <w:b/>
          <w:bCs/>
          <w:highlight w:val="darkGray"/>
        </w:rPr>
      </w:pPr>
      <w:r w:rsidRPr="008F62BE">
        <w:rPr>
          <w:rFonts w:cstheme="minorHAnsi"/>
          <w:b/>
          <w:bCs/>
          <w:color w:val="000000"/>
          <w:highlight w:val="darkGray"/>
        </w:rPr>
        <w:t>[add name]</w:t>
      </w:r>
      <w:r w:rsidRPr="008F62BE">
        <w:rPr>
          <w:rFonts w:cstheme="minorHAnsi"/>
          <w:b/>
          <w:bCs/>
          <w:color w:val="000000"/>
        </w:rPr>
        <w:tab/>
      </w:r>
      <w:r w:rsidRPr="008F62BE">
        <w:rPr>
          <w:rFonts w:cstheme="minorHAnsi"/>
          <w:b/>
          <w:bCs/>
          <w:color w:val="000000"/>
        </w:rPr>
        <w:tab/>
      </w:r>
      <w:r w:rsidRPr="008F62BE">
        <w:rPr>
          <w:rFonts w:cstheme="minorHAnsi"/>
          <w:b/>
          <w:bCs/>
          <w:color w:val="000000"/>
        </w:rPr>
        <w:tab/>
      </w:r>
      <w:r w:rsidRPr="008F62BE">
        <w:rPr>
          <w:rFonts w:cstheme="minorHAnsi"/>
          <w:b/>
          <w:bCs/>
          <w:color w:val="000000"/>
        </w:rPr>
        <w:tab/>
      </w:r>
      <w:r w:rsidRPr="008F62BE">
        <w:rPr>
          <w:rFonts w:cstheme="minorHAnsi"/>
          <w:b/>
          <w:bCs/>
          <w:color w:val="000000"/>
        </w:rPr>
        <w:tab/>
      </w:r>
      <w:r w:rsidRPr="008F62BE">
        <w:rPr>
          <w:rFonts w:cstheme="minorHAnsi"/>
          <w:b/>
          <w:bCs/>
          <w:color w:val="000000"/>
        </w:rPr>
        <w:tab/>
      </w:r>
      <w:r w:rsidR="001834A3">
        <w:rPr>
          <w:rFonts w:cstheme="minorHAnsi"/>
          <w:b/>
          <w:bCs/>
        </w:rPr>
        <w:t>Company</w:t>
      </w:r>
      <w:r w:rsidRPr="008F62BE">
        <w:rPr>
          <w:rFonts w:cstheme="minorHAnsi"/>
          <w:b/>
          <w:bCs/>
        </w:rPr>
        <w:t xml:space="preserve"> </w:t>
      </w:r>
    </w:p>
    <w:p w14:paraId="12A3F068" w14:textId="77777777" w:rsidR="009024F6" w:rsidRPr="008F62BE" w:rsidRDefault="009024F6">
      <w:pPr>
        <w:autoSpaceDE w:val="0"/>
        <w:autoSpaceDN w:val="0"/>
        <w:adjustRightInd w:val="0"/>
        <w:ind w:right="-1234"/>
        <w:jc w:val="both"/>
        <w:rPr>
          <w:rFonts w:cstheme="minorHAnsi"/>
          <w:color w:val="000000"/>
        </w:rPr>
      </w:pPr>
      <w:r w:rsidRPr="008F62BE">
        <w:rPr>
          <w:rFonts w:cstheme="minorHAnsi"/>
          <w:color w:val="000000"/>
        </w:rPr>
        <w:t xml:space="preserve">Signature ______________________________ </w:t>
      </w:r>
      <w:r w:rsidRPr="008F62BE">
        <w:rPr>
          <w:rFonts w:cstheme="minorHAnsi"/>
          <w:color w:val="000000"/>
        </w:rPr>
        <w:tab/>
      </w:r>
      <w:r w:rsidRPr="008F62BE">
        <w:rPr>
          <w:rFonts w:cstheme="minorHAnsi"/>
          <w:color w:val="000000"/>
        </w:rPr>
        <w:tab/>
        <w:t xml:space="preserve">Signature ______________________________ </w:t>
      </w:r>
    </w:p>
    <w:p w14:paraId="364A7549" w14:textId="77777777" w:rsidR="009024F6" w:rsidRPr="008F62BE" w:rsidRDefault="009024F6">
      <w:pPr>
        <w:autoSpaceDE w:val="0"/>
        <w:autoSpaceDN w:val="0"/>
        <w:adjustRightInd w:val="0"/>
        <w:ind w:right="-1234"/>
        <w:jc w:val="both"/>
        <w:rPr>
          <w:rFonts w:cstheme="minorHAnsi"/>
          <w:color w:val="000000"/>
        </w:rPr>
      </w:pPr>
      <w:r w:rsidRPr="008F62BE">
        <w:rPr>
          <w:rFonts w:cstheme="minorHAnsi"/>
          <w:color w:val="000000"/>
        </w:rPr>
        <w:t xml:space="preserve">Name _________________________________ </w:t>
      </w:r>
      <w:r w:rsidRPr="008F62BE">
        <w:rPr>
          <w:rFonts w:cstheme="minorHAnsi"/>
          <w:color w:val="000000"/>
        </w:rPr>
        <w:tab/>
      </w:r>
      <w:r w:rsidRPr="008F62BE">
        <w:rPr>
          <w:rFonts w:cstheme="minorHAnsi"/>
          <w:color w:val="000000"/>
        </w:rPr>
        <w:tab/>
        <w:t xml:space="preserve">Name_________________________________ </w:t>
      </w:r>
    </w:p>
    <w:p w14:paraId="61825180" w14:textId="77777777" w:rsidR="009024F6" w:rsidRPr="008F62BE" w:rsidRDefault="009024F6">
      <w:pPr>
        <w:autoSpaceDE w:val="0"/>
        <w:autoSpaceDN w:val="0"/>
        <w:adjustRightInd w:val="0"/>
        <w:ind w:right="-1234"/>
        <w:jc w:val="both"/>
        <w:rPr>
          <w:rFonts w:cstheme="minorHAnsi"/>
          <w:color w:val="000000"/>
        </w:rPr>
      </w:pPr>
      <w:r w:rsidRPr="008F62BE">
        <w:rPr>
          <w:rFonts w:cstheme="minorHAnsi"/>
          <w:color w:val="000000"/>
        </w:rPr>
        <w:t xml:space="preserve">Title __________________________________ </w:t>
      </w:r>
      <w:r w:rsidRPr="008F62BE">
        <w:rPr>
          <w:rFonts w:cstheme="minorHAnsi"/>
          <w:color w:val="000000"/>
        </w:rPr>
        <w:tab/>
      </w:r>
      <w:r w:rsidRPr="008F62BE">
        <w:rPr>
          <w:rFonts w:cstheme="minorHAnsi"/>
          <w:color w:val="000000"/>
        </w:rPr>
        <w:tab/>
        <w:t xml:space="preserve">Title __________________________________ </w:t>
      </w:r>
    </w:p>
    <w:p w14:paraId="5F7D8F7D" w14:textId="77777777" w:rsidR="009024F6" w:rsidRPr="008F62BE" w:rsidRDefault="009024F6">
      <w:pPr>
        <w:autoSpaceDE w:val="0"/>
        <w:autoSpaceDN w:val="0"/>
        <w:adjustRightInd w:val="0"/>
        <w:ind w:right="-1234"/>
        <w:jc w:val="both"/>
        <w:rPr>
          <w:rFonts w:cstheme="minorHAnsi"/>
          <w:color w:val="000000"/>
        </w:rPr>
      </w:pPr>
      <w:r w:rsidRPr="008F62BE">
        <w:rPr>
          <w:rFonts w:cstheme="minorHAnsi"/>
          <w:color w:val="000000"/>
        </w:rPr>
        <w:t>Date __________________________________</w:t>
      </w:r>
      <w:r w:rsidRPr="008F62BE">
        <w:rPr>
          <w:rFonts w:cstheme="minorHAnsi"/>
          <w:color w:val="000000"/>
        </w:rPr>
        <w:tab/>
      </w:r>
      <w:r w:rsidRPr="008F62BE">
        <w:rPr>
          <w:rFonts w:cstheme="minorHAnsi"/>
          <w:color w:val="000000"/>
        </w:rPr>
        <w:tab/>
        <w:t>Date_________________________________</w:t>
      </w:r>
    </w:p>
    <w:p w14:paraId="6EF68F24" w14:textId="77777777" w:rsidR="00C56822" w:rsidRPr="0086728A" w:rsidRDefault="00C56822" w:rsidP="0086728A">
      <w:pPr>
        <w:jc w:val="both"/>
        <w:rPr>
          <w:rFonts w:cstheme="minorHAnsi"/>
          <w:b/>
          <w:bCs/>
          <w:color w:val="000000"/>
        </w:rPr>
      </w:pPr>
    </w:p>
    <w:p w14:paraId="60C38B69" w14:textId="77777777" w:rsidR="00054732" w:rsidRDefault="00054732" w:rsidP="0086728A">
      <w:pPr>
        <w:pStyle w:val="Default"/>
        <w:jc w:val="both"/>
        <w:rPr>
          <w:ins w:id="102" w:author="Legal" w:date="2021-11-30T18:53:00Z"/>
          <w:rFonts w:asciiTheme="minorHAnsi" w:hAnsiTheme="minorHAnsi" w:cstheme="minorHAnsi"/>
          <w:b/>
          <w:bCs/>
          <w:sz w:val="22"/>
          <w:szCs w:val="22"/>
        </w:rPr>
      </w:pPr>
    </w:p>
    <w:p w14:paraId="3F163681" w14:textId="77777777" w:rsidR="00054732" w:rsidRDefault="00054732" w:rsidP="0086728A">
      <w:pPr>
        <w:pStyle w:val="Default"/>
        <w:jc w:val="both"/>
        <w:rPr>
          <w:ins w:id="103" w:author="Legal" w:date="2021-11-30T18:53:00Z"/>
          <w:rFonts w:asciiTheme="minorHAnsi" w:hAnsiTheme="minorHAnsi" w:cstheme="minorHAnsi"/>
          <w:b/>
          <w:bCs/>
          <w:sz w:val="22"/>
          <w:szCs w:val="22"/>
        </w:rPr>
      </w:pPr>
    </w:p>
    <w:p w14:paraId="737118C7" w14:textId="77777777" w:rsidR="00054732" w:rsidRDefault="00054732" w:rsidP="0086728A">
      <w:pPr>
        <w:pStyle w:val="Default"/>
        <w:jc w:val="both"/>
        <w:rPr>
          <w:ins w:id="104" w:author="Legal" w:date="2021-11-30T18:53:00Z"/>
          <w:rFonts w:asciiTheme="minorHAnsi" w:hAnsiTheme="minorHAnsi" w:cstheme="minorHAnsi"/>
          <w:b/>
          <w:bCs/>
          <w:sz w:val="22"/>
          <w:szCs w:val="22"/>
        </w:rPr>
      </w:pPr>
    </w:p>
    <w:p w14:paraId="5DABEF56" w14:textId="77777777" w:rsidR="00054732" w:rsidRDefault="00054732" w:rsidP="0086728A">
      <w:pPr>
        <w:pStyle w:val="Default"/>
        <w:jc w:val="both"/>
        <w:rPr>
          <w:ins w:id="105" w:author="Legal" w:date="2021-11-30T18:53:00Z"/>
          <w:rFonts w:asciiTheme="minorHAnsi" w:hAnsiTheme="minorHAnsi" w:cstheme="minorHAnsi"/>
          <w:b/>
          <w:bCs/>
          <w:sz w:val="22"/>
          <w:szCs w:val="22"/>
        </w:rPr>
      </w:pPr>
    </w:p>
    <w:p w14:paraId="131CD977" w14:textId="77777777" w:rsidR="00054732" w:rsidRDefault="00054732" w:rsidP="0086728A">
      <w:pPr>
        <w:pStyle w:val="Default"/>
        <w:jc w:val="both"/>
        <w:rPr>
          <w:ins w:id="106" w:author="Legal" w:date="2021-11-30T18:53:00Z"/>
          <w:rFonts w:asciiTheme="minorHAnsi" w:hAnsiTheme="minorHAnsi" w:cstheme="minorHAnsi"/>
          <w:b/>
          <w:bCs/>
          <w:sz w:val="22"/>
          <w:szCs w:val="22"/>
        </w:rPr>
      </w:pPr>
    </w:p>
    <w:p w14:paraId="3521F9B5" w14:textId="77777777" w:rsidR="00054732" w:rsidRDefault="00054732" w:rsidP="0086728A">
      <w:pPr>
        <w:pStyle w:val="Default"/>
        <w:jc w:val="both"/>
        <w:rPr>
          <w:ins w:id="107" w:author="Legal" w:date="2021-11-30T18:53:00Z"/>
          <w:rFonts w:asciiTheme="minorHAnsi" w:hAnsiTheme="minorHAnsi" w:cstheme="minorHAnsi"/>
          <w:b/>
          <w:bCs/>
          <w:sz w:val="22"/>
          <w:szCs w:val="22"/>
        </w:rPr>
      </w:pPr>
    </w:p>
    <w:p w14:paraId="7A09BB6F" w14:textId="77777777" w:rsidR="00054732" w:rsidRDefault="00054732" w:rsidP="0086728A">
      <w:pPr>
        <w:pStyle w:val="Default"/>
        <w:jc w:val="both"/>
        <w:rPr>
          <w:ins w:id="108" w:author="Legal" w:date="2021-11-30T18:53:00Z"/>
          <w:rFonts w:asciiTheme="minorHAnsi" w:hAnsiTheme="minorHAnsi" w:cstheme="minorHAnsi"/>
          <w:b/>
          <w:bCs/>
          <w:sz w:val="22"/>
          <w:szCs w:val="22"/>
        </w:rPr>
      </w:pPr>
    </w:p>
    <w:p w14:paraId="5D3FA0D8" w14:textId="77777777" w:rsidR="00054732" w:rsidRDefault="00054732" w:rsidP="0086728A">
      <w:pPr>
        <w:pStyle w:val="Default"/>
        <w:jc w:val="both"/>
        <w:rPr>
          <w:ins w:id="109" w:author="Legal" w:date="2021-11-30T18:53:00Z"/>
          <w:rFonts w:asciiTheme="minorHAnsi" w:hAnsiTheme="minorHAnsi" w:cstheme="minorHAnsi"/>
          <w:b/>
          <w:bCs/>
          <w:sz w:val="22"/>
          <w:szCs w:val="22"/>
        </w:rPr>
      </w:pPr>
    </w:p>
    <w:p w14:paraId="446E57E4" w14:textId="77777777" w:rsidR="00054732" w:rsidRDefault="00054732" w:rsidP="0086728A">
      <w:pPr>
        <w:pStyle w:val="Default"/>
        <w:jc w:val="both"/>
        <w:rPr>
          <w:ins w:id="110" w:author="Legal" w:date="2021-11-30T18:53:00Z"/>
          <w:rFonts w:asciiTheme="minorHAnsi" w:hAnsiTheme="minorHAnsi" w:cstheme="minorHAnsi"/>
          <w:b/>
          <w:bCs/>
          <w:sz w:val="22"/>
          <w:szCs w:val="22"/>
        </w:rPr>
      </w:pPr>
    </w:p>
    <w:p w14:paraId="11CC9C7C" w14:textId="77777777" w:rsidR="00054732" w:rsidRDefault="00054732" w:rsidP="0086728A">
      <w:pPr>
        <w:pStyle w:val="Default"/>
        <w:jc w:val="both"/>
        <w:rPr>
          <w:ins w:id="111" w:author="Legal" w:date="2021-11-30T18:53:00Z"/>
          <w:rFonts w:asciiTheme="minorHAnsi" w:hAnsiTheme="minorHAnsi" w:cstheme="minorHAnsi"/>
          <w:b/>
          <w:bCs/>
          <w:sz w:val="22"/>
          <w:szCs w:val="22"/>
        </w:rPr>
      </w:pPr>
    </w:p>
    <w:p w14:paraId="05CFD810" w14:textId="77777777" w:rsidR="00054732" w:rsidRDefault="00054732" w:rsidP="0086728A">
      <w:pPr>
        <w:pStyle w:val="Default"/>
        <w:jc w:val="both"/>
        <w:rPr>
          <w:ins w:id="112" w:author="Legal" w:date="2021-11-30T18:53:00Z"/>
          <w:rFonts w:asciiTheme="minorHAnsi" w:hAnsiTheme="minorHAnsi" w:cstheme="minorHAnsi"/>
          <w:b/>
          <w:bCs/>
          <w:sz w:val="22"/>
          <w:szCs w:val="22"/>
        </w:rPr>
      </w:pPr>
    </w:p>
    <w:p w14:paraId="5A1A7CB9" w14:textId="77777777" w:rsidR="00054732" w:rsidRDefault="00054732" w:rsidP="0086728A">
      <w:pPr>
        <w:pStyle w:val="Default"/>
        <w:jc w:val="both"/>
        <w:rPr>
          <w:ins w:id="113" w:author="Legal" w:date="2021-11-30T18:53:00Z"/>
          <w:rFonts w:asciiTheme="minorHAnsi" w:hAnsiTheme="minorHAnsi" w:cstheme="minorHAnsi"/>
          <w:b/>
          <w:bCs/>
          <w:sz w:val="22"/>
          <w:szCs w:val="22"/>
        </w:rPr>
      </w:pPr>
    </w:p>
    <w:p w14:paraId="510C08FA" w14:textId="77777777" w:rsidR="00054732" w:rsidRDefault="00054732" w:rsidP="0086728A">
      <w:pPr>
        <w:pStyle w:val="Default"/>
        <w:jc w:val="both"/>
        <w:rPr>
          <w:ins w:id="114" w:author="Legal" w:date="2021-11-30T18:53:00Z"/>
          <w:rFonts w:asciiTheme="minorHAnsi" w:hAnsiTheme="minorHAnsi" w:cstheme="minorHAnsi"/>
          <w:b/>
          <w:bCs/>
          <w:sz w:val="22"/>
          <w:szCs w:val="22"/>
        </w:rPr>
      </w:pPr>
    </w:p>
    <w:p w14:paraId="70B2FC8C" w14:textId="77777777" w:rsidR="00054732" w:rsidRDefault="00054732" w:rsidP="0086728A">
      <w:pPr>
        <w:pStyle w:val="Default"/>
        <w:jc w:val="both"/>
        <w:rPr>
          <w:ins w:id="115" w:author="Legal" w:date="2021-11-30T18:53:00Z"/>
          <w:rFonts w:asciiTheme="minorHAnsi" w:hAnsiTheme="minorHAnsi" w:cstheme="minorHAnsi"/>
          <w:b/>
          <w:bCs/>
          <w:sz w:val="22"/>
          <w:szCs w:val="22"/>
        </w:rPr>
      </w:pPr>
    </w:p>
    <w:p w14:paraId="23B39FCA" w14:textId="77777777" w:rsidR="00054732" w:rsidRDefault="00054732" w:rsidP="0086728A">
      <w:pPr>
        <w:pStyle w:val="Default"/>
        <w:jc w:val="both"/>
        <w:rPr>
          <w:ins w:id="116" w:author="Legal" w:date="2021-11-30T18:53:00Z"/>
          <w:rFonts w:asciiTheme="minorHAnsi" w:hAnsiTheme="minorHAnsi" w:cstheme="minorHAnsi"/>
          <w:b/>
          <w:bCs/>
          <w:sz w:val="22"/>
          <w:szCs w:val="22"/>
        </w:rPr>
      </w:pPr>
    </w:p>
    <w:p w14:paraId="2296FAFB" w14:textId="2B3DC3F4" w:rsidR="00054732" w:rsidRDefault="00054732" w:rsidP="0086728A">
      <w:pPr>
        <w:pStyle w:val="Default"/>
        <w:jc w:val="both"/>
        <w:rPr>
          <w:ins w:id="117" w:author="Legal" w:date="2021-12-02T15:15:00Z"/>
          <w:rFonts w:asciiTheme="minorHAnsi" w:hAnsiTheme="minorHAnsi" w:cstheme="minorHAnsi"/>
          <w:b/>
          <w:bCs/>
          <w:sz w:val="22"/>
          <w:szCs w:val="22"/>
        </w:rPr>
      </w:pPr>
    </w:p>
    <w:p w14:paraId="7B9330EB" w14:textId="58C8A570" w:rsidR="00C13B32" w:rsidRDefault="00C13B32" w:rsidP="0086728A">
      <w:pPr>
        <w:pStyle w:val="Default"/>
        <w:jc w:val="both"/>
        <w:rPr>
          <w:ins w:id="118" w:author="Legal" w:date="2021-12-02T15:15:00Z"/>
          <w:rFonts w:asciiTheme="minorHAnsi" w:hAnsiTheme="minorHAnsi" w:cstheme="minorHAnsi"/>
          <w:b/>
          <w:bCs/>
          <w:sz w:val="22"/>
          <w:szCs w:val="22"/>
        </w:rPr>
      </w:pPr>
    </w:p>
    <w:p w14:paraId="247F97E0" w14:textId="4DF22C37" w:rsidR="00C13B32" w:rsidRDefault="00C13B32" w:rsidP="0086728A">
      <w:pPr>
        <w:pStyle w:val="Default"/>
        <w:jc w:val="both"/>
        <w:rPr>
          <w:ins w:id="119" w:author="Legal" w:date="2021-12-02T15:15:00Z"/>
          <w:rFonts w:asciiTheme="minorHAnsi" w:hAnsiTheme="minorHAnsi" w:cstheme="minorHAnsi"/>
          <w:b/>
          <w:bCs/>
          <w:sz w:val="22"/>
          <w:szCs w:val="22"/>
        </w:rPr>
      </w:pPr>
    </w:p>
    <w:p w14:paraId="5E970A87" w14:textId="637BC0FF" w:rsidR="00C13B32" w:rsidRDefault="00C13B32" w:rsidP="0086728A">
      <w:pPr>
        <w:pStyle w:val="Default"/>
        <w:jc w:val="both"/>
        <w:rPr>
          <w:ins w:id="120" w:author="Legal" w:date="2021-12-02T15:15:00Z"/>
          <w:rFonts w:asciiTheme="minorHAnsi" w:hAnsiTheme="minorHAnsi" w:cstheme="minorHAnsi"/>
          <w:b/>
          <w:bCs/>
          <w:sz w:val="22"/>
          <w:szCs w:val="22"/>
        </w:rPr>
      </w:pPr>
    </w:p>
    <w:p w14:paraId="1DA7DC51" w14:textId="4BBBD58F" w:rsidR="00C13B32" w:rsidRDefault="00C13B32" w:rsidP="0086728A">
      <w:pPr>
        <w:pStyle w:val="Default"/>
        <w:jc w:val="both"/>
        <w:rPr>
          <w:ins w:id="121" w:author="Legal" w:date="2021-12-02T15:15:00Z"/>
          <w:rFonts w:asciiTheme="minorHAnsi" w:hAnsiTheme="minorHAnsi" w:cstheme="minorHAnsi"/>
          <w:b/>
          <w:bCs/>
          <w:sz w:val="22"/>
          <w:szCs w:val="22"/>
        </w:rPr>
      </w:pPr>
    </w:p>
    <w:p w14:paraId="7FFCA962" w14:textId="1AFB1E06" w:rsidR="00C13B32" w:rsidRDefault="00C13B32" w:rsidP="0086728A">
      <w:pPr>
        <w:pStyle w:val="Default"/>
        <w:jc w:val="both"/>
        <w:rPr>
          <w:ins w:id="122" w:author="Legal" w:date="2021-12-02T15:15:00Z"/>
          <w:rFonts w:asciiTheme="minorHAnsi" w:hAnsiTheme="minorHAnsi" w:cstheme="minorHAnsi"/>
          <w:b/>
          <w:bCs/>
          <w:sz w:val="22"/>
          <w:szCs w:val="22"/>
        </w:rPr>
      </w:pPr>
    </w:p>
    <w:p w14:paraId="2EBB84C0" w14:textId="6AE098E8" w:rsidR="00C13B32" w:rsidRDefault="00C13B32" w:rsidP="0086728A">
      <w:pPr>
        <w:pStyle w:val="Default"/>
        <w:jc w:val="both"/>
        <w:rPr>
          <w:ins w:id="123" w:author="Legal" w:date="2021-12-02T15:15:00Z"/>
          <w:rFonts w:asciiTheme="minorHAnsi" w:hAnsiTheme="minorHAnsi" w:cstheme="minorHAnsi"/>
          <w:b/>
          <w:bCs/>
          <w:sz w:val="22"/>
          <w:szCs w:val="22"/>
        </w:rPr>
      </w:pPr>
    </w:p>
    <w:p w14:paraId="4556F058" w14:textId="334F47BF" w:rsidR="00C13B32" w:rsidRDefault="00C13B32" w:rsidP="0086728A">
      <w:pPr>
        <w:pStyle w:val="Default"/>
        <w:jc w:val="both"/>
        <w:rPr>
          <w:ins w:id="124" w:author="Legal" w:date="2021-12-02T15:15:00Z"/>
          <w:rFonts w:asciiTheme="minorHAnsi" w:hAnsiTheme="minorHAnsi" w:cstheme="minorHAnsi"/>
          <w:b/>
          <w:bCs/>
          <w:sz w:val="22"/>
          <w:szCs w:val="22"/>
        </w:rPr>
      </w:pPr>
    </w:p>
    <w:p w14:paraId="038033D2" w14:textId="6850B310" w:rsidR="00C13B32" w:rsidRDefault="00C13B32" w:rsidP="0086728A">
      <w:pPr>
        <w:pStyle w:val="Default"/>
        <w:jc w:val="both"/>
        <w:rPr>
          <w:ins w:id="125" w:author="Legal" w:date="2021-12-02T15:15:00Z"/>
          <w:rFonts w:asciiTheme="minorHAnsi" w:hAnsiTheme="minorHAnsi" w:cstheme="minorHAnsi"/>
          <w:b/>
          <w:bCs/>
          <w:sz w:val="22"/>
          <w:szCs w:val="22"/>
        </w:rPr>
      </w:pPr>
    </w:p>
    <w:p w14:paraId="5CCA0A94" w14:textId="10026683" w:rsidR="00E34C9E" w:rsidDel="007A1710" w:rsidRDefault="00E34C9E" w:rsidP="0086728A">
      <w:pPr>
        <w:pStyle w:val="Default"/>
        <w:jc w:val="both"/>
        <w:rPr>
          <w:del w:id="126" w:author="Legal" w:date="2022-01-11T15:37:00Z"/>
          <w:rFonts w:asciiTheme="minorHAnsi" w:hAnsiTheme="minorHAnsi" w:cstheme="minorHAnsi"/>
          <w:b/>
          <w:bCs/>
          <w:sz w:val="22"/>
          <w:szCs w:val="22"/>
        </w:rPr>
      </w:pPr>
    </w:p>
    <w:p w14:paraId="010AD538" w14:textId="019218B2" w:rsidR="00DC2C8B" w:rsidRPr="0086728A" w:rsidRDefault="00DC2C8B" w:rsidP="0086728A">
      <w:pPr>
        <w:pStyle w:val="Default"/>
        <w:jc w:val="both"/>
        <w:rPr>
          <w:rFonts w:asciiTheme="minorHAnsi" w:hAnsiTheme="minorHAnsi" w:cstheme="minorHAnsi"/>
          <w:b/>
          <w:bCs/>
          <w:sz w:val="22"/>
          <w:szCs w:val="22"/>
        </w:rPr>
      </w:pPr>
      <w:r w:rsidRPr="0086728A">
        <w:rPr>
          <w:rFonts w:asciiTheme="minorHAnsi" w:hAnsiTheme="minorHAnsi" w:cstheme="minorHAnsi"/>
          <w:b/>
          <w:bCs/>
          <w:sz w:val="22"/>
          <w:szCs w:val="22"/>
        </w:rPr>
        <w:t>ANNEX A</w:t>
      </w:r>
    </w:p>
    <w:p w14:paraId="17A27740" w14:textId="77777777" w:rsidR="00DC2C8B" w:rsidRPr="0086728A" w:rsidRDefault="00773A82" w:rsidP="0086728A">
      <w:pPr>
        <w:pStyle w:val="Default"/>
        <w:jc w:val="both"/>
        <w:rPr>
          <w:rFonts w:asciiTheme="minorHAnsi" w:hAnsiTheme="minorHAnsi" w:cstheme="minorHAnsi"/>
          <w:b/>
          <w:bCs/>
          <w:sz w:val="22"/>
          <w:szCs w:val="22"/>
        </w:rPr>
      </w:pPr>
      <w:r w:rsidRPr="0086728A">
        <w:rPr>
          <w:rFonts w:asciiTheme="minorHAnsi" w:hAnsiTheme="minorHAnsi" w:cstheme="minorHAnsi"/>
          <w:b/>
          <w:bCs/>
          <w:sz w:val="20"/>
          <w:szCs w:val="20"/>
        </w:rPr>
        <w:t xml:space="preserve">DETAILS OF PROCESSING ACTIVITIES </w:t>
      </w:r>
    </w:p>
    <w:p w14:paraId="4EC584AD" w14:textId="77777777" w:rsidR="00DC2C8B" w:rsidRPr="0086728A" w:rsidRDefault="00DC2C8B" w:rsidP="0086728A">
      <w:pPr>
        <w:pStyle w:val="Default"/>
        <w:jc w:val="both"/>
        <w:rPr>
          <w:rFonts w:asciiTheme="minorHAnsi" w:hAnsiTheme="minorHAnsi" w:cstheme="minorHAnsi"/>
          <w:b/>
          <w:bCs/>
          <w:sz w:val="20"/>
          <w:szCs w:val="20"/>
        </w:rPr>
      </w:pPr>
    </w:p>
    <w:p w14:paraId="0A7FCF8F" w14:textId="77777777" w:rsidR="00773A82" w:rsidRPr="008F62BE" w:rsidRDefault="00773A82" w:rsidP="0086728A">
      <w:pPr>
        <w:pStyle w:val="Default"/>
        <w:jc w:val="both"/>
        <w:rPr>
          <w:rFonts w:asciiTheme="minorHAnsi" w:hAnsiTheme="minorHAnsi" w:cstheme="minorHAnsi"/>
          <w:b/>
          <w:bCs/>
          <w:i/>
          <w:iCs/>
          <w:sz w:val="22"/>
          <w:szCs w:val="22"/>
        </w:rPr>
      </w:pPr>
      <w:r w:rsidRPr="008F62BE">
        <w:rPr>
          <w:rFonts w:asciiTheme="minorHAnsi" w:hAnsiTheme="minorHAnsi" w:cstheme="minorHAnsi"/>
          <w:b/>
          <w:bCs/>
          <w:i/>
          <w:iCs/>
          <w:sz w:val="22"/>
          <w:szCs w:val="22"/>
        </w:rPr>
        <w:t>Subject Matter</w:t>
      </w:r>
    </w:p>
    <w:p w14:paraId="644A4F8D" w14:textId="77777777" w:rsidR="00DC2C8B" w:rsidRPr="008F62BE" w:rsidRDefault="00DC2C8B" w:rsidP="0086728A">
      <w:pPr>
        <w:pStyle w:val="Default"/>
        <w:jc w:val="both"/>
        <w:rPr>
          <w:rFonts w:asciiTheme="minorHAnsi" w:hAnsiTheme="minorHAnsi" w:cstheme="minorHAnsi"/>
          <w:sz w:val="22"/>
          <w:szCs w:val="22"/>
        </w:rPr>
      </w:pPr>
    </w:p>
    <w:p w14:paraId="11DAD3AE" w14:textId="77777777" w:rsidR="0002511B" w:rsidRPr="008F62BE" w:rsidRDefault="0002511B" w:rsidP="0086728A">
      <w:pPr>
        <w:pStyle w:val="Default"/>
        <w:jc w:val="both"/>
        <w:rPr>
          <w:rFonts w:asciiTheme="minorHAnsi" w:hAnsiTheme="minorHAnsi" w:cstheme="minorHAnsi"/>
          <w:i/>
          <w:iCs/>
          <w:sz w:val="22"/>
          <w:szCs w:val="22"/>
        </w:rPr>
      </w:pPr>
      <w:r w:rsidRPr="008F62BE">
        <w:rPr>
          <w:rFonts w:asciiTheme="minorHAnsi" w:hAnsiTheme="minorHAnsi" w:cstheme="minorHAnsi"/>
          <w:i/>
          <w:iCs/>
          <w:sz w:val="22"/>
          <w:szCs w:val="22"/>
          <w:highlight w:val="yellow"/>
        </w:rPr>
        <w:t>[</w:t>
      </w:r>
      <w:proofErr w:type="spellStart"/>
      <w:r w:rsidR="00352899" w:rsidRPr="008F62BE">
        <w:rPr>
          <w:rFonts w:asciiTheme="minorHAnsi" w:hAnsiTheme="minorHAnsi" w:cstheme="minorHAnsi"/>
          <w:i/>
          <w:iCs/>
          <w:sz w:val="22"/>
          <w:szCs w:val="22"/>
          <w:highlight w:val="yellow"/>
        </w:rPr>
        <w:t>Avanquest</w:t>
      </w:r>
      <w:proofErr w:type="spellEnd"/>
      <w:r w:rsidR="00E7632C" w:rsidRPr="008F62BE">
        <w:rPr>
          <w:rFonts w:asciiTheme="minorHAnsi" w:hAnsiTheme="minorHAnsi" w:cstheme="minorHAnsi"/>
          <w:i/>
          <w:iCs/>
          <w:sz w:val="22"/>
          <w:szCs w:val="22"/>
          <w:highlight w:val="yellow"/>
        </w:rPr>
        <w:t xml:space="preserve"> to</w:t>
      </w:r>
      <w:r w:rsidRPr="008F62BE">
        <w:rPr>
          <w:rFonts w:asciiTheme="minorHAnsi" w:hAnsiTheme="minorHAnsi" w:cstheme="minorHAnsi"/>
          <w:i/>
          <w:iCs/>
          <w:sz w:val="22"/>
          <w:szCs w:val="22"/>
          <w:highlight w:val="yellow"/>
        </w:rPr>
        <w:t xml:space="preserve"> fill out</w:t>
      </w:r>
      <w:r w:rsidR="00B60344" w:rsidRPr="008F62BE">
        <w:rPr>
          <w:rFonts w:asciiTheme="minorHAnsi" w:hAnsiTheme="minorHAnsi" w:cstheme="minorHAnsi"/>
          <w:i/>
          <w:iCs/>
          <w:sz w:val="22"/>
          <w:szCs w:val="22"/>
          <w:highlight w:val="yellow"/>
        </w:rPr>
        <w:t xml:space="preserve"> depending on the processing</w:t>
      </w:r>
      <w:r w:rsidRPr="008F62BE">
        <w:rPr>
          <w:rFonts w:asciiTheme="minorHAnsi" w:hAnsiTheme="minorHAnsi" w:cstheme="minorHAnsi"/>
          <w:i/>
          <w:iCs/>
          <w:sz w:val="22"/>
          <w:szCs w:val="22"/>
          <w:highlight w:val="yellow"/>
        </w:rPr>
        <w:t>]</w:t>
      </w:r>
    </w:p>
    <w:p w14:paraId="12F76C91" w14:textId="77777777" w:rsidR="0002511B" w:rsidRPr="008F62BE" w:rsidRDefault="0002511B" w:rsidP="0086728A">
      <w:pPr>
        <w:pStyle w:val="Default"/>
        <w:jc w:val="both"/>
        <w:rPr>
          <w:rFonts w:asciiTheme="minorHAnsi" w:hAnsiTheme="minorHAnsi" w:cstheme="minorHAnsi"/>
          <w:sz w:val="22"/>
          <w:szCs w:val="22"/>
        </w:rPr>
      </w:pPr>
    </w:p>
    <w:p w14:paraId="390CAC8D" w14:textId="77777777" w:rsidR="008A4C71" w:rsidRPr="008F62BE" w:rsidRDefault="00DC2C8B">
      <w:pPr>
        <w:pStyle w:val="Default"/>
        <w:jc w:val="both"/>
        <w:rPr>
          <w:rFonts w:asciiTheme="minorHAnsi" w:hAnsiTheme="minorHAnsi" w:cstheme="minorHAnsi"/>
          <w:b/>
          <w:bCs/>
          <w:i/>
          <w:iCs/>
          <w:sz w:val="22"/>
          <w:szCs w:val="22"/>
        </w:rPr>
      </w:pPr>
      <w:r w:rsidRPr="008F62BE">
        <w:rPr>
          <w:rFonts w:asciiTheme="minorHAnsi" w:hAnsiTheme="minorHAnsi" w:cstheme="minorHAnsi"/>
          <w:b/>
          <w:bCs/>
          <w:i/>
          <w:iCs/>
          <w:sz w:val="22"/>
          <w:szCs w:val="22"/>
        </w:rPr>
        <w:t>Categories of data</w:t>
      </w:r>
      <w:r w:rsidR="008A4C71" w:rsidRPr="008F62BE">
        <w:rPr>
          <w:rFonts w:asciiTheme="minorHAnsi" w:hAnsiTheme="minorHAnsi" w:cstheme="minorHAnsi"/>
          <w:b/>
          <w:bCs/>
          <w:i/>
          <w:iCs/>
          <w:sz w:val="22"/>
          <w:szCs w:val="22"/>
        </w:rPr>
        <w:t xml:space="preserve"> and</w:t>
      </w:r>
      <w:r w:rsidRPr="008F62BE">
        <w:rPr>
          <w:rFonts w:asciiTheme="minorHAnsi" w:hAnsiTheme="minorHAnsi" w:cstheme="minorHAnsi"/>
          <w:b/>
          <w:bCs/>
          <w:i/>
          <w:iCs/>
          <w:sz w:val="22"/>
          <w:szCs w:val="22"/>
        </w:rPr>
        <w:t xml:space="preserve"> </w:t>
      </w:r>
      <w:r w:rsidR="008A4C71" w:rsidRPr="008F62BE">
        <w:rPr>
          <w:rFonts w:asciiTheme="minorHAnsi" w:hAnsiTheme="minorHAnsi" w:cstheme="minorHAnsi"/>
          <w:b/>
          <w:bCs/>
          <w:i/>
          <w:iCs/>
          <w:sz w:val="22"/>
          <w:szCs w:val="22"/>
        </w:rPr>
        <w:t>Types of Personal Data</w:t>
      </w:r>
    </w:p>
    <w:p w14:paraId="364467B4" w14:textId="77777777" w:rsidR="0002511B" w:rsidRPr="008F62BE" w:rsidRDefault="0002511B" w:rsidP="0086728A">
      <w:pPr>
        <w:pStyle w:val="Default"/>
        <w:jc w:val="both"/>
        <w:rPr>
          <w:rFonts w:asciiTheme="minorHAnsi" w:hAnsiTheme="minorHAnsi" w:cstheme="minorHAnsi"/>
          <w:i/>
          <w:iCs/>
          <w:sz w:val="22"/>
          <w:szCs w:val="22"/>
          <w:highlight w:val="yellow"/>
        </w:rPr>
      </w:pPr>
    </w:p>
    <w:p w14:paraId="794B2CFE" w14:textId="77777777" w:rsidR="00B60344" w:rsidRPr="008F62BE" w:rsidRDefault="00B60344" w:rsidP="0086728A">
      <w:pPr>
        <w:pStyle w:val="Default"/>
        <w:jc w:val="both"/>
        <w:rPr>
          <w:rFonts w:asciiTheme="minorHAnsi" w:hAnsiTheme="minorHAnsi" w:cstheme="minorHAnsi"/>
          <w:i/>
          <w:iCs/>
          <w:sz w:val="22"/>
          <w:szCs w:val="22"/>
        </w:rPr>
      </w:pPr>
      <w:r w:rsidRPr="008F62BE">
        <w:rPr>
          <w:rFonts w:asciiTheme="minorHAnsi" w:hAnsiTheme="minorHAnsi" w:cstheme="minorHAnsi"/>
          <w:i/>
          <w:iCs/>
          <w:sz w:val="22"/>
          <w:szCs w:val="22"/>
          <w:highlight w:val="yellow"/>
        </w:rPr>
        <w:t>[</w:t>
      </w:r>
      <w:proofErr w:type="spellStart"/>
      <w:r w:rsidR="00352899" w:rsidRPr="008F62BE">
        <w:rPr>
          <w:rFonts w:asciiTheme="minorHAnsi" w:hAnsiTheme="minorHAnsi" w:cstheme="minorHAnsi"/>
          <w:i/>
          <w:iCs/>
          <w:sz w:val="22"/>
          <w:szCs w:val="22"/>
          <w:highlight w:val="yellow"/>
        </w:rPr>
        <w:t>Avanquest</w:t>
      </w:r>
      <w:proofErr w:type="spellEnd"/>
      <w:r w:rsidRPr="008F62BE">
        <w:rPr>
          <w:rFonts w:asciiTheme="minorHAnsi" w:hAnsiTheme="minorHAnsi" w:cstheme="minorHAnsi"/>
          <w:i/>
          <w:iCs/>
          <w:sz w:val="22"/>
          <w:szCs w:val="22"/>
          <w:highlight w:val="yellow"/>
        </w:rPr>
        <w:t xml:space="preserve"> to fill out depending on the processing]</w:t>
      </w:r>
    </w:p>
    <w:p w14:paraId="540A0CD9" w14:textId="77777777" w:rsidR="00503C5E" w:rsidRPr="0086728A" w:rsidRDefault="00503C5E" w:rsidP="0086728A">
      <w:pPr>
        <w:pStyle w:val="Default"/>
        <w:jc w:val="both"/>
        <w:rPr>
          <w:rFonts w:asciiTheme="minorHAnsi" w:hAnsiTheme="minorHAnsi" w:cstheme="minorHAnsi"/>
          <w:sz w:val="20"/>
          <w:szCs w:val="20"/>
        </w:rPr>
      </w:pPr>
    </w:p>
    <w:p w14:paraId="54F91900" w14:textId="4B501AB6" w:rsidR="00C060A3" w:rsidRPr="008F62BE" w:rsidRDefault="00C060A3" w:rsidP="0086728A">
      <w:pPr>
        <w:pStyle w:val="Default"/>
        <w:jc w:val="both"/>
        <w:rPr>
          <w:rFonts w:asciiTheme="minorHAnsi" w:hAnsiTheme="minorHAnsi" w:cstheme="minorHAnsi"/>
          <w:b/>
          <w:bCs/>
          <w:i/>
          <w:iCs/>
          <w:sz w:val="22"/>
          <w:szCs w:val="22"/>
        </w:rPr>
      </w:pPr>
      <w:r w:rsidRPr="008F62BE">
        <w:rPr>
          <w:rFonts w:asciiTheme="minorHAnsi" w:hAnsiTheme="minorHAnsi" w:cstheme="minorHAnsi"/>
          <w:b/>
          <w:bCs/>
          <w:i/>
          <w:iCs/>
          <w:sz w:val="22"/>
          <w:szCs w:val="22"/>
        </w:rPr>
        <w:t>Purpose for Processing</w:t>
      </w:r>
    </w:p>
    <w:p w14:paraId="5B1D8538" w14:textId="76EE9971" w:rsidR="00C060A3" w:rsidRPr="008F62BE" w:rsidRDefault="00C060A3" w:rsidP="0086728A">
      <w:pPr>
        <w:pStyle w:val="Default"/>
        <w:jc w:val="both"/>
        <w:rPr>
          <w:rFonts w:asciiTheme="minorHAnsi" w:hAnsiTheme="minorHAnsi" w:cstheme="minorHAnsi"/>
          <w:b/>
          <w:bCs/>
          <w:i/>
          <w:iCs/>
          <w:sz w:val="22"/>
          <w:szCs w:val="22"/>
        </w:rPr>
      </w:pPr>
    </w:p>
    <w:p w14:paraId="3A81787D" w14:textId="347F2FD1" w:rsidR="00C060A3" w:rsidRPr="0086728A" w:rsidRDefault="00C060A3" w:rsidP="0086728A">
      <w:pPr>
        <w:pStyle w:val="Default"/>
        <w:jc w:val="both"/>
        <w:rPr>
          <w:rFonts w:asciiTheme="minorHAnsi" w:hAnsiTheme="minorHAnsi" w:cstheme="minorHAnsi"/>
          <w:i/>
          <w:iCs/>
          <w:sz w:val="22"/>
          <w:szCs w:val="22"/>
        </w:rPr>
      </w:pPr>
      <w:r w:rsidRPr="008F62BE">
        <w:rPr>
          <w:rFonts w:asciiTheme="minorHAnsi" w:hAnsiTheme="minorHAnsi" w:cstheme="minorHAnsi"/>
          <w:i/>
          <w:iCs/>
          <w:sz w:val="22"/>
          <w:szCs w:val="22"/>
          <w:highlight w:val="yellow"/>
        </w:rPr>
        <w:t>[</w:t>
      </w:r>
      <w:proofErr w:type="spellStart"/>
      <w:r w:rsidRPr="008F62BE">
        <w:rPr>
          <w:rFonts w:asciiTheme="minorHAnsi" w:hAnsiTheme="minorHAnsi" w:cstheme="minorHAnsi"/>
          <w:i/>
          <w:iCs/>
          <w:sz w:val="22"/>
          <w:szCs w:val="22"/>
          <w:highlight w:val="yellow"/>
        </w:rPr>
        <w:t>Avanquest</w:t>
      </w:r>
      <w:proofErr w:type="spellEnd"/>
      <w:r w:rsidRPr="008F62BE">
        <w:rPr>
          <w:rFonts w:asciiTheme="minorHAnsi" w:hAnsiTheme="minorHAnsi" w:cstheme="minorHAnsi"/>
          <w:i/>
          <w:iCs/>
          <w:sz w:val="22"/>
          <w:szCs w:val="22"/>
          <w:highlight w:val="yellow"/>
        </w:rPr>
        <w:t xml:space="preserve"> to fill out depending on the processing]</w:t>
      </w:r>
    </w:p>
    <w:p w14:paraId="61D30188" w14:textId="77777777" w:rsidR="00C060A3" w:rsidRPr="008F62BE" w:rsidRDefault="00C060A3" w:rsidP="0086728A">
      <w:pPr>
        <w:pStyle w:val="Default"/>
        <w:jc w:val="both"/>
        <w:rPr>
          <w:rFonts w:asciiTheme="minorHAnsi" w:hAnsiTheme="minorHAnsi" w:cstheme="minorHAnsi"/>
          <w:b/>
          <w:bCs/>
          <w:i/>
          <w:iCs/>
          <w:sz w:val="22"/>
          <w:szCs w:val="22"/>
        </w:rPr>
      </w:pPr>
    </w:p>
    <w:p w14:paraId="209BD559" w14:textId="3AC5E543" w:rsidR="00DC2C8B" w:rsidRPr="008F62BE" w:rsidRDefault="00DC2C8B" w:rsidP="0086728A">
      <w:pPr>
        <w:pStyle w:val="Default"/>
        <w:jc w:val="both"/>
        <w:rPr>
          <w:rFonts w:asciiTheme="minorHAnsi" w:hAnsiTheme="minorHAnsi" w:cstheme="minorHAnsi"/>
          <w:b/>
          <w:bCs/>
          <w:i/>
          <w:iCs/>
          <w:sz w:val="22"/>
          <w:szCs w:val="22"/>
        </w:rPr>
      </w:pPr>
      <w:r w:rsidRPr="008F62BE">
        <w:rPr>
          <w:rFonts w:asciiTheme="minorHAnsi" w:hAnsiTheme="minorHAnsi" w:cstheme="minorHAnsi"/>
          <w:b/>
          <w:bCs/>
          <w:i/>
          <w:iCs/>
          <w:sz w:val="22"/>
          <w:szCs w:val="22"/>
        </w:rPr>
        <w:t xml:space="preserve">Special categories of data </w:t>
      </w:r>
    </w:p>
    <w:p w14:paraId="15547C1E" w14:textId="77777777" w:rsidR="0002511B" w:rsidRPr="008F62BE" w:rsidRDefault="0002511B" w:rsidP="0086728A">
      <w:pPr>
        <w:pStyle w:val="Default"/>
        <w:jc w:val="both"/>
        <w:rPr>
          <w:rFonts w:asciiTheme="minorHAnsi" w:hAnsiTheme="minorHAnsi" w:cstheme="minorHAnsi"/>
          <w:i/>
          <w:iCs/>
          <w:sz w:val="22"/>
          <w:szCs w:val="22"/>
          <w:highlight w:val="yellow"/>
        </w:rPr>
      </w:pPr>
    </w:p>
    <w:p w14:paraId="652A5AFF" w14:textId="77777777" w:rsidR="00B60344" w:rsidRPr="008F62BE" w:rsidRDefault="00B60344" w:rsidP="0086728A">
      <w:pPr>
        <w:pStyle w:val="Default"/>
        <w:jc w:val="both"/>
        <w:rPr>
          <w:rFonts w:asciiTheme="minorHAnsi" w:hAnsiTheme="minorHAnsi" w:cstheme="minorHAnsi"/>
          <w:i/>
          <w:iCs/>
          <w:sz w:val="22"/>
          <w:szCs w:val="22"/>
        </w:rPr>
      </w:pPr>
      <w:r w:rsidRPr="008F62BE">
        <w:rPr>
          <w:rFonts w:asciiTheme="minorHAnsi" w:hAnsiTheme="minorHAnsi" w:cstheme="minorHAnsi"/>
          <w:i/>
          <w:iCs/>
          <w:sz w:val="22"/>
          <w:szCs w:val="22"/>
          <w:highlight w:val="yellow"/>
        </w:rPr>
        <w:t>[</w:t>
      </w:r>
      <w:proofErr w:type="spellStart"/>
      <w:r w:rsidR="00352899" w:rsidRPr="008F62BE">
        <w:rPr>
          <w:rFonts w:asciiTheme="minorHAnsi" w:hAnsiTheme="minorHAnsi" w:cstheme="minorHAnsi"/>
          <w:i/>
          <w:iCs/>
          <w:sz w:val="22"/>
          <w:szCs w:val="22"/>
          <w:highlight w:val="yellow"/>
        </w:rPr>
        <w:t>Avanquest</w:t>
      </w:r>
      <w:proofErr w:type="spellEnd"/>
      <w:r w:rsidRPr="008F62BE">
        <w:rPr>
          <w:rFonts w:asciiTheme="minorHAnsi" w:hAnsiTheme="minorHAnsi" w:cstheme="minorHAnsi"/>
          <w:i/>
          <w:iCs/>
          <w:sz w:val="22"/>
          <w:szCs w:val="22"/>
          <w:highlight w:val="yellow"/>
        </w:rPr>
        <w:t xml:space="preserve"> to fill out depending on the processing- in most cases this is not applicable, this is solely applicable in the event of sensitive data like payment processors]</w:t>
      </w:r>
    </w:p>
    <w:p w14:paraId="24F1C925" w14:textId="77777777" w:rsidR="00DC2C8B" w:rsidRPr="0086728A" w:rsidRDefault="00DC2C8B" w:rsidP="0086728A">
      <w:pPr>
        <w:pStyle w:val="Default"/>
        <w:jc w:val="both"/>
        <w:rPr>
          <w:rFonts w:asciiTheme="minorHAnsi" w:hAnsiTheme="minorHAnsi" w:cstheme="minorHAnsi"/>
          <w:b/>
          <w:bCs/>
          <w:sz w:val="20"/>
          <w:szCs w:val="20"/>
        </w:rPr>
      </w:pPr>
    </w:p>
    <w:p w14:paraId="28D6B5D3" w14:textId="0E5A3CD2" w:rsidR="00C060A3" w:rsidRPr="008F62BE" w:rsidRDefault="00C060A3">
      <w:pPr>
        <w:pStyle w:val="Default"/>
        <w:jc w:val="both"/>
        <w:rPr>
          <w:rFonts w:asciiTheme="minorHAnsi" w:hAnsiTheme="minorHAnsi" w:cstheme="minorHAnsi"/>
          <w:b/>
          <w:bCs/>
          <w:i/>
          <w:iCs/>
          <w:sz w:val="22"/>
          <w:szCs w:val="22"/>
        </w:rPr>
      </w:pPr>
      <w:r w:rsidRPr="008F62BE">
        <w:rPr>
          <w:rFonts w:asciiTheme="minorHAnsi" w:hAnsiTheme="minorHAnsi" w:cstheme="minorHAnsi"/>
          <w:b/>
          <w:bCs/>
          <w:i/>
          <w:iCs/>
          <w:sz w:val="22"/>
          <w:szCs w:val="22"/>
        </w:rPr>
        <w:t>Location of Processing (including accessing)</w:t>
      </w:r>
    </w:p>
    <w:p w14:paraId="156C891F" w14:textId="77777777" w:rsidR="00C060A3" w:rsidRPr="008F62BE" w:rsidRDefault="00C060A3" w:rsidP="0086728A">
      <w:pPr>
        <w:pStyle w:val="Default"/>
        <w:jc w:val="both"/>
        <w:rPr>
          <w:rFonts w:asciiTheme="minorHAnsi" w:hAnsiTheme="minorHAnsi" w:cstheme="minorHAnsi"/>
          <w:i/>
          <w:iCs/>
          <w:sz w:val="22"/>
          <w:szCs w:val="22"/>
          <w:highlight w:val="yellow"/>
        </w:rPr>
      </w:pPr>
    </w:p>
    <w:p w14:paraId="301BC79C" w14:textId="5553E3F3" w:rsidR="00C060A3" w:rsidRPr="008F62BE" w:rsidRDefault="00C060A3" w:rsidP="0086728A">
      <w:pPr>
        <w:pStyle w:val="Default"/>
        <w:jc w:val="both"/>
        <w:rPr>
          <w:rFonts w:asciiTheme="minorHAnsi" w:hAnsiTheme="minorHAnsi" w:cstheme="minorHAnsi"/>
          <w:i/>
          <w:iCs/>
          <w:sz w:val="22"/>
          <w:szCs w:val="22"/>
        </w:rPr>
      </w:pPr>
      <w:r w:rsidRPr="008F62BE">
        <w:rPr>
          <w:rFonts w:asciiTheme="minorHAnsi" w:hAnsiTheme="minorHAnsi" w:cstheme="minorHAnsi"/>
          <w:i/>
          <w:iCs/>
          <w:sz w:val="22"/>
          <w:szCs w:val="22"/>
          <w:highlight w:val="yellow"/>
        </w:rPr>
        <w:t>[To complete by the parties]</w:t>
      </w:r>
    </w:p>
    <w:p w14:paraId="669DAA3A" w14:textId="77777777" w:rsidR="00C060A3" w:rsidRPr="008F62BE" w:rsidRDefault="00C060A3">
      <w:pPr>
        <w:pStyle w:val="Default"/>
        <w:jc w:val="both"/>
        <w:rPr>
          <w:rFonts w:asciiTheme="minorHAnsi" w:hAnsiTheme="minorHAnsi" w:cstheme="minorHAnsi"/>
          <w:b/>
          <w:bCs/>
          <w:i/>
          <w:iCs/>
          <w:sz w:val="22"/>
          <w:szCs w:val="22"/>
        </w:rPr>
      </w:pPr>
    </w:p>
    <w:p w14:paraId="7077DA9F" w14:textId="77777777" w:rsidR="008C1F15" w:rsidRPr="008F62BE" w:rsidRDefault="008C1F15">
      <w:pPr>
        <w:pStyle w:val="Default"/>
        <w:ind w:left="720"/>
        <w:jc w:val="both"/>
        <w:rPr>
          <w:rFonts w:asciiTheme="minorHAnsi" w:hAnsiTheme="minorHAnsi" w:cstheme="minorHAnsi"/>
          <w:sz w:val="22"/>
          <w:szCs w:val="22"/>
        </w:rPr>
      </w:pPr>
      <w:bookmarkStart w:id="127" w:name="_Hlk510962215"/>
    </w:p>
    <w:bookmarkEnd w:id="127"/>
    <w:p w14:paraId="410AF3E8" w14:textId="77777777" w:rsidR="008C1F15" w:rsidRPr="008F62BE" w:rsidRDefault="008C1F15">
      <w:pPr>
        <w:contextualSpacing/>
        <w:jc w:val="both"/>
        <w:rPr>
          <w:rFonts w:cstheme="minorHAnsi"/>
        </w:rPr>
      </w:pPr>
    </w:p>
    <w:p w14:paraId="5C3BE5B8" w14:textId="5D9783F4" w:rsidR="009C58D2" w:rsidRPr="0086728A" w:rsidRDefault="009C58D2" w:rsidP="0086728A">
      <w:pPr>
        <w:jc w:val="both"/>
        <w:rPr>
          <w:rFonts w:cstheme="minorHAnsi"/>
        </w:rPr>
      </w:pPr>
    </w:p>
    <w:p w14:paraId="18AE0574" w14:textId="6713F680" w:rsidR="008F62BE" w:rsidRPr="0086728A" w:rsidRDefault="008F62BE" w:rsidP="0086728A">
      <w:pPr>
        <w:jc w:val="both"/>
        <w:rPr>
          <w:rFonts w:cstheme="minorHAnsi"/>
        </w:rPr>
      </w:pPr>
    </w:p>
    <w:p w14:paraId="03E471A8" w14:textId="6DE8F5BF" w:rsidR="008F62BE" w:rsidRPr="0086728A" w:rsidRDefault="008F62BE" w:rsidP="0086728A">
      <w:pPr>
        <w:jc w:val="both"/>
        <w:rPr>
          <w:rFonts w:cstheme="minorHAnsi"/>
        </w:rPr>
      </w:pPr>
    </w:p>
    <w:p w14:paraId="1D2897AD" w14:textId="394F81EB" w:rsidR="008F62BE" w:rsidRPr="0086728A" w:rsidRDefault="008F62BE" w:rsidP="0086728A">
      <w:pPr>
        <w:jc w:val="both"/>
        <w:rPr>
          <w:rFonts w:cstheme="minorHAnsi"/>
        </w:rPr>
      </w:pPr>
    </w:p>
    <w:p w14:paraId="3A37E572" w14:textId="0D6A0E6C" w:rsidR="008F62BE" w:rsidRPr="0086728A" w:rsidRDefault="008F62BE" w:rsidP="0086728A">
      <w:pPr>
        <w:jc w:val="both"/>
        <w:rPr>
          <w:rFonts w:cstheme="minorHAnsi"/>
        </w:rPr>
      </w:pPr>
    </w:p>
    <w:p w14:paraId="38B80E11" w14:textId="08006AEF" w:rsidR="008F62BE" w:rsidRPr="0086728A" w:rsidRDefault="008F62BE" w:rsidP="0086728A">
      <w:pPr>
        <w:jc w:val="both"/>
        <w:rPr>
          <w:rFonts w:cstheme="minorHAnsi"/>
        </w:rPr>
      </w:pPr>
    </w:p>
    <w:p w14:paraId="1313149D" w14:textId="5E0A90F1" w:rsidR="008F62BE" w:rsidRPr="0086728A" w:rsidRDefault="008F62BE" w:rsidP="0086728A">
      <w:pPr>
        <w:jc w:val="both"/>
        <w:rPr>
          <w:rFonts w:cstheme="minorHAnsi"/>
        </w:rPr>
      </w:pPr>
    </w:p>
    <w:p w14:paraId="56675972" w14:textId="55DF59D5" w:rsidR="008F62BE" w:rsidRPr="0086728A" w:rsidRDefault="008F62BE" w:rsidP="0086728A">
      <w:pPr>
        <w:jc w:val="both"/>
        <w:rPr>
          <w:rFonts w:cstheme="minorHAnsi"/>
        </w:rPr>
      </w:pPr>
    </w:p>
    <w:p w14:paraId="74861E09" w14:textId="583B416B" w:rsidR="008F62BE" w:rsidRPr="0086728A" w:rsidRDefault="008F62BE" w:rsidP="0086728A">
      <w:pPr>
        <w:jc w:val="both"/>
        <w:rPr>
          <w:rFonts w:cstheme="minorHAnsi"/>
        </w:rPr>
      </w:pPr>
    </w:p>
    <w:p w14:paraId="58B391ED" w14:textId="0076E342" w:rsidR="00054732" w:rsidRPr="0086728A" w:rsidDel="007A1710" w:rsidRDefault="00054732" w:rsidP="007A1710">
      <w:pPr>
        <w:rPr>
          <w:del w:id="128" w:author="Legal" w:date="2022-01-11T15:36:00Z"/>
          <w:rFonts w:cstheme="minorHAnsi"/>
        </w:rPr>
        <w:pPrChange w:id="129" w:author="Legal" w:date="2022-01-11T15:36:00Z">
          <w:pPr>
            <w:jc w:val="both"/>
          </w:pPr>
        </w:pPrChange>
      </w:pPr>
    </w:p>
    <w:p w14:paraId="09439112" w14:textId="77777777" w:rsidR="001834A3" w:rsidRDefault="001834A3" w:rsidP="007A1710">
      <w:pPr>
        <w:pStyle w:val="Default"/>
        <w:rPr>
          <w:rFonts w:asciiTheme="minorHAnsi" w:hAnsiTheme="minorHAnsi" w:cstheme="minorHAnsi"/>
          <w:b/>
          <w:bCs/>
          <w:sz w:val="22"/>
          <w:szCs w:val="22"/>
        </w:rPr>
        <w:pPrChange w:id="130" w:author="Legal" w:date="2022-01-11T15:36:00Z">
          <w:pPr>
            <w:pStyle w:val="Default"/>
            <w:jc w:val="center"/>
          </w:pPr>
        </w:pPrChange>
      </w:pPr>
      <w:bookmarkStart w:id="131" w:name="_Hlk78365386"/>
    </w:p>
    <w:p w14:paraId="0FAF9475" w14:textId="77777777" w:rsidR="001834A3" w:rsidRDefault="001834A3">
      <w:pPr>
        <w:pStyle w:val="Default"/>
        <w:jc w:val="center"/>
        <w:rPr>
          <w:rFonts w:asciiTheme="minorHAnsi" w:hAnsiTheme="minorHAnsi" w:cstheme="minorHAnsi"/>
          <w:b/>
          <w:bCs/>
          <w:sz w:val="22"/>
          <w:szCs w:val="22"/>
        </w:rPr>
      </w:pPr>
    </w:p>
    <w:p w14:paraId="735ED4EA" w14:textId="002111AC" w:rsidR="008F62BE" w:rsidRPr="0086728A" w:rsidRDefault="008F62BE">
      <w:pPr>
        <w:pStyle w:val="Default"/>
        <w:jc w:val="center"/>
        <w:rPr>
          <w:rFonts w:asciiTheme="minorHAnsi" w:hAnsiTheme="minorHAnsi" w:cstheme="minorHAnsi"/>
          <w:b/>
          <w:bCs/>
          <w:sz w:val="22"/>
          <w:szCs w:val="22"/>
        </w:rPr>
      </w:pPr>
      <w:r w:rsidRPr="0086728A">
        <w:rPr>
          <w:rFonts w:asciiTheme="minorHAnsi" w:hAnsiTheme="minorHAnsi" w:cstheme="minorHAnsi"/>
          <w:b/>
          <w:bCs/>
          <w:sz w:val="22"/>
          <w:szCs w:val="22"/>
        </w:rPr>
        <w:t>ANNEX B</w:t>
      </w:r>
    </w:p>
    <w:p w14:paraId="0FAB6F40" w14:textId="77777777" w:rsidR="001511A1" w:rsidRDefault="001511A1">
      <w:pPr>
        <w:pStyle w:val="Default"/>
        <w:jc w:val="center"/>
        <w:rPr>
          <w:rFonts w:asciiTheme="minorHAnsi" w:hAnsiTheme="minorHAnsi" w:cstheme="minorHAnsi"/>
          <w:b/>
          <w:bCs/>
          <w:sz w:val="20"/>
          <w:szCs w:val="20"/>
        </w:rPr>
      </w:pPr>
    </w:p>
    <w:p w14:paraId="4A59B5B9" w14:textId="77777777" w:rsidR="001511A1" w:rsidRPr="00BA492B" w:rsidRDefault="001511A1" w:rsidP="001511A1">
      <w:pPr>
        <w:pStyle w:val="Default"/>
        <w:jc w:val="center"/>
        <w:rPr>
          <w:b/>
          <w:bCs/>
          <w:i/>
          <w:iCs/>
          <w:sz w:val="22"/>
          <w:szCs w:val="22"/>
        </w:rPr>
      </w:pPr>
      <w:r>
        <w:rPr>
          <w:b/>
          <w:bCs/>
          <w:i/>
          <w:iCs/>
          <w:sz w:val="22"/>
          <w:szCs w:val="22"/>
        </w:rPr>
        <w:t xml:space="preserve">Authorized </w:t>
      </w:r>
      <w:r w:rsidRPr="00BA492B">
        <w:rPr>
          <w:b/>
          <w:bCs/>
          <w:i/>
          <w:iCs/>
          <w:sz w:val="22"/>
          <w:szCs w:val="22"/>
        </w:rPr>
        <w:t>Sub Processors</w:t>
      </w:r>
    </w:p>
    <w:p w14:paraId="6E9D474E" w14:textId="77777777" w:rsidR="001511A1" w:rsidRPr="00BA492B" w:rsidRDefault="001511A1" w:rsidP="001511A1">
      <w:pPr>
        <w:pStyle w:val="Default"/>
        <w:ind w:left="1620"/>
        <w:jc w:val="both"/>
        <w:rPr>
          <w:sz w:val="22"/>
          <w:szCs w:val="22"/>
        </w:rPr>
      </w:pPr>
    </w:p>
    <w:p w14:paraId="5307B8BE" w14:textId="430AFAA8" w:rsidR="001511A1" w:rsidRPr="001511A1" w:rsidRDefault="001511A1" w:rsidP="001511A1">
      <w:pPr>
        <w:shd w:val="clear" w:color="auto" w:fill="FFFFFF"/>
        <w:spacing w:after="0" w:line="240" w:lineRule="auto"/>
        <w:jc w:val="both"/>
        <w:rPr>
          <w:rFonts w:ascii="Times New Roman" w:eastAsia="Times New Roman" w:hAnsi="Times New Roman" w:cs="Times New Roman"/>
          <w:sz w:val="24"/>
          <w:szCs w:val="24"/>
        </w:rPr>
      </w:pPr>
      <w:r w:rsidRPr="001511A1">
        <w:rPr>
          <w:rFonts w:ascii="Calibri" w:eastAsia="Times New Roman" w:hAnsi="Calibri" w:cs="Calibri"/>
          <w:color w:val="000000"/>
          <w:sz w:val="24"/>
          <w:szCs w:val="24"/>
        </w:rPr>
        <w:t xml:space="preserve">The </w:t>
      </w:r>
      <w:r>
        <w:rPr>
          <w:rFonts w:ascii="Calibri" w:eastAsia="Times New Roman" w:hAnsi="Calibri" w:cs="Calibri"/>
          <w:color w:val="000000"/>
          <w:sz w:val="24"/>
          <w:szCs w:val="24"/>
        </w:rPr>
        <w:t>Processor</w:t>
      </w:r>
      <w:r w:rsidRPr="001511A1">
        <w:rPr>
          <w:rFonts w:ascii="Calibri" w:eastAsia="Times New Roman" w:hAnsi="Calibri" w:cs="Calibri"/>
          <w:color w:val="000000"/>
          <w:sz w:val="24"/>
          <w:szCs w:val="24"/>
        </w:rPr>
        <w:t xml:space="preserve"> may engage the following entities to carry out specific processing activities on behalf of </w:t>
      </w:r>
      <w:r>
        <w:rPr>
          <w:rFonts w:ascii="Calibri" w:eastAsia="Times New Roman" w:hAnsi="Calibri" w:cs="Calibri"/>
          <w:color w:val="000000"/>
          <w:sz w:val="24"/>
          <w:szCs w:val="24"/>
        </w:rPr>
        <w:t>Controller</w:t>
      </w:r>
      <w:r w:rsidRPr="001511A1">
        <w:rPr>
          <w:rFonts w:ascii="Calibri" w:eastAsia="Times New Roman" w:hAnsi="Calibri" w:cs="Calibri"/>
          <w:color w:val="000000"/>
          <w:sz w:val="24"/>
          <w:szCs w:val="24"/>
        </w:rPr>
        <w:t xml:space="preserve"> or data center facility management activities.</w:t>
      </w:r>
    </w:p>
    <w:p w14:paraId="6A4724A4" w14:textId="716CC62D" w:rsidR="001511A1" w:rsidRDefault="001511A1" w:rsidP="001511A1">
      <w:pPr>
        <w:shd w:val="clear" w:color="auto" w:fill="FFFFFF"/>
        <w:spacing w:after="200" w:line="240" w:lineRule="auto"/>
        <w:jc w:val="both"/>
        <w:rPr>
          <w:rFonts w:ascii="Times New Roman" w:eastAsia="Times New Roman" w:hAnsi="Times New Roman" w:cs="Times New Roman"/>
          <w:sz w:val="24"/>
          <w:szCs w:val="24"/>
        </w:rPr>
      </w:pPr>
    </w:p>
    <w:p w14:paraId="74FBA07C" w14:textId="286EA370" w:rsidR="00F001FB" w:rsidRPr="001511A1" w:rsidRDefault="00F001FB" w:rsidP="001511A1">
      <w:pPr>
        <w:shd w:val="clear" w:color="auto" w:fill="FFFFFF"/>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86728A">
        <w:rPr>
          <w:rFonts w:ascii="Times New Roman" w:eastAsia="Times New Roman" w:hAnsi="Times New Roman" w:cs="Times New Roman"/>
          <w:i/>
          <w:iCs/>
          <w:sz w:val="24"/>
          <w:szCs w:val="24"/>
          <w:highlight w:val="yellow"/>
        </w:rPr>
        <w:t>Processor to complete and submit PRIOR to finalizing and signing the DPA</w:t>
      </w:r>
      <w:r>
        <w:rPr>
          <w:rFonts w:ascii="Times New Roman" w:eastAsia="Times New Roman" w:hAnsi="Times New Roman" w:cs="Times New Roman"/>
          <w:sz w:val="24"/>
          <w:szCs w:val="24"/>
        </w:rPr>
        <w:t>]</w:t>
      </w:r>
    </w:p>
    <w:tbl>
      <w:tblPr>
        <w:tblW w:w="10080" w:type="dxa"/>
        <w:tblCellMar>
          <w:top w:w="15" w:type="dxa"/>
          <w:left w:w="15" w:type="dxa"/>
          <w:bottom w:w="15" w:type="dxa"/>
          <w:right w:w="15" w:type="dxa"/>
        </w:tblCellMar>
        <w:tblLook w:val="04A0" w:firstRow="1" w:lastRow="0" w:firstColumn="1" w:lastColumn="0" w:noHBand="0" w:noVBand="1"/>
      </w:tblPr>
      <w:tblGrid>
        <w:gridCol w:w="1996"/>
        <w:gridCol w:w="2109"/>
        <w:gridCol w:w="1993"/>
        <w:gridCol w:w="1998"/>
        <w:gridCol w:w="1984"/>
      </w:tblGrid>
      <w:tr w:rsidR="001511A1" w:rsidRPr="001511A1" w14:paraId="2176B917" w14:textId="2B43BC5D" w:rsidTr="007A1710">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59CB1" w14:textId="77777777" w:rsidR="001511A1" w:rsidRPr="001511A1" w:rsidRDefault="001511A1" w:rsidP="001511A1">
            <w:pPr>
              <w:spacing w:after="0" w:line="240" w:lineRule="auto"/>
              <w:rPr>
                <w:rFonts w:ascii="Times New Roman" w:eastAsia="Times New Roman" w:hAnsi="Times New Roman" w:cs="Times New Roman"/>
                <w:sz w:val="24"/>
                <w:szCs w:val="24"/>
              </w:rPr>
            </w:pPr>
            <w:r w:rsidRPr="001511A1">
              <w:rPr>
                <w:rFonts w:ascii="Calibri" w:eastAsia="Times New Roman" w:hAnsi="Calibri" w:cs="Calibri"/>
                <w:b/>
                <w:bCs/>
                <w:color w:val="000000"/>
                <w:sz w:val="24"/>
                <w:szCs w:val="24"/>
              </w:rPr>
              <w:t>Entity</w:t>
            </w:r>
          </w:p>
        </w:tc>
        <w:tc>
          <w:tcPr>
            <w:tcW w:w="2109" w:type="dxa"/>
            <w:tcBorders>
              <w:top w:val="single" w:sz="8" w:space="0" w:color="000000"/>
              <w:left w:val="single" w:sz="8" w:space="0" w:color="000000"/>
              <w:bottom w:val="single" w:sz="8" w:space="0" w:color="000000"/>
              <w:right w:val="single" w:sz="8" w:space="0" w:color="000000"/>
            </w:tcBorders>
          </w:tcPr>
          <w:p w14:paraId="30378397" w14:textId="29F6A8EA" w:rsidR="001511A1" w:rsidRPr="001511A1" w:rsidRDefault="001511A1" w:rsidP="001511A1">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Data Involved in processing</w:t>
            </w:r>
          </w:p>
        </w:tc>
        <w:tc>
          <w:tcPr>
            <w:tcW w:w="1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90878" w14:textId="1668093F" w:rsidR="001511A1" w:rsidRPr="001511A1" w:rsidRDefault="001511A1" w:rsidP="001511A1">
            <w:pPr>
              <w:spacing w:after="0" w:line="240" w:lineRule="auto"/>
              <w:rPr>
                <w:rFonts w:ascii="Times New Roman" w:eastAsia="Times New Roman" w:hAnsi="Times New Roman" w:cs="Times New Roman"/>
                <w:sz w:val="24"/>
                <w:szCs w:val="24"/>
              </w:rPr>
            </w:pPr>
            <w:r w:rsidRPr="001511A1">
              <w:rPr>
                <w:rFonts w:ascii="Calibri" w:eastAsia="Times New Roman" w:hAnsi="Calibri" w:cs="Calibri"/>
                <w:b/>
                <w:bCs/>
                <w:color w:val="000000"/>
                <w:sz w:val="24"/>
                <w:szCs w:val="24"/>
              </w:rPr>
              <w:t>Location</w:t>
            </w:r>
          </w:p>
        </w:tc>
        <w:tc>
          <w:tcPr>
            <w:tcW w:w="1998" w:type="dxa"/>
            <w:tcBorders>
              <w:top w:val="single" w:sz="8" w:space="0" w:color="000000"/>
              <w:left w:val="single" w:sz="8" w:space="0" w:color="000000"/>
              <w:bottom w:val="single" w:sz="8" w:space="0" w:color="000000"/>
              <w:right w:val="single" w:sz="8" w:space="0" w:color="000000"/>
            </w:tcBorders>
          </w:tcPr>
          <w:p w14:paraId="69C1F51C" w14:textId="4CCC1512" w:rsidR="001511A1" w:rsidRPr="001511A1" w:rsidRDefault="001511A1" w:rsidP="001511A1">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Purpose for sharing</w:t>
            </w:r>
          </w:p>
        </w:tc>
        <w:tc>
          <w:tcPr>
            <w:tcW w:w="1984" w:type="dxa"/>
            <w:tcBorders>
              <w:top w:val="single" w:sz="8" w:space="0" w:color="000000"/>
              <w:left w:val="single" w:sz="8" w:space="0" w:color="000000"/>
              <w:bottom w:val="single" w:sz="8" w:space="0" w:color="000000"/>
              <w:right w:val="single" w:sz="8" w:space="0" w:color="000000"/>
            </w:tcBorders>
          </w:tcPr>
          <w:p w14:paraId="609E1313" w14:textId="53DF86B9" w:rsidR="001511A1" w:rsidRDefault="001511A1" w:rsidP="001511A1">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Was a DPA signed</w:t>
            </w:r>
          </w:p>
        </w:tc>
      </w:tr>
      <w:tr w:rsidR="007A1710" w:rsidRPr="001511A1" w14:paraId="58B07B02" w14:textId="2B4EB132" w:rsidTr="007A1710">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7B2F7" w14:textId="77777777" w:rsidR="007A1710" w:rsidRPr="00A97628" w:rsidRDefault="007A1710" w:rsidP="007A1710">
            <w:pPr>
              <w:rPr>
                <w:ins w:id="132" w:author="Legal" w:date="2022-01-11T15:35:00Z"/>
                <w:rFonts w:ascii="Arial" w:hAnsi="Arial" w:cs="Arial"/>
                <w:sz w:val="20"/>
                <w:szCs w:val="20"/>
              </w:rPr>
            </w:pPr>
            <w:ins w:id="133" w:author="Legal" w:date="2022-01-11T15:35:00Z">
              <w:r w:rsidRPr="00A97628">
                <w:rPr>
                  <w:rFonts w:ascii="Arial" w:hAnsi="Arial" w:cs="Arial"/>
                  <w:color w:val="000000"/>
                  <w:sz w:val="20"/>
                  <w:szCs w:val="20"/>
                  <w:shd w:val="clear" w:color="auto" w:fill="FFFFFF"/>
                </w:rPr>
                <w:t>Amazon AWS</w:t>
              </w:r>
            </w:ins>
          </w:p>
          <w:p w14:paraId="62A7647F" w14:textId="59B7F9AC" w:rsidR="007A1710" w:rsidRPr="001511A1" w:rsidRDefault="007A1710" w:rsidP="007A1710">
            <w:pPr>
              <w:spacing w:after="0" w:line="240" w:lineRule="auto"/>
              <w:rPr>
                <w:rFonts w:ascii="Times New Roman" w:eastAsia="Times New Roman" w:hAnsi="Times New Roman" w:cs="Times New Roman"/>
                <w:sz w:val="24"/>
                <w:szCs w:val="24"/>
              </w:rPr>
            </w:pPr>
          </w:p>
        </w:tc>
        <w:tc>
          <w:tcPr>
            <w:tcW w:w="2109" w:type="dxa"/>
            <w:tcBorders>
              <w:top w:val="single" w:sz="8" w:space="0" w:color="000000"/>
              <w:left w:val="single" w:sz="8" w:space="0" w:color="000000"/>
              <w:bottom w:val="single" w:sz="8" w:space="0" w:color="000000"/>
              <w:right w:val="single" w:sz="8" w:space="0" w:color="000000"/>
            </w:tcBorders>
          </w:tcPr>
          <w:p w14:paraId="4BC7B5A0" w14:textId="0383AB8A" w:rsidR="007A1710" w:rsidRPr="001511A1" w:rsidRDefault="007A1710" w:rsidP="007A1710">
            <w:pPr>
              <w:spacing w:after="0" w:line="240" w:lineRule="auto"/>
              <w:rPr>
                <w:rFonts w:ascii="Times New Roman" w:eastAsia="Times New Roman" w:hAnsi="Times New Roman" w:cs="Times New Roman"/>
                <w:sz w:val="24"/>
                <w:szCs w:val="24"/>
              </w:rPr>
            </w:pPr>
            <w:ins w:id="134" w:author="Legal" w:date="2022-01-11T15:35:00Z">
              <w:r w:rsidRPr="00A97628">
                <w:rPr>
                  <w:rFonts w:ascii="Arial" w:hAnsi="Arial" w:cs="Arial"/>
                  <w:color w:val="000000"/>
                  <w:sz w:val="20"/>
                  <w:szCs w:val="20"/>
                  <w:shd w:val="clear" w:color="auto" w:fill="FFFFFF"/>
                </w:rPr>
                <w:t>e-mail address, account hashed password (</w:t>
              </w:r>
              <w:proofErr w:type="spellStart"/>
              <w:r w:rsidRPr="00A97628">
                <w:rPr>
                  <w:rFonts w:ascii="Arial" w:hAnsi="Arial" w:cs="Arial"/>
                  <w:color w:val="000000"/>
                  <w:sz w:val="20"/>
                  <w:szCs w:val="20"/>
                  <w:shd w:val="clear" w:color="auto" w:fill="FFFFFF"/>
                </w:rPr>
                <w:t>nord</w:t>
              </w:r>
            </w:ins>
            <w:proofErr w:type="spellEnd"/>
            <w:ins w:id="135" w:author="Legal" w:date="2022-01-11T15:37:00Z">
              <w:r>
                <w:rPr>
                  <w:rFonts w:ascii="Arial" w:hAnsi="Arial" w:cs="Arial"/>
                  <w:color w:val="000000"/>
                  <w:sz w:val="20"/>
                  <w:szCs w:val="20"/>
                  <w:shd w:val="clear" w:color="auto" w:fill="FFFFFF"/>
                </w:rPr>
                <w:t xml:space="preserve"> </w:t>
              </w:r>
            </w:ins>
            <w:ins w:id="136" w:author="Legal" w:date="2022-01-11T15:35:00Z">
              <w:r w:rsidRPr="00A97628">
                <w:rPr>
                  <w:rFonts w:ascii="Arial" w:hAnsi="Arial" w:cs="Arial"/>
                  <w:color w:val="000000"/>
                  <w:sz w:val="20"/>
                  <w:szCs w:val="20"/>
                  <w:shd w:val="clear" w:color="auto" w:fill="FFFFFF"/>
                </w:rPr>
                <w:t>business</w:t>
              </w:r>
            </w:ins>
            <w:ins w:id="137" w:author="Legal" w:date="2022-01-11T15:37:00Z">
              <w:r>
                <w:rPr>
                  <w:rFonts w:ascii="Arial" w:hAnsi="Arial" w:cs="Arial"/>
                  <w:color w:val="000000"/>
                  <w:sz w:val="20"/>
                  <w:szCs w:val="20"/>
                  <w:shd w:val="clear" w:color="auto" w:fill="FFFFFF"/>
                </w:rPr>
                <w:t xml:space="preserve"> </w:t>
              </w:r>
            </w:ins>
            <w:ins w:id="138" w:author="Legal" w:date="2022-01-11T15:35:00Z">
              <w:r w:rsidRPr="00A97628">
                <w:rPr>
                  <w:rFonts w:ascii="Arial" w:hAnsi="Arial" w:cs="Arial"/>
                  <w:color w:val="000000"/>
                  <w:sz w:val="20"/>
                  <w:szCs w:val="20"/>
                  <w:shd w:val="clear" w:color="auto" w:fill="FFFFFF"/>
                </w:rPr>
                <w:t xml:space="preserve">account), encrypted organization passwords, user activity logs (admin panel and in-app actions), subscription start/end date, account creation date, device information (IP address, OS), application diagnostics (crash reports), user ID, telemetry data (in-app events), email breaches (what was breached with given email, not breached data itself), orders, </w:t>
              </w:r>
              <w:proofErr w:type="gramStart"/>
              <w:r w:rsidRPr="00A97628">
                <w:rPr>
                  <w:rFonts w:ascii="Arial" w:hAnsi="Arial" w:cs="Arial"/>
                  <w:color w:val="000000"/>
                  <w:sz w:val="20"/>
                  <w:szCs w:val="20"/>
                  <w:shd w:val="clear" w:color="auto" w:fill="FFFFFF"/>
                </w:rPr>
                <w:t>payments</w:t>
              </w:r>
              <w:proofErr w:type="gramEnd"/>
              <w:r w:rsidRPr="00A97628">
                <w:rPr>
                  <w:rFonts w:ascii="Arial" w:hAnsi="Arial" w:cs="Arial"/>
                  <w:color w:val="000000"/>
                  <w:sz w:val="20"/>
                  <w:szCs w:val="20"/>
                  <w:shd w:val="clear" w:color="auto" w:fill="FFFFFF"/>
                </w:rPr>
                <w:t xml:space="preserve"> and invoices, used coupons</w:t>
              </w:r>
            </w:ins>
          </w:p>
        </w:tc>
        <w:tc>
          <w:tcPr>
            <w:tcW w:w="1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80B7A" w14:textId="77777777" w:rsidR="007A1710" w:rsidRPr="00A97628" w:rsidRDefault="007A1710" w:rsidP="007A1710">
            <w:pPr>
              <w:rPr>
                <w:ins w:id="139" w:author="Legal" w:date="2022-01-11T15:35:00Z"/>
                <w:rFonts w:ascii="Arial" w:hAnsi="Arial" w:cs="Arial"/>
                <w:sz w:val="20"/>
                <w:szCs w:val="20"/>
              </w:rPr>
            </w:pPr>
            <w:ins w:id="140" w:author="Legal" w:date="2022-01-11T15:35:00Z">
              <w:r w:rsidRPr="00A97628">
                <w:rPr>
                  <w:rFonts w:ascii="Arial" w:hAnsi="Arial" w:cs="Arial"/>
                  <w:color w:val="000000"/>
                  <w:sz w:val="20"/>
                  <w:szCs w:val="20"/>
                  <w:shd w:val="clear" w:color="auto" w:fill="FFFFFF"/>
                </w:rPr>
                <w:t xml:space="preserve">USA, Northern Virginia </w:t>
              </w:r>
            </w:ins>
          </w:p>
          <w:p w14:paraId="4AC73E5E" w14:textId="5CBFF931" w:rsidR="007A1710" w:rsidRPr="001511A1" w:rsidRDefault="007A1710" w:rsidP="007A1710">
            <w:pPr>
              <w:spacing w:after="0" w:line="240" w:lineRule="auto"/>
              <w:rPr>
                <w:rFonts w:ascii="Times New Roman" w:eastAsia="Times New Roman" w:hAnsi="Times New Roman" w:cs="Times New Roman"/>
                <w:sz w:val="24"/>
                <w:szCs w:val="24"/>
              </w:rPr>
            </w:pPr>
          </w:p>
        </w:tc>
        <w:tc>
          <w:tcPr>
            <w:tcW w:w="1998" w:type="dxa"/>
            <w:tcBorders>
              <w:top w:val="single" w:sz="8" w:space="0" w:color="000000"/>
              <w:left w:val="single" w:sz="8" w:space="0" w:color="000000"/>
              <w:bottom w:val="single" w:sz="8" w:space="0" w:color="000000"/>
              <w:right w:val="single" w:sz="8" w:space="0" w:color="000000"/>
            </w:tcBorders>
          </w:tcPr>
          <w:p w14:paraId="1F9D1B18" w14:textId="77777777" w:rsidR="007A1710" w:rsidRPr="00A97628" w:rsidRDefault="007A1710" w:rsidP="007A1710">
            <w:pPr>
              <w:rPr>
                <w:ins w:id="141" w:author="Legal" w:date="2022-01-11T15:35:00Z"/>
                <w:rFonts w:ascii="Arial" w:hAnsi="Arial" w:cs="Arial"/>
                <w:sz w:val="20"/>
                <w:szCs w:val="20"/>
              </w:rPr>
            </w:pPr>
            <w:ins w:id="142" w:author="Legal" w:date="2022-01-11T15:35:00Z">
              <w:r w:rsidRPr="00A97628">
                <w:rPr>
                  <w:rFonts w:ascii="Arial" w:hAnsi="Arial" w:cs="Arial"/>
                  <w:color w:val="000000"/>
                  <w:sz w:val="20"/>
                  <w:szCs w:val="20"/>
                  <w:shd w:val="clear" w:color="auto" w:fill="FFFFFF"/>
                </w:rPr>
                <w:t>Data center infrastructure services</w:t>
              </w:r>
            </w:ins>
          </w:p>
          <w:p w14:paraId="0366C1C2" w14:textId="77777777" w:rsidR="007A1710" w:rsidRPr="001511A1" w:rsidRDefault="007A1710" w:rsidP="007A1710">
            <w:pPr>
              <w:spacing w:after="0" w:line="240" w:lineRule="auto"/>
              <w:rPr>
                <w:rFonts w:ascii="Times New Roman" w:eastAsia="Times New Roman" w:hAnsi="Times New Roman" w:cs="Times New Roman"/>
                <w:sz w:val="24"/>
                <w:szCs w:val="24"/>
              </w:rPr>
            </w:pPr>
          </w:p>
        </w:tc>
        <w:tc>
          <w:tcPr>
            <w:tcW w:w="1984" w:type="dxa"/>
            <w:tcBorders>
              <w:top w:val="single" w:sz="8" w:space="0" w:color="000000"/>
              <w:left w:val="single" w:sz="8" w:space="0" w:color="000000"/>
              <w:bottom w:val="single" w:sz="8" w:space="0" w:color="000000"/>
              <w:right w:val="single" w:sz="8" w:space="0" w:color="000000"/>
            </w:tcBorders>
          </w:tcPr>
          <w:p w14:paraId="69251E0A" w14:textId="77777777" w:rsidR="007A1710" w:rsidRPr="00A97628" w:rsidRDefault="007A1710" w:rsidP="007A1710">
            <w:pPr>
              <w:rPr>
                <w:ins w:id="143" w:author="Legal" w:date="2022-01-11T15:35:00Z"/>
                <w:rFonts w:ascii="Arial" w:hAnsi="Arial" w:cs="Arial"/>
                <w:sz w:val="20"/>
                <w:szCs w:val="20"/>
              </w:rPr>
            </w:pPr>
            <w:ins w:id="144" w:author="Legal" w:date="2022-01-11T15:35:00Z">
              <w:r w:rsidRPr="00A97628">
                <w:rPr>
                  <w:rFonts w:ascii="Arial" w:hAnsi="Arial" w:cs="Arial"/>
                  <w:color w:val="000000"/>
                  <w:sz w:val="20"/>
                  <w:szCs w:val="20"/>
                  <w:shd w:val="clear" w:color="auto" w:fill="FFFFFF"/>
                </w:rPr>
                <w:t>Yes</w:t>
              </w:r>
            </w:ins>
          </w:p>
          <w:p w14:paraId="04F09738" w14:textId="77777777" w:rsidR="007A1710" w:rsidRPr="001511A1" w:rsidRDefault="007A1710" w:rsidP="007A1710">
            <w:pPr>
              <w:spacing w:after="0" w:line="240" w:lineRule="auto"/>
              <w:rPr>
                <w:rFonts w:ascii="Times New Roman" w:eastAsia="Times New Roman" w:hAnsi="Times New Roman" w:cs="Times New Roman"/>
                <w:sz w:val="24"/>
                <w:szCs w:val="24"/>
              </w:rPr>
            </w:pPr>
          </w:p>
        </w:tc>
      </w:tr>
      <w:tr w:rsidR="007A1710" w:rsidRPr="001511A1" w14:paraId="664D2F20" w14:textId="1CE600D5" w:rsidTr="007A1710">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E59EC" w14:textId="77777777" w:rsidR="007A1710" w:rsidRPr="00A97628" w:rsidRDefault="007A1710" w:rsidP="007A1710">
            <w:pPr>
              <w:rPr>
                <w:ins w:id="145" w:author="Legal" w:date="2022-01-11T15:35:00Z"/>
                <w:rFonts w:ascii="Arial" w:hAnsi="Arial" w:cs="Arial"/>
                <w:sz w:val="20"/>
                <w:szCs w:val="20"/>
              </w:rPr>
            </w:pPr>
            <w:proofErr w:type="spellStart"/>
            <w:ins w:id="146" w:author="Legal" w:date="2022-01-11T15:35:00Z">
              <w:r w:rsidRPr="00A97628">
                <w:rPr>
                  <w:rFonts w:ascii="Arial" w:hAnsi="Arial" w:cs="Arial"/>
                  <w:color w:val="000000"/>
                  <w:sz w:val="20"/>
                  <w:szCs w:val="20"/>
                  <w:shd w:val="clear" w:color="auto" w:fill="FFFFFF"/>
                </w:rPr>
                <w:t>CloudFlare</w:t>
              </w:r>
              <w:proofErr w:type="spellEnd"/>
            </w:ins>
          </w:p>
          <w:p w14:paraId="056BD3EC" w14:textId="77777777" w:rsidR="007A1710" w:rsidRPr="001511A1" w:rsidRDefault="007A1710" w:rsidP="007A1710">
            <w:pPr>
              <w:spacing w:after="0" w:line="240" w:lineRule="auto"/>
              <w:rPr>
                <w:rFonts w:ascii="Times New Roman" w:eastAsia="Times New Roman" w:hAnsi="Times New Roman" w:cs="Times New Roman"/>
                <w:sz w:val="24"/>
                <w:szCs w:val="24"/>
              </w:rPr>
            </w:pPr>
          </w:p>
        </w:tc>
        <w:tc>
          <w:tcPr>
            <w:tcW w:w="2109" w:type="dxa"/>
            <w:tcBorders>
              <w:top w:val="single" w:sz="8" w:space="0" w:color="000000"/>
              <w:left w:val="single" w:sz="8" w:space="0" w:color="000000"/>
              <w:bottom w:val="single" w:sz="8" w:space="0" w:color="000000"/>
              <w:right w:val="single" w:sz="8" w:space="0" w:color="000000"/>
            </w:tcBorders>
          </w:tcPr>
          <w:p w14:paraId="6BCC88F9" w14:textId="77777777" w:rsidR="007A1710" w:rsidRPr="00A97628" w:rsidRDefault="007A1710" w:rsidP="007A1710">
            <w:pPr>
              <w:rPr>
                <w:ins w:id="147" w:author="Legal" w:date="2022-01-11T15:35:00Z"/>
                <w:rFonts w:ascii="Arial" w:hAnsi="Arial" w:cs="Arial"/>
                <w:sz w:val="20"/>
                <w:szCs w:val="20"/>
              </w:rPr>
            </w:pPr>
            <w:ins w:id="148" w:author="Legal" w:date="2022-01-11T15:35:00Z">
              <w:r w:rsidRPr="00A97628">
                <w:rPr>
                  <w:rFonts w:ascii="Arial" w:hAnsi="Arial" w:cs="Arial"/>
                  <w:color w:val="000000"/>
                  <w:sz w:val="20"/>
                  <w:szCs w:val="20"/>
                  <w:shd w:val="clear" w:color="auto" w:fill="FFFFFF"/>
                </w:rPr>
                <w:t>User requests, IP address, OS</w:t>
              </w:r>
            </w:ins>
          </w:p>
          <w:p w14:paraId="6AFC31C5" w14:textId="77777777" w:rsidR="007A1710" w:rsidRPr="00D54E0D" w:rsidRDefault="007A1710" w:rsidP="007A1710">
            <w:pPr>
              <w:spacing w:after="0" w:line="240" w:lineRule="auto"/>
              <w:rPr>
                <w:rFonts w:ascii="Times New Roman" w:eastAsia="Times New Roman" w:hAnsi="Times New Roman" w:cs="Times New Roman"/>
                <w:sz w:val="24"/>
                <w:szCs w:val="24"/>
                <w:lang w:val="lt-LT"/>
                <w:rPrChange w:id="149" w:author="Legal" w:date="2021-12-01T18:22:00Z">
                  <w:rPr>
                    <w:rFonts w:ascii="Times New Roman" w:eastAsia="Times New Roman" w:hAnsi="Times New Roman" w:cs="Times New Roman"/>
                    <w:sz w:val="24"/>
                    <w:szCs w:val="24"/>
                  </w:rPr>
                </w:rPrChange>
              </w:rPr>
            </w:pPr>
          </w:p>
        </w:tc>
        <w:tc>
          <w:tcPr>
            <w:tcW w:w="1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FBB49" w14:textId="77777777" w:rsidR="007A1710" w:rsidRPr="00A97628" w:rsidRDefault="007A1710" w:rsidP="007A1710">
            <w:pPr>
              <w:rPr>
                <w:ins w:id="150" w:author="Legal" w:date="2022-01-11T15:35:00Z"/>
                <w:rFonts w:ascii="Arial" w:hAnsi="Arial" w:cs="Arial"/>
                <w:sz w:val="20"/>
                <w:szCs w:val="20"/>
              </w:rPr>
            </w:pPr>
            <w:ins w:id="151" w:author="Legal" w:date="2022-01-11T15:35:00Z">
              <w:r w:rsidRPr="00A97628">
                <w:rPr>
                  <w:rFonts w:ascii="Arial" w:hAnsi="Arial" w:cs="Arial"/>
                  <w:color w:val="000000"/>
                  <w:sz w:val="20"/>
                  <w:szCs w:val="20"/>
                  <w:shd w:val="clear" w:color="auto" w:fill="FFFFFF"/>
                </w:rPr>
                <w:t>Global</w:t>
              </w:r>
            </w:ins>
          </w:p>
          <w:p w14:paraId="14ADB032" w14:textId="478F9962" w:rsidR="007A1710" w:rsidRPr="001511A1" w:rsidRDefault="007A1710" w:rsidP="007A1710">
            <w:pPr>
              <w:spacing w:after="0" w:line="240" w:lineRule="auto"/>
              <w:rPr>
                <w:rFonts w:ascii="Times New Roman" w:eastAsia="Times New Roman" w:hAnsi="Times New Roman" w:cs="Times New Roman"/>
                <w:sz w:val="24"/>
                <w:szCs w:val="24"/>
              </w:rPr>
            </w:pPr>
          </w:p>
        </w:tc>
        <w:tc>
          <w:tcPr>
            <w:tcW w:w="1998" w:type="dxa"/>
            <w:tcBorders>
              <w:top w:val="single" w:sz="8" w:space="0" w:color="000000"/>
              <w:left w:val="single" w:sz="8" w:space="0" w:color="000000"/>
              <w:bottom w:val="single" w:sz="8" w:space="0" w:color="000000"/>
              <w:right w:val="single" w:sz="8" w:space="0" w:color="000000"/>
            </w:tcBorders>
          </w:tcPr>
          <w:p w14:paraId="349B32BE" w14:textId="10B098B1" w:rsidR="007A1710" w:rsidRPr="001511A1" w:rsidRDefault="007A1710" w:rsidP="007A1710">
            <w:pPr>
              <w:spacing w:after="0" w:line="240" w:lineRule="auto"/>
              <w:rPr>
                <w:rFonts w:ascii="Times New Roman" w:eastAsia="Times New Roman" w:hAnsi="Times New Roman" w:cs="Times New Roman"/>
                <w:sz w:val="24"/>
                <w:szCs w:val="24"/>
              </w:rPr>
            </w:pPr>
            <w:ins w:id="152" w:author="Legal" w:date="2022-01-11T15:35:00Z">
              <w:r w:rsidRPr="00A97628">
                <w:rPr>
                  <w:rFonts w:ascii="Arial" w:hAnsi="Arial" w:cs="Arial"/>
                  <w:color w:val="000000"/>
                  <w:sz w:val="20"/>
                  <w:szCs w:val="20"/>
                </w:rPr>
                <w:t>Requests to APIs are going through Cloudflare infrastructure; WAF and Cache function</w:t>
              </w:r>
            </w:ins>
          </w:p>
        </w:tc>
        <w:tc>
          <w:tcPr>
            <w:tcW w:w="1984" w:type="dxa"/>
            <w:tcBorders>
              <w:top w:val="single" w:sz="8" w:space="0" w:color="000000"/>
              <w:left w:val="single" w:sz="8" w:space="0" w:color="000000"/>
              <w:bottom w:val="single" w:sz="8" w:space="0" w:color="000000"/>
              <w:right w:val="single" w:sz="8" w:space="0" w:color="000000"/>
            </w:tcBorders>
          </w:tcPr>
          <w:p w14:paraId="61DE887A" w14:textId="77777777" w:rsidR="007A1710" w:rsidRPr="00A97628" w:rsidRDefault="007A1710" w:rsidP="007A1710">
            <w:pPr>
              <w:rPr>
                <w:ins w:id="153" w:author="Legal" w:date="2022-01-11T15:35:00Z"/>
                <w:rFonts w:ascii="Arial" w:hAnsi="Arial" w:cs="Arial"/>
                <w:sz w:val="20"/>
                <w:szCs w:val="20"/>
              </w:rPr>
            </w:pPr>
            <w:ins w:id="154" w:author="Legal" w:date="2022-01-11T15:35:00Z">
              <w:r w:rsidRPr="00A97628">
                <w:rPr>
                  <w:rFonts w:ascii="Arial" w:hAnsi="Arial" w:cs="Arial"/>
                  <w:color w:val="000000"/>
                  <w:sz w:val="20"/>
                  <w:szCs w:val="20"/>
                  <w:shd w:val="clear" w:color="auto" w:fill="FFFFFF"/>
                </w:rPr>
                <w:t>Yes</w:t>
              </w:r>
            </w:ins>
          </w:p>
          <w:p w14:paraId="3EBABBC7" w14:textId="77777777" w:rsidR="007A1710" w:rsidRPr="001511A1" w:rsidRDefault="007A1710" w:rsidP="007A1710">
            <w:pPr>
              <w:spacing w:after="0" w:line="240" w:lineRule="auto"/>
              <w:rPr>
                <w:rFonts w:ascii="Times New Roman" w:eastAsia="Times New Roman" w:hAnsi="Times New Roman" w:cs="Times New Roman"/>
                <w:sz w:val="24"/>
                <w:szCs w:val="24"/>
              </w:rPr>
            </w:pPr>
          </w:p>
        </w:tc>
      </w:tr>
      <w:tr w:rsidR="007A1710" w:rsidRPr="001511A1" w14:paraId="74661F19" w14:textId="1CC29750" w:rsidTr="007A1710">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6A9C8" w14:textId="77777777" w:rsidR="007A1710" w:rsidRPr="00A97628" w:rsidRDefault="007A1710" w:rsidP="007A1710">
            <w:pPr>
              <w:rPr>
                <w:ins w:id="155" w:author="Legal" w:date="2022-01-11T15:35:00Z"/>
                <w:rFonts w:ascii="Arial" w:hAnsi="Arial" w:cs="Arial"/>
                <w:sz w:val="20"/>
                <w:szCs w:val="20"/>
              </w:rPr>
            </w:pPr>
            <w:proofErr w:type="spellStart"/>
            <w:ins w:id="156" w:author="Legal" w:date="2022-01-11T15:35:00Z">
              <w:r w:rsidRPr="00A97628">
                <w:rPr>
                  <w:rFonts w:ascii="Arial" w:hAnsi="Arial" w:cs="Arial"/>
                  <w:color w:val="000000"/>
                  <w:sz w:val="20"/>
                  <w:szCs w:val="20"/>
                  <w:shd w:val="clear" w:color="auto" w:fill="FFFFFF"/>
                </w:rPr>
                <w:t>BigQuery</w:t>
              </w:r>
              <w:proofErr w:type="spellEnd"/>
            </w:ins>
          </w:p>
          <w:p w14:paraId="5D8002E7" w14:textId="77777777" w:rsidR="007A1710" w:rsidRPr="001511A1" w:rsidRDefault="007A1710" w:rsidP="007A1710">
            <w:pPr>
              <w:spacing w:after="0" w:line="240" w:lineRule="auto"/>
              <w:rPr>
                <w:rFonts w:ascii="Times New Roman" w:eastAsia="Times New Roman" w:hAnsi="Times New Roman" w:cs="Times New Roman"/>
                <w:sz w:val="24"/>
                <w:szCs w:val="24"/>
              </w:rPr>
            </w:pPr>
          </w:p>
        </w:tc>
        <w:tc>
          <w:tcPr>
            <w:tcW w:w="2109" w:type="dxa"/>
            <w:tcBorders>
              <w:top w:val="single" w:sz="8" w:space="0" w:color="000000"/>
              <w:left w:val="single" w:sz="8" w:space="0" w:color="000000"/>
              <w:bottom w:val="single" w:sz="8" w:space="0" w:color="000000"/>
              <w:right w:val="single" w:sz="8" w:space="0" w:color="000000"/>
            </w:tcBorders>
          </w:tcPr>
          <w:p w14:paraId="06879864" w14:textId="334C21FE" w:rsidR="007A1710" w:rsidRPr="001511A1" w:rsidRDefault="007A1710" w:rsidP="007A1710">
            <w:pPr>
              <w:spacing w:after="0" w:line="240" w:lineRule="auto"/>
              <w:rPr>
                <w:rFonts w:ascii="Times New Roman" w:eastAsia="Times New Roman" w:hAnsi="Times New Roman" w:cs="Times New Roman"/>
                <w:sz w:val="24"/>
                <w:szCs w:val="24"/>
              </w:rPr>
            </w:pPr>
            <w:ins w:id="157" w:author="Legal" w:date="2022-01-11T15:35:00Z">
              <w:r w:rsidRPr="00A97628">
                <w:rPr>
                  <w:rFonts w:ascii="Arial" w:hAnsi="Arial" w:cs="Arial"/>
                  <w:color w:val="000000"/>
                  <w:sz w:val="20"/>
                  <w:szCs w:val="20"/>
                  <w:shd w:val="clear" w:color="auto" w:fill="FFFFFF"/>
                </w:rPr>
                <w:t>Organization info (organization id, title, create date), member info (member id, email, create date, role, status, subscription info), member activity info (in-app action, date, device platform), payment info (transaction id, order email), Sales force info (contact first name, contact last name, contact email, opportunity info)</w:t>
              </w:r>
            </w:ins>
          </w:p>
        </w:tc>
        <w:tc>
          <w:tcPr>
            <w:tcW w:w="1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C4EC2" w14:textId="0AC0D9EE" w:rsidR="007A1710" w:rsidRPr="001511A1" w:rsidRDefault="007A1710" w:rsidP="007A1710">
            <w:pPr>
              <w:spacing w:after="0" w:line="240" w:lineRule="auto"/>
              <w:rPr>
                <w:rFonts w:ascii="Times New Roman" w:eastAsia="Times New Roman" w:hAnsi="Times New Roman" w:cs="Times New Roman"/>
                <w:sz w:val="24"/>
                <w:szCs w:val="24"/>
              </w:rPr>
            </w:pPr>
            <w:ins w:id="158" w:author="Legal" w:date="2022-01-11T15:35:00Z">
              <w:r w:rsidRPr="00A97628">
                <w:rPr>
                  <w:rFonts w:ascii="Arial" w:eastAsia="Times New Roman" w:hAnsi="Arial" w:cs="Arial"/>
                  <w:sz w:val="20"/>
                  <w:szCs w:val="20"/>
                </w:rPr>
                <w:t>US</w:t>
              </w:r>
            </w:ins>
          </w:p>
        </w:tc>
        <w:tc>
          <w:tcPr>
            <w:tcW w:w="1998" w:type="dxa"/>
            <w:tcBorders>
              <w:top w:val="single" w:sz="8" w:space="0" w:color="000000"/>
              <w:left w:val="single" w:sz="8" w:space="0" w:color="000000"/>
              <w:bottom w:val="single" w:sz="8" w:space="0" w:color="000000"/>
              <w:right w:val="single" w:sz="8" w:space="0" w:color="000000"/>
            </w:tcBorders>
          </w:tcPr>
          <w:p w14:paraId="23752BF8" w14:textId="77777777" w:rsidR="007A1710" w:rsidRPr="00A97628" w:rsidRDefault="007A1710" w:rsidP="007A1710">
            <w:pPr>
              <w:rPr>
                <w:ins w:id="159" w:author="Legal" w:date="2022-01-11T15:35:00Z"/>
                <w:rFonts w:ascii="Arial" w:hAnsi="Arial" w:cs="Arial"/>
                <w:sz w:val="20"/>
                <w:szCs w:val="20"/>
              </w:rPr>
            </w:pPr>
            <w:ins w:id="160" w:author="Legal" w:date="2022-01-11T15:35:00Z">
              <w:r w:rsidRPr="00A97628">
                <w:rPr>
                  <w:rFonts w:ascii="Arial" w:hAnsi="Arial" w:cs="Arial"/>
                  <w:color w:val="000000"/>
                  <w:sz w:val="20"/>
                  <w:szCs w:val="20"/>
                  <w:shd w:val="clear" w:color="auto" w:fill="FFFFFF"/>
                </w:rPr>
                <w:t>Data for analytics</w:t>
              </w:r>
            </w:ins>
          </w:p>
          <w:p w14:paraId="4B5A795F" w14:textId="77777777" w:rsidR="007A1710" w:rsidRPr="001511A1" w:rsidRDefault="007A1710" w:rsidP="007A1710">
            <w:pPr>
              <w:spacing w:after="0" w:line="240" w:lineRule="auto"/>
              <w:rPr>
                <w:rFonts w:ascii="Times New Roman" w:eastAsia="Times New Roman" w:hAnsi="Times New Roman" w:cs="Times New Roman"/>
                <w:sz w:val="24"/>
                <w:szCs w:val="24"/>
              </w:rPr>
            </w:pPr>
          </w:p>
        </w:tc>
        <w:tc>
          <w:tcPr>
            <w:tcW w:w="1984" w:type="dxa"/>
            <w:tcBorders>
              <w:top w:val="single" w:sz="8" w:space="0" w:color="000000"/>
              <w:left w:val="single" w:sz="8" w:space="0" w:color="000000"/>
              <w:bottom w:val="single" w:sz="8" w:space="0" w:color="000000"/>
              <w:right w:val="single" w:sz="8" w:space="0" w:color="000000"/>
            </w:tcBorders>
          </w:tcPr>
          <w:p w14:paraId="61249EE3" w14:textId="77777777" w:rsidR="007A1710" w:rsidRPr="00A97628" w:rsidRDefault="007A1710" w:rsidP="007A1710">
            <w:pPr>
              <w:rPr>
                <w:ins w:id="161" w:author="Legal" w:date="2022-01-11T15:35:00Z"/>
                <w:rFonts w:ascii="Arial" w:hAnsi="Arial" w:cs="Arial"/>
                <w:sz w:val="20"/>
                <w:szCs w:val="20"/>
              </w:rPr>
            </w:pPr>
            <w:ins w:id="162" w:author="Legal" w:date="2022-01-11T15:35:00Z">
              <w:r w:rsidRPr="00A97628">
                <w:rPr>
                  <w:rFonts w:ascii="Arial" w:hAnsi="Arial" w:cs="Arial"/>
                  <w:color w:val="000000"/>
                  <w:sz w:val="20"/>
                  <w:szCs w:val="20"/>
                  <w:shd w:val="clear" w:color="auto" w:fill="FFFFFF"/>
                </w:rPr>
                <w:t>Yes</w:t>
              </w:r>
            </w:ins>
          </w:p>
          <w:p w14:paraId="70339F9E" w14:textId="77777777" w:rsidR="007A1710" w:rsidRPr="001511A1" w:rsidRDefault="007A1710" w:rsidP="007A1710">
            <w:pPr>
              <w:spacing w:after="0" w:line="240" w:lineRule="auto"/>
              <w:rPr>
                <w:rFonts w:ascii="Times New Roman" w:eastAsia="Times New Roman" w:hAnsi="Times New Roman" w:cs="Times New Roman"/>
                <w:sz w:val="24"/>
                <w:szCs w:val="24"/>
              </w:rPr>
            </w:pPr>
          </w:p>
        </w:tc>
      </w:tr>
      <w:tr w:rsidR="007A1710" w:rsidRPr="001511A1" w14:paraId="7109FFF7" w14:textId="077F5C26" w:rsidTr="007A1710">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38FE1" w14:textId="54F0437B" w:rsidR="007A1710" w:rsidRPr="001511A1" w:rsidRDefault="007A1710" w:rsidP="007A1710">
            <w:pPr>
              <w:spacing w:after="0" w:line="240" w:lineRule="auto"/>
              <w:rPr>
                <w:rFonts w:ascii="Times New Roman" w:eastAsia="Times New Roman" w:hAnsi="Times New Roman" w:cs="Times New Roman"/>
                <w:sz w:val="24"/>
                <w:szCs w:val="24"/>
              </w:rPr>
            </w:pPr>
            <w:ins w:id="163" w:author="Legal" w:date="2022-01-11T15:35:00Z">
              <w:r w:rsidRPr="00A97628">
                <w:rPr>
                  <w:rFonts w:ascii="Arial" w:hAnsi="Arial" w:cs="Arial"/>
                  <w:color w:val="000000"/>
                  <w:sz w:val="20"/>
                  <w:szCs w:val="20"/>
                  <w:shd w:val="clear" w:color="auto" w:fill="FFFFFF"/>
                </w:rPr>
                <w:t>Send Grid</w:t>
              </w:r>
            </w:ins>
          </w:p>
        </w:tc>
        <w:tc>
          <w:tcPr>
            <w:tcW w:w="2109" w:type="dxa"/>
            <w:tcBorders>
              <w:top w:val="single" w:sz="8" w:space="0" w:color="000000"/>
              <w:left w:val="single" w:sz="8" w:space="0" w:color="000000"/>
              <w:bottom w:val="single" w:sz="8" w:space="0" w:color="000000"/>
              <w:right w:val="single" w:sz="8" w:space="0" w:color="000000"/>
            </w:tcBorders>
          </w:tcPr>
          <w:p w14:paraId="3521AD27" w14:textId="2059976F" w:rsidR="007A1710" w:rsidRPr="001511A1" w:rsidRDefault="007A1710" w:rsidP="007A1710">
            <w:pPr>
              <w:spacing w:after="0" w:line="240" w:lineRule="auto"/>
              <w:rPr>
                <w:rFonts w:ascii="Times New Roman" w:eastAsia="Times New Roman" w:hAnsi="Times New Roman" w:cs="Times New Roman"/>
                <w:sz w:val="24"/>
                <w:szCs w:val="24"/>
              </w:rPr>
            </w:pPr>
            <w:ins w:id="164" w:author="Legal" w:date="2022-01-11T15:35:00Z">
              <w:r w:rsidRPr="00A97628">
                <w:rPr>
                  <w:rFonts w:ascii="Arial" w:hAnsi="Arial" w:cs="Arial"/>
                  <w:color w:val="000000"/>
                  <w:sz w:val="20"/>
                  <w:szCs w:val="20"/>
                  <w:shd w:val="clear" w:color="auto" w:fill="FFFFFF"/>
                </w:rPr>
                <w:t>e-mail address</w:t>
              </w:r>
            </w:ins>
          </w:p>
        </w:tc>
        <w:tc>
          <w:tcPr>
            <w:tcW w:w="1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3A266" w14:textId="28133752" w:rsidR="007A1710" w:rsidRPr="001511A1" w:rsidRDefault="007A1710" w:rsidP="007A1710">
            <w:pPr>
              <w:spacing w:after="0" w:line="240" w:lineRule="auto"/>
              <w:rPr>
                <w:rFonts w:ascii="Times New Roman" w:eastAsia="Times New Roman" w:hAnsi="Times New Roman" w:cs="Times New Roman"/>
                <w:sz w:val="24"/>
                <w:szCs w:val="24"/>
              </w:rPr>
            </w:pPr>
            <w:ins w:id="165" w:author="Legal" w:date="2022-01-11T15:35:00Z">
              <w:r w:rsidRPr="00A97628">
                <w:rPr>
                  <w:rFonts w:ascii="Arial" w:hAnsi="Arial" w:cs="Arial"/>
                  <w:color w:val="000000"/>
                  <w:sz w:val="20"/>
                  <w:szCs w:val="20"/>
                  <w:shd w:val="clear" w:color="auto" w:fill="FFFFFF"/>
                </w:rPr>
                <w:t>US</w:t>
              </w:r>
            </w:ins>
          </w:p>
        </w:tc>
        <w:tc>
          <w:tcPr>
            <w:tcW w:w="1998" w:type="dxa"/>
            <w:tcBorders>
              <w:top w:val="single" w:sz="8" w:space="0" w:color="000000"/>
              <w:left w:val="single" w:sz="8" w:space="0" w:color="000000"/>
              <w:bottom w:val="single" w:sz="8" w:space="0" w:color="000000"/>
              <w:right w:val="single" w:sz="8" w:space="0" w:color="000000"/>
            </w:tcBorders>
          </w:tcPr>
          <w:p w14:paraId="34A797F9" w14:textId="043E0EE6" w:rsidR="007A1710" w:rsidRPr="001511A1" w:rsidRDefault="007A1710" w:rsidP="007A1710">
            <w:pPr>
              <w:spacing w:after="0" w:line="240" w:lineRule="auto"/>
              <w:rPr>
                <w:rFonts w:ascii="Times New Roman" w:eastAsia="Times New Roman" w:hAnsi="Times New Roman" w:cs="Times New Roman"/>
                <w:sz w:val="24"/>
                <w:szCs w:val="24"/>
              </w:rPr>
            </w:pPr>
            <w:ins w:id="166" w:author="Legal" w:date="2022-01-11T15:35:00Z">
              <w:r w:rsidRPr="00A97628">
                <w:rPr>
                  <w:rFonts w:ascii="Arial" w:hAnsi="Arial" w:cs="Arial"/>
                  <w:color w:val="000000"/>
                  <w:sz w:val="20"/>
                  <w:szCs w:val="20"/>
                  <w:shd w:val="clear" w:color="auto" w:fill="FFFFFF"/>
                </w:rPr>
                <w:t>Emails are being sent through this provider to the users</w:t>
              </w:r>
            </w:ins>
          </w:p>
        </w:tc>
        <w:tc>
          <w:tcPr>
            <w:tcW w:w="1984" w:type="dxa"/>
            <w:tcBorders>
              <w:top w:val="single" w:sz="8" w:space="0" w:color="000000"/>
              <w:left w:val="single" w:sz="8" w:space="0" w:color="000000"/>
              <w:bottom w:val="single" w:sz="8" w:space="0" w:color="000000"/>
              <w:right w:val="single" w:sz="8" w:space="0" w:color="000000"/>
            </w:tcBorders>
          </w:tcPr>
          <w:p w14:paraId="3BFED913" w14:textId="5BCE3351" w:rsidR="007A1710" w:rsidRPr="001511A1" w:rsidRDefault="007A1710" w:rsidP="007A1710">
            <w:pPr>
              <w:spacing w:after="0" w:line="240" w:lineRule="auto"/>
              <w:rPr>
                <w:rFonts w:ascii="Times New Roman" w:eastAsia="Times New Roman" w:hAnsi="Times New Roman" w:cs="Times New Roman"/>
                <w:sz w:val="24"/>
                <w:szCs w:val="24"/>
              </w:rPr>
            </w:pPr>
            <w:ins w:id="167" w:author="Legal" w:date="2022-01-11T15:35:00Z">
              <w:r w:rsidRPr="00A97628">
                <w:rPr>
                  <w:rFonts w:ascii="Arial" w:hAnsi="Arial" w:cs="Arial"/>
                  <w:color w:val="000000"/>
                  <w:sz w:val="20"/>
                  <w:szCs w:val="20"/>
                  <w:shd w:val="clear" w:color="auto" w:fill="FFFFFF"/>
                </w:rPr>
                <w:t>Yes</w:t>
              </w:r>
            </w:ins>
          </w:p>
        </w:tc>
      </w:tr>
      <w:tr w:rsidR="007A1710" w:rsidRPr="001511A1" w14:paraId="7DA6485F" w14:textId="3ADA7B61" w:rsidTr="007A1710">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3993F" w14:textId="77777777" w:rsidR="007A1710" w:rsidRPr="00A97628" w:rsidRDefault="007A1710" w:rsidP="007A1710">
            <w:pPr>
              <w:rPr>
                <w:ins w:id="168" w:author="Legal" w:date="2022-01-11T15:35:00Z"/>
                <w:rFonts w:ascii="Arial" w:hAnsi="Arial" w:cs="Arial"/>
                <w:sz w:val="20"/>
                <w:szCs w:val="20"/>
              </w:rPr>
            </w:pPr>
            <w:ins w:id="169" w:author="Legal" w:date="2022-01-11T15:35:00Z">
              <w:r w:rsidRPr="00A97628">
                <w:rPr>
                  <w:rFonts w:ascii="Arial" w:hAnsi="Arial" w:cs="Arial"/>
                  <w:color w:val="000000"/>
                  <w:sz w:val="20"/>
                  <w:szCs w:val="20"/>
                  <w:shd w:val="clear" w:color="auto" w:fill="FFFFFF"/>
                </w:rPr>
                <w:t>Firebase</w:t>
              </w:r>
            </w:ins>
          </w:p>
          <w:p w14:paraId="0CECCC43" w14:textId="77777777" w:rsidR="007A1710" w:rsidRPr="001511A1" w:rsidRDefault="007A1710" w:rsidP="007A1710">
            <w:pPr>
              <w:spacing w:after="0" w:line="240" w:lineRule="auto"/>
              <w:rPr>
                <w:rFonts w:ascii="Times New Roman" w:eastAsia="Times New Roman" w:hAnsi="Times New Roman" w:cs="Times New Roman"/>
                <w:sz w:val="24"/>
                <w:szCs w:val="24"/>
              </w:rPr>
            </w:pPr>
          </w:p>
        </w:tc>
        <w:tc>
          <w:tcPr>
            <w:tcW w:w="2109" w:type="dxa"/>
            <w:tcBorders>
              <w:top w:val="single" w:sz="8" w:space="0" w:color="000000"/>
              <w:left w:val="single" w:sz="8" w:space="0" w:color="000000"/>
              <w:bottom w:val="single" w:sz="8" w:space="0" w:color="000000"/>
              <w:right w:val="single" w:sz="8" w:space="0" w:color="000000"/>
            </w:tcBorders>
          </w:tcPr>
          <w:p w14:paraId="5ECC7921" w14:textId="096AD22B" w:rsidR="007A1710" w:rsidRPr="001511A1" w:rsidRDefault="007A1710" w:rsidP="007A1710">
            <w:pPr>
              <w:spacing w:after="0" w:line="240" w:lineRule="auto"/>
              <w:rPr>
                <w:rFonts w:ascii="Times New Roman" w:eastAsia="Times New Roman" w:hAnsi="Times New Roman" w:cs="Times New Roman"/>
                <w:sz w:val="24"/>
                <w:szCs w:val="24"/>
              </w:rPr>
            </w:pPr>
            <w:ins w:id="170" w:author="Legal" w:date="2022-01-11T15:35:00Z">
              <w:r w:rsidRPr="00A97628">
                <w:rPr>
                  <w:rFonts w:ascii="Arial" w:hAnsi="Arial" w:cs="Arial"/>
                  <w:color w:val="000000"/>
                  <w:sz w:val="20"/>
                  <w:szCs w:val="20"/>
                  <w:shd w:val="clear" w:color="auto" w:fill="FFFFFF"/>
                </w:rPr>
                <w:t>Device info (model, OS, version), country from which event is sent, user id, subscription, purchases</w:t>
              </w:r>
            </w:ins>
          </w:p>
        </w:tc>
        <w:tc>
          <w:tcPr>
            <w:tcW w:w="1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D6BA6" w14:textId="77777777" w:rsidR="007A1710" w:rsidRPr="00A97628" w:rsidRDefault="007A1710" w:rsidP="007A1710">
            <w:pPr>
              <w:rPr>
                <w:ins w:id="171" w:author="Legal" w:date="2022-01-11T15:35:00Z"/>
                <w:rFonts w:ascii="Arial" w:hAnsi="Arial" w:cs="Arial"/>
                <w:sz w:val="20"/>
                <w:szCs w:val="20"/>
              </w:rPr>
            </w:pPr>
            <w:ins w:id="172" w:author="Legal" w:date="2022-01-11T15:35:00Z">
              <w:r w:rsidRPr="00A97628">
                <w:rPr>
                  <w:rFonts w:ascii="Arial" w:hAnsi="Arial" w:cs="Arial"/>
                  <w:color w:val="000000"/>
                  <w:sz w:val="20"/>
                  <w:szCs w:val="20"/>
                  <w:shd w:val="clear" w:color="auto" w:fill="FFFFFF"/>
                </w:rPr>
                <w:t>US</w:t>
              </w:r>
            </w:ins>
          </w:p>
          <w:p w14:paraId="7364D0AC" w14:textId="67FC8D7A" w:rsidR="007A1710" w:rsidRPr="001511A1" w:rsidRDefault="007A1710" w:rsidP="007A1710">
            <w:pPr>
              <w:spacing w:after="0" w:line="240" w:lineRule="auto"/>
              <w:rPr>
                <w:rFonts w:ascii="Times New Roman" w:eastAsia="Times New Roman" w:hAnsi="Times New Roman" w:cs="Times New Roman"/>
                <w:sz w:val="24"/>
                <w:szCs w:val="24"/>
              </w:rPr>
            </w:pPr>
          </w:p>
        </w:tc>
        <w:tc>
          <w:tcPr>
            <w:tcW w:w="1998" w:type="dxa"/>
            <w:tcBorders>
              <w:top w:val="single" w:sz="8" w:space="0" w:color="000000"/>
              <w:left w:val="single" w:sz="8" w:space="0" w:color="000000"/>
              <w:bottom w:val="single" w:sz="8" w:space="0" w:color="000000"/>
              <w:right w:val="single" w:sz="8" w:space="0" w:color="000000"/>
            </w:tcBorders>
          </w:tcPr>
          <w:p w14:paraId="37E7A9B4" w14:textId="77777777" w:rsidR="007A1710" w:rsidRPr="00A97628" w:rsidRDefault="007A1710" w:rsidP="007A1710">
            <w:pPr>
              <w:rPr>
                <w:ins w:id="173" w:author="Legal" w:date="2022-01-11T15:35:00Z"/>
                <w:rFonts w:ascii="Arial" w:hAnsi="Arial" w:cs="Arial"/>
                <w:sz w:val="20"/>
                <w:szCs w:val="20"/>
              </w:rPr>
            </w:pPr>
            <w:ins w:id="174" w:author="Legal" w:date="2022-01-11T15:35:00Z">
              <w:r w:rsidRPr="00A97628">
                <w:rPr>
                  <w:rFonts w:ascii="Arial" w:hAnsi="Arial" w:cs="Arial"/>
                  <w:color w:val="000000"/>
                  <w:sz w:val="20"/>
                  <w:szCs w:val="20"/>
                  <w:shd w:val="clear" w:color="auto" w:fill="FFFFFF"/>
                </w:rPr>
                <w:t>Analytical data from mobile devices</w:t>
              </w:r>
            </w:ins>
          </w:p>
          <w:p w14:paraId="287313BC" w14:textId="77777777" w:rsidR="007A1710" w:rsidRPr="001511A1" w:rsidRDefault="007A1710" w:rsidP="007A1710">
            <w:pPr>
              <w:spacing w:after="0" w:line="240" w:lineRule="auto"/>
              <w:rPr>
                <w:rFonts w:ascii="Times New Roman" w:eastAsia="Times New Roman" w:hAnsi="Times New Roman" w:cs="Times New Roman"/>
                <w:sz w:val="24"/>
                <w:szCs w:val="24"/>
              </w:rPr>
            </w:pPr>
          </w:p>
        </w:tc>
        <w:tc>
          <w:tcPr>
            <w:tcW w:w="1984" w:type="dxa"/>
            <w:tcBorders>
              <w:top w:val="single" w:sz="8" w:space="0" w:color="000000"/>
              <w:left w:val="single" w:sz="8" w:space="0" w:color="000000"/>
              <w:bottom w:val="single" w:sz="8" w:space="0" w:color="000000"/>
              <w:right w:val="single" w:sz="8" w:space="0" w:color="000000"/>
            </w:tcBorders>
          </w:tcPr>
          <w:p w14:paraId="6ABC0B08" w14:textId="4D663588" w:rsidR="007A1710" w:rsidRPr="001511A1" w:rsidRDefault="007A1710" w:rsidP="007A1710">
            <w:pPr>
              <w:spacing w:after="0" w:line="240" w:lineRule="auto"/>
              <w:rPr>
                <w:rFonts w:ascii="Times New Roman" w:eastAsia="Times New Roman" w:hAnsi="Times New Roman" w:cs="Times New Roman"/>
                <w:sz w:val="24"/>
                <w:szCs w:val="24"/>
              </w:rPr>
            </w:pPr>
            <w:ins w:id="175" w:author="Legal" w:date="2022-01-11T15:35:00Z">
              <w:r w:rsidRPr="00A97628">
                <w:rPr>
                  <w:rFonts w:ascii="Arial" w:eastAsia="Times New Roman" w:hAnsi="Arial" w:cs="Arial"/>
                  <w:sz w:val="20"/>
                  <w:szCs w:val="20"/>
                  <w:lang w:val="en-GB"/>
                </w:rPr>
                <w:t>Yes</w:t>
              </w:r>
            </w:ins>
          </w:p>
        </w:tc>
      </w:tr>
      <w:tr w:rsidR="007A1710" w:rsidRPr="001511A1" w14:paraId="463AB34C" w14:textId="77777777" w:rsidTr="007A1710">
        <w:trPr>
          <w:ins w:id="176" w:author="Legal" w:date="2022-01-11T15:36:00Z"/>
        </w:trPr>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81F25" w14:textId="77777777" w:rsidR="007A1710" w:rsidRPr="00A97628" w:rsidRDefault="007A1710" w:rsidP="007A1710">
            <w:pPr>
              <w:rPr>
                <w:ins w:id="177" w:author="Legal" w:date="2022-01-11T15:36:00Z"/>
                <w:rFonts w:ascii="Arial" w:hAnsi="Arial" w:cs="Arial"/>
                <w:sz w:val="20"/>
                <w:szCs w:val="20"/>
              </w:rPr>
            </w:pPr>
            <w:proofErr w:type="spellStart"/>
            <w:ins w:id="178" w:author="Legal" w:date="2022-01-11T15:36:00Z">
              <w:r w:rsidRPr="00A97628">
                <w:rPr>
                  <w:rFonts w:ascii="Arial" w:hAnsi="Arial" w:cs="Arial"/>
                  <w:color w:val="000000"/>
                  <w:sz w:val="20"/>
                  <w:szCs w:val="20"/>
                  <w:shd w:val="clear" w:color="auto" w:fill="FFFFFF"/>
                </w:rPr>
                <w:t>Iterable</w:t>
              </w:r>
              <w:proofErr w:type="spellEnd"/>
            </w:ins>
          </w:p>
          <w:p w14:paraId="2A60D6FE" w14:textId="77777777" w:rsidR="007A1710" w:rsidRPr="00A97628" w:rsidRDefault="007A1710" w:rsidP="007A1710">
            <w:pPr>
              <w:rPr>
                <w:ins w:id="179" w:author="Legal" w:date="2022-01-11T15:36:00Z"/>
                <w:rFonts w:ascii="Arial" w:hAnsi="Arial" w:cs="Arial"/>
                <w:color w:val="000000"/>
                <w:sz w:val="20"/>
                <w:szCs w:val="20"/>
                <w:shd w:val="clear" w:color="auto" w:fill="FFFFFF"/>
              </w:rPr>
            </w:pPr>
          </w:p>
        </w:tc>
        <w:tc>
          <w:tcPr>
            <w:tcW w:w="2109" w:type="dxa"/>
            <w:tcBorders>
              <w:top w:val="single" w:sz="8" w:space="0" w:color="000000"/>
              <w:left w:val="single" w:sz="8" w:space="0" w:color="000000"/>
              <w:bottom w:val="single" w:sz="8" w:space="0" w:color="000000"/>
              <w:right w:val="single" w:sz="8" w:space="0" w:color="000000"/>
            </w:tcBorders>
          </w:tcPr>
          <w:p w14:paraId="748FA91A" w14:textId="77777777" w:rsidR="007A1710" w:rsidRPr="00A97628" w:rsidRDefault="007A1710" w:rsidP="007A1710">
            <w:pPr>
              <w:rPr>
                <w:ins w:id="180" w:author="Legal" w:date="2022-01-11T15:36:00Z"/>
                <w:rFonts w:ascii="Arial" w:hAnsi="Arial" w:cs="Arial"/>
                <w:sz w:val="20"/>
                <w:szCs w:val="20"/>
              </w:rPr>
            </w:pPr>
            <w:ins w:id="181" w:author="Legal" w:date="2022-01-11T15:36:00Z">
              <w:r w:rsidRPr="00A97628">
                <w:rPr>
                  <w:rFonts w:ascii="Arial" w:hAnsi="Arial" w:cs="Arial"/>
                  <w:color w:val="000000"/>
                  <w:sz w:val="20"/>
                  <w:szCs w:val="20"/>
                  <w:shd w:val="clear" w:color="auto" w:fill="FFFFFF"/>
                </w:rPr>
                <w:t>e-mail address, subscription start/end date, account creation date, user action (master password created date)</w:t>
              </w:r>
            </w:ins>
          </w:p>
          <w:p w14:paraId="6024A138" w14:textId="77777777" w:rsidR="007A1710" w:rsidRPr="00A97628" w:rsidRDefault="007A1710" w:rsidP="007A1710">
            <w:pPr>
              <w:spacing w:after="0" w:line="240" w:lineRule="auto"/>
              <w:rPr>
                <w:ins w:id="182" w:author="Legal" w:date="2022-01-11T15:36:00Z"/>
                <w:rFonts w:ascii="Arial" w:hAnsi="Arial" w:cs="Arial"/>
                <w:color w:val="000000"/>
                <w:sz w:val="20"/>
                <w:szCs w:val="20"/>
                <w:shd w:val="clear" w:color="auto" w:fill="FFFFFF"/>
              </w:rPr>
            </w:pPr>
          </w:p>
        </w:tc>
        <w:tc>
          <w:tcPr>
            <w:tcW w:w="1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74268" w14:textId="77777777" w:rsidR="007A1710" w:rsidRPr="00A97628" w:rsidRDefault="007A1710" w:rsidP="007A1710">
            <w:pPr>
              <w:rPr>
                <w:ins w:id="183" w:author="Legal" w:date="2022-01-11T15:36:00Z"/>
                <w:rFonts w:ascii="Arial" w:hAnsi="Arial" w:cs="Arial"/>
                <w:sz w:val="20"/>
                <w:szCs w:val="20"/>
              </w:rPr>
            </w:pPr>
            <w:ins w:id="184" w:author="Legal" w:date="2022-01-11T15:36:00Z">
              <w:r w:rsidRPr="00A97628">
                <w:rPr>
                  <w:rFonts w:ascii="Arial" w:hAnsi="Arial" w:cs="Arial"/>
                  <w:color w:val="000000"/>
                  <w:sz w:val="20"/>
                  <w:szCs w:val="20"/>
                  <w:shd w:val="clear" w:color="auto" w:fill="FFFFFF"/>
                </w:rPr>
                <w:t>US</w:t>
              </w:r>
            </w:ins>
          </w:p>
          <w:p w14:paraId="7849BE1A" w14:textId="77777777" w:rsidR="007A1710" w:rsidRPr="00A97628" w:rsidRDefault="007A1710" w:rsidP="007A1710">
            <w:pPr>
              <w:rPr>
                <w:ins w:id="185" w:author="Legal" w:date="2022-01-11T15:36:00Z"/>
                <w:rFonts w:ascii="Arial" w:hAnsi="Arial" w:cs="Arial"/>
                <w:color w:val="000000"/>
                <w:sz w:val="20"/>
                <w:szCs w:val="20"/>
                <w:shd w:val="clear" w:color="auto" w:fill="FFFFFF"/>
              </w:rPr>
            </w:pPr>
          </w:p>
        </w:tc>
        <w:tc>
          <w:tcPr>
            <w:tcW w:w="1998" w:type="dxa"/>
            <w:tcBorders>
              <w:top w:val="single" w:sz="8" w:space="0" w:color="000000"/>
              <w:left w:val="single" w:sz="8" w:space="0" w:color="000000"/>
              <w:bottom w:val="single" w:sz="8" w:space="0" w:color="000000"/>
              <w:right w:val="single" w:sz="8" w:space="0" w:color="000000"/>
            </w:tcBorders>
          </w:tcPr>
          <w:p w14:paraId="1C9B6248" w14:textId="77777777" w:rsidR="007A1710" w:rsidRPr="00A97628" w:rsidRDefault="007A1710" w:rsidP="007A1710">
            <w:pPr>
              <w:rPr>
                <w:ins w:id="186" w:author="Legal" w:date="2022-01-11T15:36:00Z"/>
                <w:rFonts w:ascii="Arial" w:hAnsi="Arial" w:cs="Arial"/>
                <w:sz w:val="20"/>
                <w:szCs w:val="20"/>
              </w:rPr>
            </w:pPr>
            <w:ins w:id="187" w:author="Legal" w:date="2022-01-11T15:36:00Z">
              <w:r w:rsidRPr="00A97628">
                <w:rPr>
                  <w:rFonts w:ascii="Arial" w:hAnsi="Arial" w:cs="Arial"/>
                  <w:color w:val="000000"/>
                  <w:sz w:val="20"/>
                  <w:szCs w:val="20"/>
                  <w:shd w:val="clear" w:color="auto" w:fill="FFFFFF"/>
                </w:rPr>
                <w:t>User onboarding and product update emails</w:t>
              </w:r>
            </w:ins>
          </w:p>
          <w:p w14:paraId="400EE6B4" w14:textId="77777777" w:rsidR="007A1710" w:rsidRPr="00A97628" w:rsidRDefault="007A1710" w:rsidP="007A1710">
            <w:pPr>
              <w:rPr>
                <w:ins w:id="188" w:author="Legal" w:date="2022-01-11T15:36:00Z"/>
                <w:rFonts w:ascii="Arial" w:hAnsi="Arial" w:cs="Arial"/>
                <w:color w:val="000000"/>
                <w:sz w:val="20"/>
                <w:szCs w:val="20"/>
                <w:shd w:val="clear" w:color="auto" w:fill="FFFFFF"/>
              </w:rPr>
            </w:pPr>
          </w:p>
        </w:tc>
        <w:tc>
          <w:tcPr>
            <w:tcW w:w="1984" w:type="dxa"/>
            <w:tcBorders>
              <w:top w:val="single" w:sz="8" w:space="0" w:color="000000"/>
              <w:left w:val="single" w:sz="8" w:space="0" w:color="000000"/>
              <w:bottom w:val="single" w:sz="8" w:space="0" w:color="000000"/>
              <w:right w:val="single" w:sz="8" w:space="0" w:color="000000"/>
            </w:tcBorders>
          </w:tcPr>
          <w:p w14:paraId="1016171C" w14:textId="77777777" w:rsidR="007A1710" w:rsidRPr="00A97628" w:rsidRDefault="007A1710" w:rsidP="007A1710">
            <w:pPr>
              <w:rPr>
                <w:ins w:id="189" w:author="Legal" w:date="2022-01-11T15:36:00Z"/>
                <w:rFonts w:ascii="Arial" w:hAnsi="Arial" w:cs="Arial"/>
                <w:sz w:val="20"/>
                <w:szCs w:val="20"/>
              </w:rPr>
            </w:pPr>
            <w:ins w:id="190" w:author="Legal" w:date="2022-01-11T15:36:00Z">
              <w:r w:rsidRPr="00A97628">
                <w:rPr>
                  <w:rFonts w:ascii="Arial" w:hAnsi="Arial" w:cs="Arial"/>
                  <w:sz w:val="20"/>
                  <w:szCs w:val="20"/>
                </w:rPr>
                <w:t>Yes</w:t>
              </w:r>
            </w:ins>
          </w:p>
          <w:p w14:paraId="16B55997" w14:textId="77777777" w:rsidR="007A1710" w:rsidRPr="00A97628" w:rsidRDefault="007A1710" w:rsidP="007A1710">
            <w:pPr>
              <w:spacing w:after="0" w:line="240" w:lineRule="auto"/>
              <w:rPr>
                <w:ins w:id="191" w:author="Legal" w:date="2022-01-11T15:36:00Z"/>
                <w:rFonts w:ascii="Arial" w:eastAsia="Times New Roman" w:hAnsi="Arial" w:cs="Arial"/>
                <w:sz w:val="20"/>
                <w:szCs w:val="20"/>
                <w:lang w:val="en-GB"/>
              </w:rPr>
            </w:pPr>
          </w:p>
        </w:tc>
      </w:tr>
      <w:tr w:rsidR="007A1710" w:rsidRPr="001511A1" w14:paraId="2B46B8DC" w14:textId="77777777" w:rsidTr="007A1710">
        <w:trPr>
          <w:ins w:id="192" w:author="Legal" w:date="2022-01-11T15:36:00Z"/>
        </w:trPr>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025BC" w14:textId="3A81546E" w:rsidR="007A1710" w:rsidRPr="00A97628" w:rsidRDefault="007A1710" w:rsidP="007A1710">
            <w:pPr>
              <w:rPr>
                <w:ins w:id="193" w:author="Legal" w:date="2022-01-11T15:36:00Z"/>
                <w:rFonts w:ascii="Arial" w:hAnsi="Arial" w:cs="Arial"/>
                <w:color w:val="000000"/>
                <w:sz w:val="20"/>
                <w:szCs w:val="20"/>
                <w:shd w:val="clear" w:color="auto" w:fill="FFFFFF"/>
              </w:rPr>
            </w:pPr>
            <w:ins w:id="194" w:author="Legal" w:date="2022-01-11T15:36:00Z">
              <w:r w:rsidRPr="00A97628">
                <w:rPr>
                  <w:rFonts w:ascii="Arial" w:hAnsi="Arial" w:cs="Arial"/>
                  <w:sz w:val="20"/>
                  <w:szCs w:val="20"/>
                </w:rPr>
                <w:t>looker.com</w:t>
              </w:r>
            </w:ins>
          </w:p>
        </w:tc>
        <w:tc>
          <w:tcPr>
            <w:tcW w:w="2109" w:type="dxa"/>
            <w:tcBorders>
              <w:top w:val="single" w:sz="8" w:space="0" w:color="000000"/>
              <w:left w:val="single" w:sz="8" w:space="0" w:color="000000"/>
              <w:bottom w:val="single" w:sz="8" w:space="0" w:color="000000"/>
              <w:right w:val="single" w:sz="8" w:space="0" w:color="000000"/>
            </w:tcBorders>
          </w:tcPr>
          <w:p w14:paraId="1FC48DC4" w14:textId="0E90CFD6" w:rsidR="007A1710" w:rsidRPr="00A97628" w:rsidRDefault="007A1710" w:rsidP="007A1710">
            <w:pPr>
              <w:spacing w:after="0" w:line="240" w:lineRule="auto"/>
              <w:rPr>
                <w:ins w:id="195" w:author="Legal" w:date="2022-01-11T15:36:00Z"/>
                <w:rFonts w:ascii="Arial" w:hAnsi="Arial" w:cs="Arial"/>
                <w:color w:val="000000"/>
                <w:sz w:val="20"/>
                <w:szCs w:val="20"/>
                <w:shd w:val="clear" w:color="auto" w:fill="FFFFFF"/>
              </w:rPr>
            </w:pPr>
            <w:ins w:id="196" w:author="Legal" w:date="2022-01-11T15:36:00Z">
              <w:r w:rsidRPr="00A97628">
                <w:rPr>
                  <w:rFonts w:ascii="Arial" w:hAnsi="Arial" w:cs="Arial"/>
                  <w:color w:val="000000"/>
                  <w:sz w:val="20"/>
                  <w:szCs w:val="20"/>
                  <w:shd w:val="clear" w:color="auto" w:fill="FFFFFF"/>
                </w:rPr>
                <w:t>Aggregated visualizations from BQ data (Organization info (organization id, title, create date), member info (member id, email, create date, role, status, subscription info), member activity info (in-app action, date, device platform), payment info (transaction id, order email), Sales force info (contact first name, contact last name, contact email, opportunity info))</w:t>
              </w:r>
              <w:r>
                <w:rPr>
                  <w:rFonts w:ascii="Arial" w:hAnsi="Arial" w:cs="Arial"/>
                  <w:color w:val="000000"/>
                  <w:sz w:val="20"/>
                  <w:szCs w:val="20"/>
                  <w:shd w:val="clear" w:color="auto" w:fill="FFFFFF"/>
                </w:rPr>
                <w:t>.</w:t>
              </w:r>
            </w:ins>
          </w:p>
        </w:tc>
        <w:tc>
          <w:tcPr>
            <w:tcW w:w="1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F6454" w14:textId="64821058" w:rsidR="007A1710" w:rsidRPr="00A97628" w:rsidRDefault="007A1710" w:rsidP="007A1710">
            <w:pPr>
              <w:rPr>
                <w:ins w:id="197" w:author="Legal" w:date="2022-01-11T15:36:00Z"/>
                <w:rFonts w:ascii="Arial" w:hAnsi="Arial" w:cs="Arial"/>
                <w:color w:val="000000"/>
                <w:sz w:val="20"/>
                <w:szCs w:val="20"/>
                <w:shd w:val="clear" w:color="auto" w:fill="FFFFFF"/>
              </w:rPr>
            </w:pPr>
            <w:ins w:id="198" w:author="Legal" w:date="2022-01-11T15:36:00Z">
              <w:r w:rsidRPr="00A97628">
                <w:rPr>
                  <w:rFonts w:ascii="Arial" w:eastAsia="Times New Roman" w:hAnsi="Arial" w:cs="Arial"/>
                  <w:sz w:val="20"/>
                  <w:szCs w:val="20"/>
                </w:rPr>
                <w:t>US</w:t>
              </w:r>
            </w:ins>
          </w:p>
        </w:tc>
        <w:tc>
          <w:tcPr>
            <w:tcW w:w="1998" w:type="dxa"/>
            <w:tcBorders>
              <w:top w:val="single" w:sz="8" w:space="0" w:color="000000"/>
              <w:left w:val="single" w:sz="8" w:space="0" w:color="000000"/>
              <w:bottom w:val="single" w:sz="8" w:space="0" w:color="000000"/>
              <w:right w:val="single" w:sz="8" w:space="0" w:color="000000"/>
            </w:tcBorders>
          </w:tcPr>
          <w:p w14:paraId="6CB9E45F" w14:textId="77777777" w:rsidR="007A1710" w:rsidRPr="00A97628" w:rsidRDefault="007A1710" w:rsidP="007A1710">
            <w:pPr>
              <w:rPr>
                <w:ins w:id="199" w:author="Legal" w:date="2022-01-11T15:36:00Z"/>
                <w:rFonts w:ascii="Arial" w:hAnsi="Arial" w:cs="Arial"/>
                <w:sz w:val="20"/>
                <w:szCs w:val="20"/>
              </w:rPr>
            </w:pPr>
            <w:ins w:id="200" w:author="Legal" w:date="2022-01-11T15:36:00Z">
              <w:r w:rsidRPr="00A97628">
                <w:rPr>
                  <w:rFonts w:ascii="Arial" w:hAnsi="Arial" w:cs="Arial"/>
                  <w:color w:val="000000"/>
                  <w:sz w:val="20"/>
                  <w:szCs w:val="20"/>
                  <w:shd w:val="clear" w:color="auto" w:fill="FFFFFF"/>
                </w:rPr>
                <w:t>Analytical data</w:t>
              </w:r>
            </w:ins>
          </w:p>
          <w:p w14:paraId="7C38D955" w14:textId="77777777" w:rsidR="007A1710" w:rsidRPr="00A97628" w:rsidRDefault="007A1710" w:rsidP="007A1710">
            <w:pPr>
              <w:rPr>
                <w:ins w:id="201" w:author="Legal" w:date="2022-01-11T15:36:00Z"/>
                <w:rFonts w:ascii="Arial" w:hAnsi="Arial" w:cs="Arial"/>
                <w:color w:val="000000"/>
                <w:sz w:val="20"/>
                <w:szCs w:val="20"/>
                <w:shd w:val="clear" w:color="auto" w:fill="FFFFFF"/>
              </w:rPr>
            </w:pPr>
          </w:p>
        </w:tc>
        <w:tc>
          <w:tcPr>
            <w:tcW w:w="1984" w:type="dxa"/>
            <w:tcBorders>
              <w:top w:val="single" w:sz="8" w:space="0" w:color="000000"/>
              <w:left w:val="single" w:sz="8" w:space="0" w:color="000000"/>
              <w:bottom w:val="single" w:sz="8" w:space="0" w:color="000000"/>
              <w:right w:val="single" w:sz="8" w:space="0" w:color="000000"/>
            </w:tcBorders>
          </w:tcPr>
          <w:p w14:paraId="327AF9A3" w14:textId="77777777" w:rsidR="007A1710" w:rsidRPr="00A97628" w:rsidRDefault="007A1710" w:rsidP="007A1710">
            <w:pPr>
              <w:rPr>
                <w:ins w:id="202" w:author="Legal" w:date="2022-01-11T15:36:00Z"/>
                <w:rFonts w:ascii="Arial" w:hAnsi="Arial" w:cs="Arial"/>
                <w:sz w:val="20"/>
                <w:szCs w:val="20"/>
              </w:rPr>
            </w:pPr>
            <w:ins w:id="203" w:author="Legal" w:date="2022-01-11T15:36:00Z">
              <w:r w:rsidRPr="00A97628">
                <w:rPr>
                  <w:rFonts w:ascii="Arial" w:hAnsi="Arial" w:cs="Arial"/>
                  <w:sz w:val="20"/>
                  <w:szCs w:val="20"/>
                </w:rPr>
                <w:t>Yes</w:t>
              </w:r>
            </w:ins>
          </w:p>
          <w:p w14:paraId="2BF68485" w14:textId="77777777" w:rsidR="007A1710" w:rsidRPr="00A97628" w:rsidRDefault="007A1710" w:rsidP="007A1710">
            <w:pPr>
              <w:spacing w:after="0" w:line="240" w:lineRule="auto"/>
              <w:rPr>
                <w:ins w:id="204" w:author="Legal" w:date="2022-01-11T15:36:00Z"/>
                <w:rFonts w:ascii="Arial" w:eastAsia="Times New Roman" w:hAnsi="Arial" w:cs="Arial"/>
                <w:sz w:val="20"/>
                <w:szCs w:val="20"/>
                <w:lang w:val="en-GB"/>
              </w:rPr>
            </w:pPr>
          </w:p>
        </w:tc>
      </w:tr>
      <w:tr w:rsidR="007A1710" w:rsidRPr="001511A1" w14:paraId="4AC22A90" w14:textId="77777777" w:rsidTr="007A1710">
        <w:trPr>
          <w:ins w:id="205" w:author="Legal" w:date="2022-01-11T15:36:00Z"/>
        </w:trPr>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7B610" w14:textId="77777777" w:rsidR="007A1710" w:rsidRPr="00A97628" w:rsidRDefault="007A1710" w:rsidP="007A1710">
            <w:pPr>
              <w:rPr>
                <w:ins w:id="206" w:author="Legal" w:date="2022-01-11T15:36:00Z"/>
                <w:rFonts w:ascii="Arial" w:hAnsi="Arial" w:cs="Arial"/>
                <w:sz w:val="20"/>
                <w:szCs w:val="20"/>
              </w:rPr>
            </w:pPr>
            <w:ins w:id="207" w:author="Legal" w:date="2022-01-11T15:36:00Z">
              <w:r w:rsidRPr="00A97628">
                <w:rPr>
                  <w:rFonts w:ascii="Arial" w:hAnsi="Arial" w:cs="Arial"/>
                  <w:color w:val="000000"/>
                  <w:sz w:val="20"/>
                  <w:szCs w:val="20"/>
                  <w:shd w:val="clear" w:color="auto" w:fill="FFFFFF"/>
                </w:rPr>
                <w:t xml:space="preserve">Provider we use for backups - </w:t>
              </w:r>
              <w:proofErr w:type="spellStart"/>
              <w:r w:rsidRPr="00A97628">
                <w:rPr>
                  <w:rFonts w:ascii="Arial" w:hAnsi="Arial" w:cs="Arial"/>
                  <w:color w:val="000000"/>
                  <w:sz w:val="20"/>
                  <w:szCs w:val="20"/>
                  <w:shd w:val="clear" w:color="auto" w:fill="FFFFFF"/>
                </w:rPr>
                <w:t>Hetzner</w:t>
              </w:r>
              <w:proofErr w:type="spellEnd"/>
              <w:r w:rsidRPr="00A97628">
                <w:rPr>
                  <w:rFonts w:ascii="Arial" w:hAnsi="Arial" w:cs="Arial"/>
                  <w:color w:val="000000"/>
                  <w:sz w:val="20"/>
                  <w:szCs w:val="20"/>
                  <w:shd w:val="clear" w:color="auto" w:fill="FFFFFF"/>
                </w:rPr>
                <w:t xml:space="preserve"> Online GmbH</w:t>
              </w:r>
            </w:ins>
          </w:p>
          <w:p w14:paraId="5ED8BC6F" w14:textId="77777777" w:rsidR="007A1710" w:rsidRPr="00A97628" w:rsidRDefault="007A1710" w:rsidP="007A1710">
            <w:pPr>
              <w:rPr>
                <w:ins w:id="208" w:author="Legal" w:date="2022-01-11T15:36:00Z"/>
                <w:rFonts w:ascii="Arial" w:hAnsi="Arial" w:cs="Arial"/>
                <w:color w:val="000000"/>
                <w:sz w:val="20"/>
                <w:szCs w:val="20"/>
                <w:shd w:val="clear" w:color="auto" w:fill="FFFFFF"/>
              </w:rPr>
            </w:pPr>
          </w:p>
        </w:tc>
        <w:tc>
          <w:tcPr>
            <w:tcW w:w="2109" w:type="dxa"/>
            <w:tcBorders>
              <w:top w:val="single" w:sz="8" w:space="0" w:color="000000"/>
              <w:left w:val="single" w:sz="8" w:space="0" w:color="000000"/>
              <w:bottom w:val="single" w:sz="8" w:space="0" w:color="000000"/>
              <w:right w:val="single" w:sz="8" w:space="0" w:color="000000"/>
            </w:tcBorders>
          </w:tcPr>
          <w:p w14:paraId="32A0411B" w14:textId="77777777" w:rsidR="007A1710" w:rsidRPr="00A97628" w:rsidRDefault="007A1710" w:rsidP="007A1710">
            <w:pPr>
              <w:rPr>
                <w:ins w:id="209" w:author="Legal" w:date="2022-01-11T15:36:00Z"/>
                <w:rFonts w:ascii="Arial" w:hAnsi="Arial" w:cs="Arial"/>
                <w:sz w:val="20"/>
                <w:szCs w:val="20"/>
              </w:rPr>
            </w:pPr>
            <w:ins w:id="210" w:author="Legal" w:date="2022-01-11T15:36:00Z">
              <w:r w:rsidRPr="00A97628">
                <w:rPr>
                  <w:rFonts w:ascii="Arial" w:hAnsi="Arial" w:cs="Arial"/>
                  <w:color w:val="000000"/>
                  <w:sz w:val="20"/>
                  <w:szCs w:val="20"/>
                  <w:shd w:val="clear" w:color="auto" w:fill="FFFFFF"/>
                </w:rPr>
                <w:t>Database backup data</w:t>
              </w:r>
            </w:ins>
          </w:p>
          <w:p w14:paraId="3BC1E34A" w14:textId="77777777" w:rsidR="007A1710" w:rsidRPr="00A97628" w:rsidRDefault="007A1710" w:rsidP="007A1710">
            <w:pPr>
              <w:spacing w:after="0" w:line="240" w:lineRule="auto"/>
              <w:rPr>
                <w:ins w:id="211" w:author="Legal" w:date="2022-01-11T15:36:00Z"/>
                <w:rFonts w:ascii="Arial" w:hAnsi="Arial" w:cs="Arial"/>
                <w:color w:val="000000"/>
                <w:sz w:val="20"/>
                <w:szCs w:val="20"/>
                <w:shd w:val="clear" w:color="auto" w:fill="FFFFFF"/>
              </w:rPr>
            </w:pPr>
          </w:p>
        </w:tc>
        <w:tc>
          <w:tcPr>
            <w:tcW w:w="1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E729D" w14:textId="77777777" w:rsidR="007A1710" w:rsidRPr="00A97628" w:rsidRDefault="007A1710" w:rsidP="007A1710">
            <w:pPr>
              <w:rPr>
                <w:ins w:id="212" w:author="Legal" w:date="2022-01-11T15:36:00Z"/>
                <w:rFonts w:ascii="Arial" w:hAnsi="Arial" w:cs="Arial"/>
                <w:sz w:val="20"/>
                <w:szCs w:val="20"/>
                <w:lang w:val="en-GB"/>
              </w:rPr>
            </w:pPr>
            <w:ins w:id="213" w:author="Legal" w:date="2022-01-11T15:36:00Z">
              <w:r w:rsidRPr="00A97628">
                <w:rPr>
                  <w:rFonts w:ascii="Arial" w:hAnsi="Arial" w:cs="Arial"/>
                  <w:color w:val="000000"/>
                  <w:sz w:val="20"/>
                  <w:szCs w:val="20"/>
                  <w:shd w:val="clear" w:color="auto" w:fill="FFFFFF"/>
                </w:rPr>
                <w:t>DE</w:t>
              </w:r>
            </w:ins>
          </w:p>
          <w:p w14:paraId="1839561E" w14:textId="77777777" w:rsidR="007A1710" w:rsidRPr="00A97628" w:rsidRDefault="007A1710" w:rsidP="007A1710">
            <w:pPr>
              <w:rPr>
                <w:ins w:id="214" w:author="Legal" w:date="2022-01-11T15:36:00Z"/>
                <w:rFonts w:ascii="Arial" w:hAnsi="Arial" w:cs="Arial"/>
                <w:color w:val="000000"/>
                <w:sz w:val="20"/>
                <w:szCs w:val="20"/>
                <w:shd w:val="clear" w:color="auto" w:fill="FFFFFF"/>
              </w:rPr>
            </w:pPr>
          </w:p>
        </w:tc>
        <w:tc>
          <w:tcPr>
            <w:tcW w:w="1998" w:type="dxa"/>
            <w:tcBorders>
              <w:top w:val="single" w:sz="8" w:space="0" w:color="000000"/>
              <w:left w:val="single" w:sz="8" w:space="0" w:color="000000"/>
              <w:bottom w:val="single" w:sz="8" w:space="0" w:color="000000"/>
              <w:right w:val="single" w:sz="8" w:space="0" w:color="000000"/>
            </w:tcBorders>
          </w:tcPr>
          <w:p w14:paraId="7EAFC7A6" w14:textId="77777777" w:rsidR="007A1710" w:rsidRPr="00A97628" w:rsidRDefault="007A1710" w:rsidP="007A1710">
            <w:pPr>
              <w:rPr>
                <w:ins w:id="215" w:author="Legal" w:date="2022-01-11T15:36:00Z"/>
                <w:rFonts w:ascii="Arial" w:hAnsi="Arial" w:cs="Arial"/>
                <w:sz w:val="20"/>
                <w:szCs w:val="20"/>
              </w:rPr>
            </w:pPr>
            <w:ins w:id="216" w:author="Legal" w:date="2022-01-11T15:36:00Z">
              <w:r w:rsidRPr="00A97628">
                <w:rPr>
                  <w:rFonts w:ascii="Arial" w:hAnsi="Arial" w:cs="Arial"/>
                  <w:color w:val="000000"/>
                  <w:sz w:val="20"/>
                  <w:szCs w:val="20"/>
                  <w:shd w:val="clear" w:color="auto" w:fill="FFFFFF"/>
                </w:rPr>
                <w:t>Backups</w:t>
              </w:r>
            </w:ins>
          </w:p>
          <w:p w14:paraId="6AA97445" w14:textId="77777777" w:rsidR="007A1710" w:rsidRPr="00A97628" w:rsidRDefault="007A1710" w:rsidP="007A1710">
            <w:pPr>
              <w:rPr>
                <w:ins w:id="217" w:author="Legal" w:date="2022-01-11T15:36:00Z"/>
                <w:rFonts w:ascii="Arial" w:hAnsi="Arial" w:cs="Arial"/>
                <w:color w:val="000000"/>
                <w:sz w:val="20"/>
                <w:szCs w:val="20"/>
                <w:shd w:val="clear" w:color="auto" w:fill="FFFFFF"/>
              </w:rPr>
            </w:pPr>
          </w:p>
        </w:tc>
        <w:tc>
          <w:tcPr>
            <w:tcW w:w="1984" w:type="dxa"/>
            <w:tcBorders>
              <w:top w:val="single" w:sz="8" w:space="0" w:color="000000"/>
              <w:left w:val="single" w:sz="8" w:space="0" w:color="000000"/>
              <w:bottom w:val="single" w:sz="8" w:space="0" w:color="000000"/>
              <w:right w:val="single" w:sz="8" w:space="0" w:color="000000"/>
            </w:tcBorders>
          </w:tcPr>
          <w:p w14:paraId="01DE5DD3" w14:textId="388B2A9C" w:rsidR="007A1710" w:rsidRPr="00A97628" w:rsidRDefault="007A1710" w:rsidP="007A1710">
            <w:pPr>
              <w:spacing w:after="0" w:line="240" w:lineRule="auto"/>
              <w:rPr>
                <w:ins w:id="218" w:author="Legal" w:date="2022-01-11T15:36:00Z"/>
                <w:rFonts w:ascii="Arial" w:eastAsia="Times New Roman" w:hAnsi="Arial" w:cs="Arial"/>
                <w:sz w:val="20"/>
                <w:szCs w:val="20"/>
                <w:lang w:val="en-GB"/>
              </w:rPr>
            </w:pPr>
            <w:ins w:id="219" w:author="Legal" w:date="2022-01-11T15:36:00Z">
              <w:r w:rsidRPr="00A97628">
                <w:rPr>
                  <w:rFonts w:ascii="Arial" w:eastAsia="Times New Roman" w:hAnsi="Arial" w:cs="Arial"/>
                  <w:sz w:val="20"/>
                  <w:szCs w:val="20"/>
                </w:rPr>
                <w:t>Yes</w:t>
              </w:r>
            </w:ins>
          </w:p>
        </w:tc>
      </w:tr>
    </w:tbl>
    <w:p w14:paraId="3A15CAF9" w14:textId="77777777" w:rsidR="001511A1" w:rsidRPr="001511A1" w:rsidRDefault="001511A1" w:rsidP="007A1710">
      <w:pPr>
        <w:spacing w:after="0" w:line="240" w:lineRule="auto"/>
        <w:jc w:val="both"/>
        <w:rPr>
          <w:rFonts w:ascii="Times New Roman" w:eastAsia="Times New Roman" w:hAnsi="Times New Roman" w:cs="Times New Roman"/>
          <w:sz w:val="24"/>
          <w:szCs w:val="24"/>
        </w:rPr>
        <w:pPrChange w:id="220" w:author="Legal" w:date="2022-01-11T15:36:00Z">
          <w:pPr>
            <w:shd w:val="clear" w:color="auto" w:fill="FFFFFF"/>
            <w:spacing w:after="0" w:line="240" w:lineRule="auto"/>
            <w:jc w:val="both"/>
          </w:pPr>
        </w:pPrChange>
      </w:pPr>
      <w:r w:rsidRPr="001511A1">
        <w:rPr>
          <w:rFonts w:ascii="Times New Roman" w:eastAsia="Times New Roman" w:hAnsi="Times New Roman" w:cs="Times New Roman"/>
          <w:sz w:val="24"/>
          <w:szCs w:val="24"/>
        </w:rPr>
        <w:t> </w:t>
      </w:r>
    </w:p>
    <w:bookmarkEnd w:id="131"/>
    <w:p w14:paraId="66FB2604" w14:textId="2F3C5F63" w:rsidR="001511A1" w:rsidRPr="00BA492B" w:rsidDel="007A1710" w:rsidRDefault="001511A1" w:rsidP="007A1710">
      <w:pPr>
        <w:pStyle w:val="Default"/>
        <w:ind w:left="1620"/>
        <w:jc w:val="both"/>
        <w:rPr>
          <w:del w:id="221" w:author="Legal" w:date="2022-01-11T15:37:00Z"/>
          <w:sz w:val="22"/>
          <w:szCs w:val="22"/>
        </w:rPr>
      </w:pPr>
      <w:del w:id="222" w:author="Legal" w:date="2022-01-11T15:37:00Z">
        <w:r w:rsidRPr="001511A1" w:rsidDel="007A1710">
          <w:rPr>
            <w:rFonts w:ascii="Times New Roman" w:eastAsia="Times New Roman" w:hAnsi="Times New Roman" w:cs="Times New Roman"/>
            <w:color w:val="auto"/>
          </w:rPr>
          <w:br/>
        </w:r>
        <w:r w:rsidRPr="001511A1" w:rsidDel="007A1710">
          <w:rPr>
            <w:rFonts w:ascii="Times New Roman" w:eastAsia="Times New Roman" w:hAnsi="Times New Roman" w:cs="Times New Roman"/>
            <w:color w:val="auto"/>
          </w:rPr>
          <w:br/>
        </w:r>
      </w:del>
    </w:p>
    <w:p w14:paraId="7290E5CE" w14:textId="3A2431AE" w:rsidR="001511A1" w:rsidDel="007A1710" w:rsidRDefault="001511A1" w:rsidP="007A1710">
      <w:pPr>
        <w:pStyle w:val="Default"/>
        <w:rPr>
          <w:del w:id="223" w:author="Legal" w:date="2022-01-11T15:37:00Z"/>
          <w:rFonts w:asciiTheme="minorHAnsi" w:hAnsiTheme="minorHAnsi" w:cstheme="minorHAnsi"/>
          <w:b/>
          <w:bCs/>
          <w:sz w:val="20"/>
          <w:szCs w:val="20"/>
        </w:rPr>
      </w:pPr>
    </w:p>
    <w:p w14:paraId="45042058" w14:textId="1992BC73" w:rsidR="001511A1" w:rsidDel="007A1710" w:rsidRDefault="001511A1" w:rsidP="007A1710">
      <w:pPr>
        <w:pStyle w:val="Default"/>
        <w:jc w:val="center"/>
        <w:rPr>
          <w:del w:id="224" w:author="Legal" w:date="2022-01-11T15:37:00Z"/>
          <w:rFonts w:asciiTheme="minorHAnsi" w:hAnsiTheme="minorHAnsi" w:cstheme="minorHAnsi"/>
          <w:b/>
          <w:bCs/>
          <w:sz w:val="20"/>
          <w:szCs w:val="20"/>
        </w:rPr>
      </w:pPr>
    </w:p>
    <w:p w14:paraId="196E3FDB" w14:textId="2D545242" w:rsidR="001511A1" w:rsidDel="007A1710" w:rsidRDefault="001511A1" w:rsidP="007A1710">
      <w:pPr>
        <w:pStyle w:val="Default"/>
        <w:jc w:val="center"/>
        <w:rPr>
          <w:del w:id="225" w:author="Legal" w:date="2022-01-11T15:37:00Z"/>
          <w:rFonts w:asciiTheme="minorHAnsi" w:hAnsiTheme="minorHAnsi" w:cstheme="minorHAnsi"/>
          <w:b/>
          <w:bCs/>
          <w:sz w:val="20"/>
          <w:szCs w:val="20"/>
        </w:rPr>
      </w:pPr>
    </w:p>
    <w:p w14:paraId="1911B6D3" w14:textId="16E47696" w:rsidR="001511A1" w:rsidDel="007A1710" w:rsidRDefault="001511A1" w:rsidP="007A1710">
      <w:pPr>
        <w:pStyle w:val="Default"/>
        <w:jc w:val="center"/>
        <w:rPr>
          <w:del w:id="226" w:author="Legal" w:date="2022-01-11T15:37:00Z"/>
          <w:rFonts w:asciiTheme="minorHAnsi" w:hAnsiTheme="minorHAnsi" w:cstheme="minorHAnsi"/>
          <w:b/>
          <w:bCs/>
          <w:sz w:val="20"/>
          <w:szCs w:val="20"/>
        </w:rPr>
      </w:pPr>
    </w:p>
    <w:p w14:paraId="1BD3E5B2" w14:textId="55A60C57" w:rsidR="001511A1" w:rsidDel="007A1710" w:rsidRDefault="001511A1" w:rsidP="007A1710">
      <w:pPr>
        <w:pStyle w:val="Default"/>
        <w:jc w:val="center"/>
        <w:rPr>
          <w:del w:id="227" w:author="Legal" w:date="2022-01-11T15:37:00Z"/>
          <w:rFonts w:asciiTheme="minorHAnsi" w:hAnsiTheme="minorHAnsi" w:cstheme="minorHAnsi"/>
          <w:b/>
          <w:bCs/>
          <w:sz w:val="20"/>
          <w:szCs w:val="20"/>
        </w:rPr>
      </w:pPr>
    </w:p>
    <w:p w14:paraId="77490A24" w14:textId="5E345A1E" w:rsidR="001511A1" w:rsidDel="007A1710" w:rsidRDefault="001511A1" w:rsidP="007A1710">
      <w:pPr>
        <w:pStyle w:val="Default"/>
        <w:jc w:val="center"/>
        <w:rPr>
          <w:del w:id="228" w:author="Legal" w:date="2022-01-11T15:37:00Z"/>
          <w:rFonts w:asciiTheme="minorHAnsi" w:hAnsiTheme="minorHAnsi" w:cstheme="minorHAnsi"/>
          <w:b/>
          <w:bCs/>
          <w:sz w:val="20"/>
          <w:szCs w:val="20"/>
        </w:rPr>
      </w:pPr>
    </w:p>
    <w:p w14:paraId="34E13987" w14:textId="19721C0C" w:rsidR="001511A1" w:rsidDel="007A1710" w:rsidRDefault="001511A1">
      <w:pPr>
        <w:pStyle w:val="Default"/>
        <w:jc w:val="center"/>
        <w:rPr>
          <w:del w:id="229" w:author="Legal" w:date="2022-01-11T15:37:00Z"/>
          <w:rFonts w:asciiTheme="minorHAnsi" w:hAnsiTheme="minorHAnsi" w:cstheme="minorHAnsi"/>
          <w:b/>
          <w:bCs/>
          <w:sz w:val="20"/>
          <w:szCs w:val="20"/>
        </w:rPr>
      </w:pPr>
    </w:p>
    <w:p w14:paraId="3001ECB3" w14:textId="49AAC875" w:rsidR="001511A1" w:rsidDel="007A1710" w:rsidRDefault="001511A1">
      <w:pPr>
        <w:pStyle w:val="Default"/>
        <w:jc w:val="center"/>
        <w:rPr>
          <w:del w:id="230" w:author="Legal" w:date="2022-01-11T15:37:00Z"/>
          <w:rFonts w:asciiTheme="minorHAnsi" w:hAnsiTheme="minorHAnsi" w:cstheme="minorHAnsi"/>
          <w:b/>
          <w:bCs/>
          <w:sz w:val="20"/>
          <w:szCs w:val="20"/>
        </w:rPr>
      </w:pPr>
    </w:p>
    <w:p w14:paraId="0C11C782" w14:textId="37D91103" w:rsidR="001511A1" w:rsidDel="007A1710" w:rsidRDefault="001511A1">
      <w:pPr>
        <w:pStyle w:val="Default"/>
        <w:jc w:val="center"/>
        <w:rPr>
          <w:del w:id="231" w:author="Legal" w:date="2022-01-11T15:37:00Z"/>
          <w:rFonts w:asciiTheme="minorHAnsi" w:hAnsiTheme="minorHAnsi" w:cstheme="minorHAnsi"/>
          <w:b/>
          <w:bCs/>
          <w:sz w:val="20"/>
          <w:szCs w:val="20"/>
        </w:rPr>
      </w:pPr>
    </w:p>
    <w:p w14:paraId="4D56798A" w14:textId="1D6E7822" w:rsidR="001511A1" w:rsidDel="007A1710" w:rsidRDefault="001511A1">
      <w:pPr>
        <w:pStyle w:val="Default"/>
        <w:jc w:val="center"/>
        <w:rPr>
          <w:del w:id="232" w:author="Legal" w:date="2022-01-11T15:37:00Z"/>
          <w:rFonts w:asciiTheme="minorHAnsi" w:hAnsiTheme="minorHAnsi" w:cstheme="minorHAnsi"/>
          <w:b/>
          <w:bCs/>
          <w:sz w:val="20"/>
          <w:szCs w:val="20"/>
        </w:rPr>
      </w:pPr>
    </w:p>
    <w:p w14:paraId="4881842C" w14:textId="3203743D" w:rsidR="001511A1" w:rsidDel="007A1710" w:rsidRDefault="001511A1">
      <w:pPr>
        <w:pStyle w:val="Default"/>
        <w:jc w:val="center"/>
        <w:rPr>
          <w:del w:id="233" w:author="Legal" w:date="2022-01-11T15:37:00Z"/>
          <w:rFonts w:asciiTheme="minorHAnsi" w:hAnsiTheme="minorHAnsi" w:cstheme="minorHAnsi"/>
          <w:b/>
          <w:bCs/>
          <w:sz w:val="20"/>
          <w:szCs w:val="20"/>
        </w:rPr>
      </w:pPr>
    </w:p>
    <w:p w14:paraId="5A865413" w14:textId="498F115D" w:rsidR="001511A1" w:rsidDel="007A1710" w:rsidRDefault="001511A1">
      <w:pPr>
        <w:pStyle w:val="Default"/>
        <w:jc w:val="center"/>
        <w:rPr>
          <w:del w:id="234" w:author="Legal" w:date="2022-01-11T15:37:00Z"/>
          <w:rFonts w:asciiTheme="minorHAnsi" w:hAnsiTheme="minorHAnsi" w:cstheme="minorHAnsi"/>
          <w:b/>
          <w:bCs/>
          <w:sz w:val="20"/>
          <w:szCs w:val="20"/>
        </w:rPr>
      </w:pPr>
    </w:p>
    <w:p w14:paraId="3303A352" w14:textId="109A0863" w:rsidR="001511A1" w:rsidDel="007A1710" w:rsidRDefault="001511A1">
      <w:pPr>
        <w:pStyle w:val="Default"/>
        <w:jc w:val="center"/>
        <w:rPr>
          <w:del w:id="235" w:author="Legal" w:date="2022-01-11T15:37:00Z"/>
          <w:rFonts w:asciiTheme="minorHAnsi" w:hAnsiTheme="minorHAnsi" w:cstheme="minorHAnsi"/>
          <w:b/>
          <w:bCs/>
          <w:sz w:val="20"/>
          <w:szCs w:val="20"/>
        </w:rPr>
      </w:pPr>
    </w:p>
    <w:p w14:paraId="085A27C9" w14:textId="00406B27" w:rsidR="001511A1" w:rsidDel="007A1710" w:rsidRDefault="001511A1">
      <w:pPr>
        <w:pStyle w:val="Default"/>
        <w:jc w:val="center"/>
        <w:rPr>
          <w:del w:id="236" w:author="Legal" w:date="2022-01-11T15:37:00Z"/>
          <w:rFonts w:asciiTheme="minorHAnsi" w:hAnsiTheme="minorHAnsi" w:cstheme="minorHAnsi"/>
          <w:b/>
          <w:bCs/>
          <w:sz w:val="20"/>
          <w:szCs w:val="20"/>
        </w:rPr>
      </w:pPr>
    </w:p>
    <w:p w14:paraId="0B680312" w14:textId="425B5896" w:rsidR="001511A1" w:rsidDel="007A1710" w:rsidRDefault="001511A1">
      <w:pPr>
        <w:pStyle w:val="Default"/>
        <w:jc w:val="center"/>
        <w:rPr>
          <w:del w:id="237" w:author="Legal" w:date="2022-01-11T15:37:00Z"/>
          <w:rFonts w:asciiTheme="minorHAnsi" w:hAnsiTheme="minorHAnsi" w:cstheme="minorHAnsi"/>
          <w:b/>
          <w:bCs/>
          <w:sz w:val="20"/>
          <w:szCs w:val="20"/>
        </w:rPr>
      </w:pPr>
    </w:p>
    <w:p w14:paraId="35D5C6AD" w14:textId="45624CC8" w:rsidR="001511A1" w:rsidDel="007A1710" w:rsidRDefault="001511A1">
      <w:pPr>
        <w:pStyle w:val="Default"/>
        <w:jc w:val="center"/>
        <w:rPr>
          <w:del w:id="238" w:author="Legal" w:date="2022-01-11T15:37:00Z"/>
          <w:rFonts w:asciiTheme="minorHAnsi" w:hAnsiTheme="minorHAnsi" w:cstheme="minorHAnsi"/>
          <w:b/>
          <w:bCs/>
          <w:sz w:val="20"/>
          <w:szCs w:val="20"/>
        </w:rPr>
      </w:pPr>
    </w:p>
    <w:p w14:paraId="0A9961C5" w14:textId="721ECE4D" w:rsidR="001511A1" w:rsidDel="007A1710" w:rsidRDefault="001511A1">
      <w:pPr>
        <w:pStyle w:val="Default"/>
        <w:jc w:val="center"/>
        <w:rPr>
          <w:del w:id="239" w:author="Legal" w:date="2022-01-11T15:37:00Z"/>
          <w:rFonts w:asciiTheme="minorHAnsi" w:hAnsiTheme="minorHAnsi" w:cstheme="minorHAnsi"/>
          <w:b/>
          <w:bCs/>
          <w:sz w:val="20"/>
          <w:szCs w:val="20"/>
        </w:rPr>
      </w:pPr>
    </w:p>
    <w:p w14:paraId="2C63CFFB" w14:textId="2776EE7B" w:rsidR="001511A1" w:rsidDel="007A1710" w:rsidRDefault="001511A1">
      <w:pPr>
        <w:pStyle w:val="Default"/>
        <w:jc w:val="center"/>
        <w:rPr>
          <w:del w:id="240" w:author="Legal" w:date="2022-01-11T15:37:00Z"/>
          <w:rFonts w:asciiTheme="minorHAnsi" w:hAnsiTheme="minorHAnsi" w:cstheme="minorHAnsi"/>
          <w:b/>
          <w:bCs/>
          <w:sz w:val="20"/>
          <w:szCs w:val="20"/>
        </w:rPr>
      </w:pPr>
    </w:p>
    <w:p w14:paraId="70FEEABC" w14:textId="18A7AF51" w:rsidR="001511A1" w:rsidDel="007A1710" w:rsidRDefault="001511A1">
      <w:pPr>
        <w:pStyle w:val="Default"/>
        <w:jc w:val="center"/>
        <w:rPr>
          <w:del w:id="241" w:author="Legal" w:date="2022-01-11T15:37:00Z"/>
          <w:rFonts w:asciiTheme="minorHAnsi" w:hAnsiTheme="minorHAnsi" w:cstheme="minorHAnsi"/>
          <w:b/>
          <w:bCs/>
          <w:sz w:val="20"/>
          <w:szCs w:val="20"/>
        </w:rPr>
      </w:pPr>
    </w:p>
    <w:p w14:paraId="142ED126" w14:textId="73FD669A" w:rsidR="001511A1" w:rsidDel="007A1710" w:rsidRDefault="001511A1">
      <w:pPr>
        <w:pStyle w:val="Default"/>
        <w:jc w:val="center"/>
        <w:rPr>
          <w:del w:id="242" w:author="Legal" w:date="2022-01-11T15:37:00Z"/>
          <w:rFonts w:asciiTheme="minorHAnsi" w:hAnsiTheme="minorHAnsi" w:cstheme="minorHAnsi"/>
          <w:b/>
          <w:bCs/>
          <w:sz w:val="20"/>
          <w:szCs w:val="20"/>
        </w:rPr>
      </w:pPr>
    </w:p>
    <w:p w14:paraId="06CA43B1" w14:textId="5B561A47" w:rsidR="001511A1" w:rsidDel="007A1710" w:rsidRDefault="001511A1">
      <w:pPr>
        <w:pStyle w:val="Default"/>
        <w:jc w:val="center"/>
        <w:rPr>
          <w:del w:id="243" w:author="Legal" w:date="2022-01-11T15:37:00Z"/>
          <w:rFonts w:asciiTheme="minorHAnsi" w:hAnsiTheme="minorHAnsi" w:cstheme="minorHAnsi"/>
          <w:b/>
          <w:bCs/>
          <w:sz w:val="20"/>
          <w:szCs w:val="20"/>
        </w:rPr>
      </w:pPr>
    </w:p>
    <w:p w14:paraId="6E03CC89" w14:textId="113B0B35" w:rsidR="001511A1" w:rsidDel="007A1710" w:rsidRDefault="001511A1">
      <w:pPr>
        <w:pStyle w:val="Default"/>
        <w:jc w:val="center"/>
        <w:rPr>
          <w:del w:id="244" w:author="Legal" w:date="2022-01-11T15:37:00Z"/>
          <w:rFonts w:asciiTheme="minorHAnsi" w:hAnsiTheme="minorHAnsi" w:cstheme="minorHAnsi"/>
          <w:b/>
          <w:bCs/>
          <w:sz w:val="20"/>
          <w:szCs w:val="20"/>
        </w:rPr>
      </w:pPr>
    </w:p>
    <w:p w14:paraId="4F8C0109" w14:textId="2129BBEF" w:rsidR="001511A1" w:rsidDel="007A1710" w:rsidRDefault="001511A1">
      <w:pPr>
        <w:pStyle w:val="Default"/>
        <w:jc w:val="center"/>
        <w:rPr>
          <w:del w:id="245" w:author="Legal" w:date="2022-01-11T15:37:00Z"/>
          <w:rFonts w:asciiTheme="minorHAnsi" w:hAnsiTheme="minorHAnsi" w:cstheme="minorHAnsi"/>
          <w:b/>
          <w:bCs/>
          <w:sz w:val="20"/>
          <w:szCs w:val="20"/>
        </w:rPr>
      </w:pPr>
    </w:p>
    <w:p w14:paraId="1CEDE2E8" w14:textId="591B84D5" w:rsidR="001511A1" w:rsidDel="007A1710" w:rsidRDefault="001511A1">
      <w:pPr>
        <w:pStyle w:val="Default"/>
        <w:jc w:val="center"/>
        <w:rPr>
          <w:del w:id="246" w:author="Legal" w:date="2022-01-11T15:37:00Z"/>
          <w:rFonts w:asciiTheme="minorHAnsi" w:hAnsiTheme="minorHAnsi" w:cstheme="minorHAnsi"/>
          <w:b/>
          <w:bCs/>
          <w:sz w:val="20"/>
          <w:szCs w:val="20"/>
        </w:rPr>
      </w:pPr>
    </w:p>
    <w:p w14:paraId="7B36F6B5" w14:textId="0FC3C463" w:rsidR="001511A1" w:rsidDel="007A1710" w:rsidRDefault="001511A1">
      <w:pPr>
        <w:pStyle w:val="Default"/>
        <w:jc w:val="center"/>
        <w:rPr>
          <w:del w:id="247" w:author="Legal" w:date="2022-01-11T15:37:00Z"/>
          <w:rFonts w:asciiTheme="minorHAnsi" w:hAnsiTheme="minorHAnsi" w:cstheme="minorHAnsi"/>
          <w:b/>
          <w:bCs/>
          <w:sz w:val="20"/>
          <w:szCs w:val="20"/>
        </w:rPr>
      </w:pPr>
    </w:p>
    <w:p w14:paraId="46E50B9E" w14:textId="77777777" w:rsidR="001511A1" w:rsidRDefault="001511A1">
      <w:pPr>
        <w:pStyle w:val="Default"/>
        <w:jc w:val="center"/>
        <w:rPr>
          <w:rFonts w:asciiTheme="minorHAnsi" w:hAnsiTheme="minorHAnsi" w:cstheme="minorHAnsi"/>
          <w:b/>
          <w:bCs/>
          <w:sz w:val="20"/>
          <w:szCs w:val="20"/>
        </w:rPr>
      </w:pPr>
    </w:p>
    <w:p w14:paraId="595CDAB9" w14:textId="24BE3077" w:rsidR="001511A1" w:rsidRDefault="001511A1">
      <w:pPr>
        <w:pStyle w:val="Default"/>
        <w:jc w:val="center"/>
        <w:rPr>
          <w:rFonts w:asciiTheme="minorHAnsi" w:hAnsiTheme="minorHAnsi" w:cstheme="minorHAnsi"/>
          <w:b/>
          <w:bCs/>
          <w:sz w:val="20"/>
          <w:szCs w:val="20"/>
        </w:rPr>
      </w:pPr>
      <w:r>
        <w:rPr>
          <w:rFonts w:asciiTheme="minorHAnsi" w:hAnsiTheme="minorHAnsi" w:cstheme="minorHAnsi"/>
          <w:b/>
          <w:bCs/>
          <w:sz w:val="20"/>
          <w:szCs w:val="20"/>
        </w:rPr>
        <w:t>ANNEX C</w:t>
      </w:r>
    </w:p>
    <w:p w14:paraId="071FE8BB" w14:textId="5BFB78F9" w:rsidR="000342F3" w:rsidRDefault="000342F3">
      <w:pPr>
        <w:pStyle w:val="Default"/>
        <w:jc w:val="center"/>
        <w:rPr>
          <w:rFonts w:asciiTheme="minorHAnsi" w:hAnsiTheme="minorHAnsi" w:cstheme="minorHAnsi"/>
          <w:b/>
          <w:bCs/>
          <w:sz w:val="20"/>
          <w:szCs w:val="20"/>
        </w:rPr>
      </w:pPr>
      <w:r>
        <w:rPr>
          <w:rFonts w:asciiTheme="minorHAnsi" w:hAnsiTheme="minorHAnsi" w:cstheme="minorHAnsi"/>
          <w:b/>
          <w:bCs/>
          <w:sz w:val="20"/>
          <w:szCs w:val="20"/>
        </w:rPr>
        <w:t>Appropriate safeguards implemented by Processor</w:t>
      </w:r>
    </w:p>
    <w:p w14:paraId="701630A1" w14:textId="1E5485AE" w:rsidR="000342F3" w:rsidRDefault="000342F3">
      <w:pPr>
        <w:pStyle w:val="Default"/>
        <w:jc w:val="center"/>
        <w:rPr>
          <w:rFonts w:asciiTheme="minorHAnsi" w:hAnsiTheme="minorHAnsi" w:cstheme="minorHAnsi"/>
          <w:b/>
          <w:bCs/>
          <w:sz w:val="20"/>
          <w:szCs w:val="20"/>
        </w:rPr>
      </w:pPr>
    </w:p>
    <w:p w14:paraId="2B991AFC" w14:textId="2BAD06EC" w:rsidR="000342F3" w:rsidRDefault="000342F3">
      <w:pPr>
        <w:pStyle w:val="Default"/>
        <w:jc w:val="center"/>
        <w:rPr>
          <w:rFonts w:asciiTheme="minorHAnsi" w:hAnsiTheme="minorHAnsi" w:cstheme="minorHAnsi"/>
          <w:b/>
          <w:bCs/>
          <w:sz w:val="20"/>
          <w:szCs w:val="20"/>
        </w:rPr>
      </w:pPr>
    </w:p>
    <w:p w14:paraId="3017CD16" w14:textId="77777777" w:rsidR="00C13B32" w:rsidRPr="00C13B32" w:rsidRDefault="00C13B32">
      <w:pPr>
        <w:pStyle w:val="Default"/>
        <w:jc w:val="both"/>
        <w:rPr>
          <w:ins w:id="248" w:author="Legal" w:date="2021-12-02T15:11:00Z"/>
          <w:rFonts w:asciiTheme="minorHAnsi" w:hAnsiTheme="minorHAnsi" w:cstheme="minorHAnsi"/>
          <w:sz w:val="20"/>
          <w:szCs w:val="20"/>
          <w:rPrChange w:id="249" w:author="Legal" w:date="2021-12-02T15:11:00Z">
            <w:rPr>
              <w:ins w:id="250" w:author="Legal" w:date="2021-12-02T15:11:00Z"/>
              <w:rFonts w:asciiTheme="minorHAnsi" w:hAnsiTheme="minorHAnsi" w:cstheme="minorHAnsi"/>
              <w:b/>
              <w:bCs/>
              <w:sz w:val="20"/>
              <w:szCs w:val="20"/>
            </w:rPr>
          </w:rPrChange>
        </w:rPr>
        <w:pPrChange w:id="251" w:author="Legal" w:date="2021-12-02T15:11:00Z">
          <w:pPr>
            <w:pStyle w:val="Default"/>
            <w:jc w:val="center"/>
          </w:pPr>
        </w:pPrChange>
      </w:pPr>
      <w:ins w:id="252" w:author="Legal" w:date="2021-12-02T15:11:00Z">
        <w:r w:rsidRPr="00C13B32">
          <w:rPr>
            <w:rFonts w:asciiTheme="minorHAnsi" w:hAnsiTheme="minorHAnsi" w:cstheme="minorHAnsi"/>
            <w:sz w:val="20"/>
            <w:szCs w:val="20"/>
            <w:rPrChange w:id="253" w:author="Legal" w:date="2021-12-02T15:11:00Z">
              <w:rPr>
                <w:rFonts w:asciiTheme="minorHAnsi" w:hAnsiTheme="minorHAnsi" w:cstheme="minorHAnsi"/>
                <w:b/>
                <w:bCs/>
                <w:sz w:val="20"/>
                <w:szCs w:val="20"/>
              </w:rPr>
            </w:rPrChange>
          </w:rPr>
          <w:t>Control of Assets in Server Infrastructure</w:t>
        </w:r>
      </w:ins>
    </w:p>
    <w:p w14:paraId="1C2397DE" w14:textId="77777777" w:rsidR="00C13B32" w:rsidRPr="00C13B32" w:rsidRDefault="00C13B32">
      <w:pPr>
        <w:pStyle w:val="Default"/>
        <w:jc w:val="both"/>
        <w:rPr>
          <w:ins w:id="254" w:author="Legal" w:date="2021-12-02T15:11:00Z"/>
          <w:rFonts w:asciiTheme="minorHAnsi" w:hAnsiTheme="minorHAnsi" w:cstheme="minorHAnsi"/>
          <w:sz w:val="20"/>
          <w:szCs w:val="20"/>
          <w:rPrChange w:id="255" w:author="Legal" w:date="2021-12-02T15:11:00Z">
            <w:rPr>
              <w:ins w:id="256" w:author="Legal" w:date="2021-12-02T15:11:00Z"/>
              <w:rFonts w:asciiTheme="minorHAnsi" w:hAnsiTheme="minorHAnsi" w:cstheme="minorHAnsi"/>
              <w:b/>
              <w:bCs/>
              <w:sz w:val="20"/>
              <w:szCs w:val="20"/>
            </w:rPr>
          </w:rPrChange>
        </w:rPr>
        <w:pPrChange w:id="257" w:author="Legal" w:date="2021-12-02T15:11:00Z">
          <w:pPr>
            <w:pStyle w:val="Default"/>
            <w:jc w:val="center"/>
          </w:pPr>
        </w:pPrChange>
      </w:pPr>
    </w:p>
    <w:p w14:paraId="1C85DA95" w14:textId="77777777" w:rsidR="00C13B32" w:rsidRPr="00C13B32" w:rsidRDefault="00C13B32">
      <w:pPr>
        <w:pStyle w:val="Default"/>
        <w:numPr>
          <w:ilvl w:val="0"/>
          <w:numId w:val="20"/>
        </w:numPr>
        <w:jc w:val="both"/>
        <w:rPr>
          <w:ins w:id="258" w:author="Legal" w:date="2021-12-02T15:11:00Z"/>
          <w:rFonts w:asciiTheme="minorHAnsi" w:hAnsiTheme="minorHAnsi" w:cstheme="minorHAnsi"/>
          <w:sz w:val="20"/>
          <w:szCs w:val="20"/>
          <w:rPrChange w:id="259" w:author="Legal" w:date="2021-12-02T15:11:00Z">
            <w:rPr>
              <w:ins w:id="260" w:author="Legal" w:date="2021-12-02T15:11:00Z"/>
              <w:rFonts w:asciiTheme="minorHAnsi" w:hAnsiTheme="minorHAnsi" w:cstheme="minorHAnsi"/>
              <w:b/>
              <w:bCs/>
              <w:sz w:val="20"/>
              <w:szCs w:val="20"/>
            </w:rPr>
          </w:rPrChange>
        </w:rPr>
        <w:pPrChange w:id="261" w:author="Legal" w:date="2021-12-02T15:12:00Z">
          <w:pPr>
            <w:pStyle w:val="Default"/>
            <w:jc w:val="center"/>
          </w:pPr>
        </w:pPrChange>
      </w:pPr>
      <w:ins w:id="262" w:author="Legal" w:date="2021-12-02T15:11:00Z">
        <w:r w:rsidRPr="00C13B32">
          <w:rPr>
            <w:rFonts w:asciiTheme="minorHAnsi" w:hAnsiTheme="minorHAnsi" w:cstheme="minorHAnsi"/>
            <w:sz w:val="20"/>
            <w:szCs w:val="20"/>
            <w:rPrChange w:id="263" w:author="Legal" w:date="2021-12-02T15:11:00Z">
              <w:rPr>
                <w:rFonts w:asciiTheme="minorHAnsi" w:hAnsiTheme="minorHAnsi" w:cstheme="minorHAnsi"/>
                <w:b/>
                <w:bCs/>
                <w:sz w:val="20"/>
                <w:szCs w:val="20"/>
              </w:rPr>
            </w:rPrChange>
          </w:rPr>
          <w:t>Company’s information is kept in secure and physically inaccessible, encrypted servers.</w:t>
        </w:r>
      </w:ins>
    </w:p>
    <w:p w14:paraId="561F476E" w14:textId="77777777" w:rsidR="00C13B32" w:rsidRPr="00C13B32" w:rsidRDefault="00C13B32">
      <w:pPr>
        <w:pStyle w:val="Default"/>
        <w:numPr>
          <w:ilvl w:val="0"/>
          <w:numId w:val="20"/>
        </w:numPr>
        <w:jc w:val="both"/>
        <w:rPr>
          <w:ins w:id="264" w:author="Legal" w:date="2021-12-02T15:11:00Z"/>
          <w:rFonts w:asciiTheme="minorHAnsi" w:hAnsiTheme="minorHAnsi" w:cstheme="minorHAnsi"/>
          <w:sz w:val="20"/>
          <w:szCs w:val="20"/>
          <w:rPrChange w:id="265" w:author="Legal" w:date="2021-12-02T15:11:00Z">
            <w:rPr>
              <w:ins w:id="266" w:author="Legal" w:date="2021-12-02T15:11:00Z"/>
              <w:rFonts w:asciiTheme="minorHAnsi" w:hAnsiTheme="minorHAnsi" w:cstheme="minorHAnsi"/>
              <w:b/>
              <w:bCs/>
              <w:sz w:val="20"/>
              <w:szCs w:val="20"/>
            </w:rPr>
          </w:rPrChange>
        </w:rPr>
        <w:pPrChange w:id="267" w:author="Legal" w:date="2021-12-02T15:12:00Z">
          <w:pPr>
            <w:pStyle w:val="Default"/>
            <w:jc w:val="center"/>
          </w:pPr>
        </w:pPrChange>
      </w:pPr>
      <w:ins w:id="268" w:author="Legal" w:date="2021-12-02T15:11:00Z">
        <w:r w:rsidRPr="00C13B32">
          <w:rPr>
            <w:rFonts w:asciiTheme="minorHAnsi" w:hAnsiTheme="minorHAnsi" w:cstheme="minorHAnsi"/>
            <w:sz w:val="20"/>
            <w:szCs w:val="20"/>
            <w:rPrChange w:id="269" w:author="Legal" w:date="2021-12-02T15:11:00Z">
              <w:rPr>
                <w:rFonts w:asciiTheme="minorHAnsi" w:hAnsiTheme="minorHAnsi" w:cstheme="minorHAnsi"/>
                <w:b/>
                <w:bCs/>
                <w:sz w:val="20"/>
                <w:szCs w:val="20"/>
              </w:rPr>
            </w:rPrChange>
          </w:rPr>
          <w:t>Company performs data center security assessment before onboarding a new vendor.</w:t>
        </w:r>
      </w:ins>
    </w:p>
    <w:p w14:paraId="09041920" w14:textId="77777777" w:rsidR="00C13B32" w:rsidRPr="00C13B32" w:rsidRDefault="00C13B32">
      <w:pPr>
        <w:pStyle w:val="Default"/>
        <w:numPr>
          <w:ilvl w:val="0"/>
          <w:numId w:val="20"/>
        </w:numPr>
        <w:jc w:val="both"/>
        <w:rPr>
          <w:ins w:id="270" w:author="Legal" w:date="2021-12-02T15:11:00Z"/>
          <w:rFonts w:asciiTheme="minorHAnsi" w:hAnsiTheme="minorHAnsi" w:cstheme="minorHAnsi"/>
          <w:sz w:val="20"/>
          <w:szCs w:val="20"/>
          <w:rPrChange w:id="271" w:author="Legal" w:date="2021-12-02T15:11:00Z">
            <w:rPr>
              <w:ins w:id="272" w:author="Legal" w:date="2021-12-02T15:11:00Z"/>
              <w:rFonts w:asciiTheme="minorHAnsi" w:hAnsiTheme="minorHAnsi" w:cstheme="minorHAnsi"/>
              <w:b/>
              <w:bCs/>
              <w:sz w:val="20"/>
              <w:szCs w:val="20"/>
            </w:rPr>
          </w:rPrChange>
        </w:rPr>
        <w:pPrChange w:id="273" w:author="Legal" w:date="2021-12-02T15:12:00Z">
          <w:pPr>
            <w:pStyle w:val="Default"/>
            <w:jc w:val="center"/>
          </w:pPr>
        </w:pPrChange>
      </w:pPr>
      <w:ins w:id="274" w:author="Legal" w:date="2021-12-02T15:11:00Z">
        <w:r w:rsidRPr="00C13B32">
          <w:rPr>
            <w:rFonts w:asciiTheme="minorHAnsi" w:hAnsiTheme="minorHAnsi" w:cstheme="minorHAnsi"/>
            <w:sz w:val="20"/>
            <w:szCs w:val="20"/>
            <w:rPrChange w:id="275" w:author="Legal" w:date="2021-12-02T15:11:00Z">
              <w:rPr>
                <w:rFonts w:asciiTheme="minorHAnsi" w:hAnsiTheme="minorHAnsi" w:cstheme="minorHAnsi"/>
                <w:b/>
                <w:bCs/>
                <w:sz w:val="20"/>
                <w:szCs w:val="20"/>
              </w:rPr>
            </w:rPrChange>
          </w:rPr>
          <w:t>All infrastructure is protected by firewalls and other security measures.</w:t>
        </w:r>
      </w:ins>
    </w:p>
    <w:p w14:paraId="13AC9F96" w14:textId="77777777" w:rsidR="00C13B32" w:rsidRDefault="00C13B32" w:rsidP="00C13B32">
      <w:pPr>
        <w:pStyle w:val="Default"/>
        <w:jc w:val="both"/>
        <w:rPr>
          <w:ins w:id="276" w:author="Legal" w:date="2021-12-02T15:12:00Z"/>
          <w:rFonts w:asciiTheme="minorHAnsi" w:hAnsiTheme="minorHAnsi" w:cstheme="minorHAnsi"/>
          <w:sz w:val="20"/>
          <w:szCs w:val="20"/>
        </w:rPr>
      </w:pPr>
    </w:p>
    <w:p w14:paraId="7D44876F" w14:textId="4328EA2D" w:rsidR="00C13B32" w:rsidRPr="00C13B32" w:rsidRDefault="00C13B32">
      <w:pPr>
        <w:pStyle w:val="Default"/>
        <w:jc w:val="both"/>
        <w:rPr>
          <w:ins w:id="277" w:author="Legal" w:date="2021-12-02T15:11:00Z"/>
          <w:rFonts w:asciiTheme="minorHAnsi" w:hAnsiTheme="minorHAnsi" w:cstheme="minorHAnsi"/>
          <w:sz w:val="20"/>
          <w:szCs w:val="20"/>
          <w:rPrChange w:id="278" w:author="Legal" w:date="2021-12-02T15:11:00Z">
            <w:rPr>
              <w:ins w:id="279" w:author="Legal" w:date="2021-12-02T15:11:00Z"/>
              <w:rFonts w:asciiTheme="minorHAnsi" w:hAnsiTheme="minorHAnsi" w:cstheme="minorHAnsi"/>
              <w:b/>
              <w:bCs/>
              <w:sz w:val="20"/>
              <w:szCs w:val="20"/>
            </w:rPr>
          </w:rPrChange>
        </w:rPr>
        <w:pPrChange w:id="280" w:author="Legal" w:date="2021-12-02T15:12:00Z">
          <w:pPr>
            <w:pStyle w:val="Default"/>
            <w:jc w:val="center"/>
          </w:pPr>
        </w:pPrChange>
      </w:pPr>
      <w:ins w:id="281" w:author="Legal" w:date="2021-12-02T15:11:00Z">
        <w:r w:rsidRPr="00C13B32">
          <w:rPr>
            <w:rFonts w:asciiTheme="minorHAnsi" w:hAnsiTheme="minorHAnsi" w:cstheme="minorHAnsi"/>
            <w:sz w:val="20"/>
            <w:szCs w:val="20"/>
            <w:rPrChange w:id="282" w:author="Legal" w:date="2021-12-02T15:11:00Z">
              <w:rPr>
                <w:rFonts w:asciiTheme="minorHAnsi" w:hAnsiTheme="minorHAnsi" w:cstheme="minorHAnsi"/>
                <w:b/>
                <w:bCs/>
                <w:sz w:val="20"/>
                <w:szCs w:val="20"/>
              </w:rPr>
            </w:rPrChange>
          </w:rPr>
          <w:t>Vulnerability Assessment and Remediation</w:t>
        </w:r>
      </w:ins>
    </w:p>
    <w:p w14:paraId="490CB0F9" w14:textId="77777777" w:rsidR="00C13B32" w:rsidRPr="00C13B32" w:rsidRDefault="00C13B32">
      <w:pPr>
        <w:pStyle w:val="Default"/>
        <w:jc w:val="both"/>
        <w:rPr>
          <w:ins w:id="283" w:author="Legal" w:date="2021-12-02T15:11:00Z"/>
          <w:rFonts w:asciiTheme="minorHAnsi" w:hAnsiTheme="minorHAnsi" w:cstheme="minorHAnsi"/>
          <w:sz w:val="20"/>
          <w:szCs w:val="20"/>
          <w:rPrChange w:id="284" w:author="Legal" w:date="2021-12-02T15:11:00Z">
            <w:rPr>
              <w:ins w:id="285" w:author="Legal" w:date="2021-12-02T15:11:00Z"/>
              <w:rFonts w:asciiTheme="minorHAnsi" w:hAnsiTheme="minorHAnsi" w:cstheme="minorHAnsi"/>
              <w:b/>
              <w:bCs/>
              <w:sz w:val="20"/>
              <w:szCs w:val="20"/>
            </w:rPr>
          </w:rPrChange>
        </w:rPr>
        <w:pPrChange w:id="286" w:author="Legal" w:date="2021-12-02T15:11:00Z">
          <w:pPr>
            <w:pStyle w:val="Default"/>
            <w:jc w:val="center"/>
          </w:pPr>
        </w:pPrChange>
      </w:pPr>
    </w:p>
    <w:p w14:paraId="06EE1FD8" w14:textId="77777777" w:rsidR="00C13B32" w:rsidRPr="00C13B32" w:rsidRDefault="00C13B32">
      <w:pPr>
        <w:pStyle w:val="Default"/>
        <w:numPr>
          <w:ilvl w:val="0"/>
          <w:numId w:val="25"/>
        </w:numPr>
        <w:jc w:val="both"/>
        <w:rPr>
          <w:ins w:id="287" w:author="Legal" w:date="2021-12-02T15:11:00Z"/>
          <w:rFonts w:asciiTheme="minorHAnsi" w:hAnsiTheme="minorHAnsi" w:cstheme="minorHAnsi"/>
          <w:sz w:val="20"/>
          <w:szCs w:val="20"/>
          <w:rPrChange w:id="288" w:author="Legal" w:date="2021-12-02T15:11:00Z">
            <w:rPr>
              <w:ins w:id="289" w:author="Legal" w:date="2021-12-02T15:11:00Z"/>
              <w:rFonts w:asciiTheme="minorHAnsi" w:hAnsiTheme="minorHAnsi" w:cstheme="minorHAnsi"/>
              <w:b/>
              <w:bCs/>
              <w:sz w:val="20"/>
              <w:szCs w:val="20"/>
            </w:rPr>
          </w:rPrChange>
        </w:rPr>
        <w:pPrChange w:id="290" w:author="Legal" w:date="2021-12-02T15:16:00Z">
          <w:pPr>
            <w:pStyle w:val="Default"/>
            <w:jc w:val="center"/>
          </w:pPr>
        </w:pPrChange>
      </w:pPr>
      <w:ins w:id="291" w:author="Legal" w:date="2021-12-02T15:11:00Z">
        <w:r w:rsidRPr="00C13B32">
          <w:rPr>
            <w:rFonts w:asciiTheme="minorHAnsi" w:hAnsiTheme="minorHAnsi" w:cstheme="minorHAnsi"/>
            <w:sz w:val="20"/>
            <w:szCs w:val="20"/>
            <w:rPrChange w:id="292" w:author="Legal" w:date="2021-12-02T15:11:00Z">
              <w:rPr>
                <w:rFonts w:asciiTheme="minorHAnsi" w:hAnsiTheme="minorHAnsi" w:cstheme="minorHAnsi"/>
                <w:b/>
                <w:bCs/>
                <w:sz w:val="20"/>
                <w:szCs w:val="20"/>
              </w:rPr>
            </w:rPrChange>
          </w:rPr>
          <w:t>Security of customer data is ensured by in-house security team and outside consultants that perform periodic penetration tests for Company’s websites and applications.</w:t>
        </w:r>
      </w:ins>
    </w:p>
    <w:p w14:paraId="78485DB5" w14:textId="77777777" w:rsidR="00C13B32" w:rsidRPr="00C13B32" w:rsidRDefault="00C13B32">
      <w:pPr>
        <w:pStyle w:val="Default"/>
        <w:numPr>
          <w:ilvl w:val="0"/>
          <w:numId w:val="25"/>
        </w:numPr>
        <w:jc w:val="both"/>
        <w:rPr>
          <w:ins w:id="293" w:author="Legal" w:date="2021-12-02T15:11:00Z"/>
          <w:rFonts w:asciiTheme="minorHAnsi" w:hAnsiTheme="minorHAnsi" w:cstheme="minorHAnsi"/>
          <w:sz w:val="20"/>
          <w:szCs w:val="20"/>
          <w:rPrChange w:id="294" w:author="Legal" w:date="2021-12-02T15:11:00Z">
            <w:rPr>
              <w:ins w:id="295" w:author="Legal" w:date="2021-12-02T15:11:00Z"/>
              <w:rFonts w:asciiTheme="minorHAnsi" w:hAnsiTheme="minorHAnsi" w:cstheme="minorHAnsi"/>
              <w:b/>
              <w:bCs/>
              <w:sz w:val="20"/>
              <w:szCs w:val="20"/>
            </w:rPr>
          </w:rPrChange>
        </w:rPr>
        <w:pPrChange w:id="296" w:author="Legal" w:date="2021-12-02T15:16:00Z">
          <w:pPr>
            <w:pStyle w:val="Default"/>
            <w:jc w:val="center"/>
          </w:pPr>
        </w:pPrChange>
      </w:pPr>
      <w:ins w:id="297" w:author="Legal" w:date="2021-12-02T15:11:00Z">
        <w:r w:rsidRPr="00C13B32">
          <w:rPr>
            <w:rFonts w:asciiTheme="minorHAnsi" w:hAnsiTheme="minorHAnsi" w:cstheme="minorHAnsi"/>
            <w:sz w:val="20"/>
            <w:szCs w:val="20"/>
            <w:rPrChange w:id="298" w:author="Legal" w:date="2021-12-02T15:11:00Z">
              <w:rPr>
                <w:rFonts w:asciiTheme="minorHAnsi" w:hAnsiTheme="minorHAnsi" w:cstheme="minorHAnsi"/>
                <w:b/>
                <w:bCs/>
                <w:sz w:val="20"/>
                <w:szCs w:val="20"/>
              </w:rPr>
            </w:rPrChange>
          </w:rPr>
          <w:t xml:space="preserve">Regular automated vulnerability assessments are </w:t>
        </w:r>
        <w:proofErr w:type="gramStart"/>
        <w:r w:rsidRPr="00C13B32">
          <w:rPr>
            <w:rFonts w:asciiTheme="minorHAnsi" w:hAnsiTheme="minorHAnsi" w:cstheme="minorHAnsi"/>
            <w:sz w:val="20"/>
            <w:szCs w:val="20"/>
            <w:rPrChange w:id="299" w:author="Legal" w:date="2021-12-02T15:11:00Z">
              <w:rPr>
                <w:rFonts w:asciiTheme="minorHAnsi" w:hAnsiTheme="minorHAnsi" w:cstheme="minorHAnsi"/>
                <w:b/>
                <w:bCs/>
                <w:sz w:val="20"/>
                <w:szCs w:val="20"/>
              </w:rPr>
            </w:rPrChange>
          </w:rPr>
          <w:t>made</w:t>
        </w:r>
        <w:proofErr w:type="gramEnd"/>
        <w:r w:rsidRPr="00C13B32">
          <w:rPr>
            <w:rFonts w:asciiTheme="minorHAnsi" w:hAnsiTheme="minorHAnsi" w:cstheme="minorHAnsi"/>
            <w:sz w:val="20"/>
            <w:szCs w:val="20"/>
            <w:rPrChange w:id="300" w:author="Legal" w:date="2021-12-02T15:11:00Z">
              <w:rPr>
                <w:rFonts w:asciiTheme="minorHAnsi" w:hAnsiTheme="minorHAnsi" w:cstheme="minorHAnsi"/>
                <w:b/>
                <w:bCs/>
                <w:sz w:val="20"/>
                <w:szCs w:val="20"/>
              </w:rPr>
            </w:rPrChange>
          </w:rPr>
          <w:t xml:space="preserve"> and remediation actions are taken.</w:t>
        </w:r>
      </w:ins>
    </w:p>
    <w:p w14:paraId="33CCD4B1" w14:textId="77777777" w:rsidR="00C13B32" w:rsidRDefault="00C13B32" w:rsidP="00C13B32">
      <w:pPr>
        <w:pStyle w:val="Default"/>
        <w:jc w:val="both"/>
        <w:rPr>
          <w:ins w:id="301" w:author="Legal" w:date="2021-12-02T15:12:00Z"/>
          <w:rFonts w:asciiTheme="minorHAnsi" w:hAnsiTheme="minorHAnsi" w:cstheme="minorHAnsi"/>
          <w:sz w:val="20"/>
          <w:szCs w:val="20"/>
        </w:rPr>
      </w:pPr>
    </w:p>
    <w:p w14:paraId="215DB17B" w14:textId="77777777" w:rsidR="00C13B32" w:rsidRPr="00C13B32" w:rsidRDefault="00C13B32" w:rsidP="00C13B32">
      <w:pPr>
        <w:pStyle w:val="Default"/>
        <w:jc w:val="both"/>
        <w:rPr>
          <w:ins w:id="302" w:author="Legal" w:date="2021-12-02T15:13:00Z"/>
          <w:rFonts w:asciiTheme="minorHAnsi" w:hAnsiTheme="minorHAnsi" w:cstheme="minorHAnsi"/>
          <w:sz w:val="20"/>
          <w:szCs w:val="20"/>
        </w:rPr>
      </w:pPr>
      <w:ins w:id="303" w:author="Legal" w:date="2021-12-02T15:13:00Z">
        <w:r w:rsidRPr="00C13B32">
          <w:rPr>
            <w:rFonts w:asciiTheme="minorHAnsi" w:hAnsiTheme="minorHAnsi" w:cstheme="minorHAnsi"/>
            <w:sz w:val="20"/>
            <w:szCs w:val="20"/>
          </w:rPr>
          <w:t>Access Management</w:t>
        </w:r>
      </w:ins>
    </w:p>
    <w:p w14:paraId="226E7CB9" w14:textId="77777777" w:rsidR="00C13B32" w:rsidRPr="00C13B32" w:rsidRDefault="00C13B32" w:rsidP="00C13B32">
      <w:pPr>
        <w:pStyle w:val="Default"/>
        <w:jc w:val="both"/>
        <w:rPr>
          <w:ins w:id="304" w:author="Legal" w:date="2021-12-02T15:13:00Z"/>
          <w:rFonts w:asciiTheme="minorHAnsi" w:hAnsiTheme="minorHAnsi" w:cstheme="minorHAnsi"/>
          <w:sz w:val="20"/>
          <w:szCs w:val="20"/>
        </w:rPr>
      </w:pPr>
    </w:p>
    <w:p w14:paraId="2C8ED3F6" w14:textId="77777777" w:rsidR="00C13B32" w:rsidRDefault="00C13B32">
      <w:pPr>
        <w:pStyle w:val="Default"/>
        <w:numPr>
          <w:ilvl w:val="0"/>
          <w:numId w:val="21"/>
        </w:numPr>
        <w:jc w:val="both"/>
        <w:rPr>
          <w:ins w:id="305" w:author="Legal" w:date="2021-12-02T15:13:00Z"/>
          <w:rFonts w:asciiTheme="minorHAnsi" w:hAnsiTheme="minorHAnsi" w:cstheme="minorHAnsi"/>
          <w:sz w:val="20"/>
          <w:szCs w:val="20"/>
        </w:rPr>
        <w:pPrChange w:id="306" w:author="Legal" w:date="2021-12-02T15:13:00Z">
          <w:pPr>
            <w:pStyle w:val="Default"/>
            <w:jc w:val="both"/>
          </w:pPr>
        </w:pPrChange>
      </w:pPr>
      <w:ins w:id="307" w:author="Legal" w:date="2021-12-02T15:13:00Z">
        <w:r w:rsidRPr="00C13B32">
          <w:rPr>
            <w:rFonts w:asciiTheme="minorHAnsi" w:hAnsiTheme="minorHAnsi" w:cstheme="minorHAnsi"/>
            <w:sz w:val="20"/>
            <w:szCs w:val="20"/>
          </w:rPr>
          <w:t xml:space="preserve">Access to personal data is granted only to persons, who require personal data to carry out their functions (on need-to-know basis). </w:t>
        </w:r>
      </w:ins>
    </w:p>
    <w:p w14:paraId="5E341B79" w14:textId="28ED241A" w:rsidR="00C13B32" w:rsidRPr="00C13B32" w:rsidRDefault="00C13B32">
      <w:pPr>
        <w:pStyle w:val="Default"/>
        <w:numPr>
          <w:ilvl w:val="0"/>
          <w:numId w:val="21"/>
        </w:numPr>
        <w:jc w:val="both"/>
        <w:rPr>
          <w:ins w:id="308" w:author="Legal" w:date="2021-12-02T15:12:00Z"/>
          <w:rFonts w:asciiTheme="minorHAnsi" w:hAnsiTheme="minorHAnsi" w:cstheme="minorHAnsi"/>
          <w:sz w:val="20"/>
          <w:szCs w:val="20"/>
        </w:rPr>
        <w:pPrChange w:id="309" w:author="Legal" w:date="2021-12-02T15:13:00Z">
          <w:pPr>
            <w:pStyle w:val="Default"/>
            <w:jc w:val="both"/>
          </w:pPr>
        </w:pPrChange>
      </w:pPr>
      <w:ins w:id="310" w:author="Legal" w:date="2021-12-02T15:12:00Z">
        <w:r w:rsidRPr="00C13B32">
          <w:rPr>
            <w:rFonts w:asciiTheme="minorHAnsi" w:hAnsiTheme="minorHAnsi" w:cstheme="minorHAnsi"/>
            <w:sz w:val="20"/>
            <w:szCs w:val="20"/>
          </w:rPr>
          <w:t>ACL software used for fraud detection and prevention, and risk management. This helps to ensure that only the right people have access to sensitive information.</w:t>
        </w:r>
      </w:ins>
    </w:p>
    <w:p w14:paraId="100ED417" w14:textId="77777777" w:rsidR="00C13B32" w:rsidRPr="00C13B32" w:rsidRDefault="00C13B32">
      <w:pPr>
        <w:pStyle w:val="Default"/>
        <w:numPr>
          <w:ilvl w:val="0"/>
          <w:numId w:val="21"/>
        </w:numPr>
        <w:jc w:val="both"/>
        <w:rPr>
          <w:ins w:id="311" w:author="Legal" w:date="2021-12-02T15:12:00Z"/>
          <w:rFonts w:asciiTheme="minorHAnsi" w:hAnsiTheme="minorHAnsi" w:cstheme="minorHAnsi"/>
          <w:sz w:val="20"/>
          <w:szCs w:val="20"/>
        </w:rPr>
        <w:pPrChange w:id="312" w:author="Legal" w:date="2021-12-02T15:13:00Z">
          <w:pPr>
            <w:pStyle w:val="Default"/>
            <w:jc w:val="both"/>
          </w:pPr>
        </w:pPrChange>
      </w:pPr>
      <w:ins w:id="313" w:author="Legal" w:date="2021-12-02T15:12:00Z">
        <w:r w:rsidRPr="00C13B32">
          <w:rPr>
            <w:rFonts w:asciiTheme="minorHAnsi" w:hAnsiTheme="minorHAnsi" w:cstheme="minorHAnsi"/>
            <w:sz w:val="20"/>
            <w:szCs w:val="20"/>
          </w:rPr>
          <w:t xml:space="preserve">Company uses VPN and secure </w:t>
        </w:r>
        <w:proofErr w:type="spellStart"/>
        <w:r w:rsidRPr="00C13B32">
          <w:rPr>
            <w:rFonts w:asciiTheme="minorHAnsi" w:hAnsiTheme="minorHAnsi" w:cstheme="minorHAnsi"/>
            <w:sz w:val="20"/>
            <w:szCs w:val="20"/>
          </w:rPr>
          <w:t>jumpboxes</w:t>
        </w:r>
        <w:proofErr w:type="spellEnd"/>
        <w:r w:rsidRPr="00C13B32">
          <w:rPr>
            <w:rFonts w:asciiTheme="minorHAnsi" w:hAnsiTheme="minorHAnsi" w:cstheme="minorHAnsi"/>
            <w:sz w:val="20"/>
            <w:szCs w:val="20"/>
          </w:rPr>
          <w:t xml:space="preserve"> to access the network infrastructure from remote locations.</w:t>
        </w:r>
      </w:ins>
    </w:p>
    <w:p w14:paraId="23EB35BF" w14:textId="77777777" w:rsidR="00C13B32" w:rsidRPr="00C13B32" w:rsidRDefault="00C13B32">
      <w:pPr>
        <w:pStyle w:val="Default"/>
        <w:numPr>
          <w:ilvl w:val="0"/>
          <w:numId w:val="21"/>
        </w:numPr>
        <w:jc w:val="both"/>
        <w:rPr>
          <w:ins w:id="314" w:author="Legal" w:date="2021-12-02T15:12:00Z"/>
          <w:rFonts w:asciiTheme="minorHAnsi" w:hAnsiTheme="minorHAnsi" w:cstheme="minorHAnsi"/>
          <w:sz w:val="20"/>
          <w:szCs w:val="20"/>
        </w:rPr>
        <w:pPrChange w:id="315" w:author="Legal" w:date="2021-12-02T15:13:00Z">
          <w:pPr>
            <w:pStyle w:val="Default"/>
            <w:jc w:val="both"/>
          </w:pPr>
        </w:pPrChange>
      </w:pPr>
      <w:ins w:id="316" w:author="Legal" w:date="2021-12-02T15:12:00Z">
        <w:r w:rsidRPr="00C13B32">
          <w:rPr>
            <w:rFonts w:asciiTheme="minorHAnsi" w:hAnsiTheme="minorHAnsi" w:cstheme="minorHAnsi"/>
            <w:sz w:val="20"/>
            <w:szCs w:val="20"/>
          </w:rPr>
          <w:t>Admin level privileges to Company’s infrastructure are restricted to only a limited number of employees.</w:t>
        </w:r>
      </w:ins>
    </w:p>
    <w:p w14:paraId="1179AD7E" w14:textId="77777777" w:rsidR="00C13B32" w:rsidRPr="00C13B32" w:rsidRDefault="00C13B32">
      <w:pPr>
        <w:pStyle w:val="Default"/>
        <w:numPr>
          <w:ilvl w:val="0"/>
          <w:numId w:val="21"/>
        </w:numPr>
        <w:jc w:val="both"/>
        <w:rPr>
          <w:ins w:id="317" w:author="Legal" w:date="2021-12-02T15:12:00Z"/>
          <w:rFonts w:asciiTheme="minorHAnsi" w:hAnsiTheme="minorHAnsi" w:cstheme="minorHAnsi"/>
          <w:sz w:val="20"/>
          <w:szCs w:val="20"/>
        </w:rPr>
        <w:pPrChange w:id="318" w:author="Legal" w:date="2021-12-02T15:13:00Z">
          <w:pPr>
            <w:pStyle w:val="Default"/>
            <w:jc w:val="both"/>
          </w:pPr>
        </w:pPrChange>
      </w:pPr>
      <w:ins w:id="319" w:author="Legal" w:date="2021-12-02T15:12:00Z">
        <w:r w:rsidRPr="00C13B32">
          <w:rPr>
            <w:rFonts w:asciiTheme="minorHAnsi" w:hAnsiTheme="minorHAnsi" w:cstheme="minorHAnsi"/>
            <w:sz w:val="20"/>
            <w:szCs w:val="20"/>
          </w:rPr>
          <w:t xml:space="preserve">Company uses configuration management software that automates cloud provisioning, configuration management, application deployment, intra-service orchestration, and other IT needs. The software has a role-based access control engine that allows the Company to easily set policies on who can run what automation in what environments, ensuring that only the proper people </w:t>
        </w:r>
        <w:proofErr w:type="gramStart"/>
        <w:r w:rsidRPr="00C13B32">
          <w:rPr>
            <w:rFonts w:asciiTheme="minorHAnsi" w:hAnsiTheme="minorHAnsi" w:cstheme="minorHAnsi"/>
            <w:sz w:val="20"/>
            <w:szCs w:val="20"/>
          </w:rPr>
          <w:t>have the ability to</w:t>
        </w:r>
        <w:proofErr w:type="gramEnd"/>
        <w:r w:rsidRPr="00C13B32">
          <w:rPr>
            <w:rFonts w:asciiTheme="minorHAnsi" w:hAnsiTheme="minorHAnsi" w:cstheme="minorHAnsi"/>
            <w:sz w:val="20"/>
            <w:szCs w:val="20"/>
          </w:rPr>
          <w:t xml:space="preserve"> access machines and apply configuration.</w:t>
        </w:r>
      </w:ins>
    </w:p>
    <w:p w14:paraId="04016ABB" w14:textId="77777777" w:rsidR="00C13B32" w:rsidRPr="00C13B32" w:rsidRDefault="00C13B32">
      <w:pPr>
        <w:pStyle w:val="Default"/>
        <w:numPr>
          <w:ilvl w:val="0"/>
          <w:numId w:val="21"/>
        </w:numPr>
        <w:jc w:val="both"/>
        <w:rPr>
          <w:ins w:id="320" w:author="Legal" w:date="2021-12-02T15:12:00Z"/>
          <w:rFonts w:asciiTheme="minorHAnsi" w:hAnsiTheme="minorHAnsi" w:cstheme="minorHAnsi"/>
          <w:sz w:val="20"/>
          <w:szCs w:val="20"/>
        </w:rPr>
        <w:pPrChange w:id="321" w:author="Legal" w:date="2021-12-02T15:13:00Z">
          <w:pPr>
            <w:pStyle w:val="Default"/>
            <w:jc w:val="both"/>
          </w:pPr>
        </w:pPrChange>
      </w:pPr>
      <w:ins w:id="322" w:author="Legal" w:date="2021-12-02T15:12:00Z">
        <w:r w:rsidRPr="00C13B32">
          <w:rPr>
            <w:rFonts w:asciiTheme="minorHAnsi" w:hAnsiTheme="minorHAnsi" w:cstheme="minorHAnsi"/>
            <w:sz w:val="20"/>
            <w:szCs w:val="20"/>
          </w:rPr>
          <w:t>Company monitors its employees’ accounts to remove accounts that are irrelevant or inactive.</w:t>
        </w:r>
      </w:ins>
    </w:p>
    <w:p w14:paraId="34E60F35" w14:textId="77777777" w:rsidR="00C13B32" w:rsidRDefault="00C13B32" w:rsidP="00C13B32">
      <w:pPr>
        <w:pStyle w:val="Default"/>
        <w:jc w:val="both"/>
        <w:rPr>
          <w:ins w:id="323" w:author="Legal" w:date="2021-12-02T15:13:00Z"/>
          <w:rFonts w:asciiTheme="minorHAnsi" w:hAnsiTheme="minorHAnsi" w:cstheme="minorHAnsi"/>
          <w:sz w:val="20"/>
          <w:szCs w:val="20"/>
        </w:rPr>
      </w:pPr>
    </w:p>
    <w:p w14:paraId="45684500" w14:textId="7E664806" w:rsidR="00C13B32" w:rsidRPr="00C13B32" w:rsidRDefault="00C13B32" w:rsidP="00C13B32">
      <w:pPr>
        <w:pStyle w:val="Default"/>
        <w:jc w:val="both"/>
        <w:rPr>
          <w:ins w:id="324" w:author="Legal" w:date="2021-12-02T15:12:00Z"/>
          <w:rFonts w:asciiTheme="minorHAnsi" w:hAnsiTheme="minorHAnsi" w:cstheme="minorHAnsi"/>
          <w:sz w:val="20"/>
          <w:szCs w:val="20"/>
        </w:rPr>
      </w:pPr>
      <w:ins w:id="325" w:author="Legal" w:date="2021-12-02T15:12:00Z">
        <w:r w:rsidRPr="00C13B32">
          <w:rPr>
            <w:rFonts w:asciiTheme="minorHAnsi" w:hAnsiTheme="minorHAnsi" w:cstheme="minorHAnsi"/>
            <w:sz w:val="20"/>
            <w:szCs w:val="20"/>
          </w:rPr>
          <w:t>Data Recovery Capability</w:t>
        </w:r>
      </w:ins>
    </w:p>
    <w:p w14:paraId="4C2BEC43" w14:textId="77777777" w:rsidR="00C13B32" w:rsidRPr="00C13B32" w:rsidRDefault="00C13B32" w:rsidP="00C13B32">
      <w:pPr>
        <w:pStyle w:val="Default"/>
        <w:jc w:val="both"/>
        <w:rPr>
          <w:ins w:id="326" w:author="Legal" w:date="2021-12-02T15:12:00Z"/>
          <w:rFonts w:asciiTheme="minorHAnsi" w:hAnsiTheme="minorHAnsi" w:cstheme="minorHAnsi"/>
          <w:sz w:val="20"/>
          <w:szCs w:val="20"/>
        </w:rPr>
      </w:pPr>
    </w:p>
    <w:p w14:paraId="0B3FEA75" w14:textId="4C13A952" w:rsidR="00C13B32" w:rsidRPr="00C13B32" w:rsidRDefault="00C13B32">
      <w:pPr>
        <w:pStyle w:val="Default"/>
        <w:numPr>
          <w:ilvl w:val="0"/>
          <w:numId w:val="22"/>
        </w:numPr>
        <w:jc w:val="both"/>
        <w:rPr>
          <w:ins w:id="327" w:author="Legal" w:date="2021-12-02T15:11:00Z"/>
          <w:rFonts w:asciiTheme="minorHAnsi" w:hAnsiTheme="minorHAnsi" w:cstheme="minorHAnsi"/>
          <w:sz w:val="20"/>
          <w:szCs w:val="20"/>
          <w:rPrChange w:id="328" w:author="Legal" w:date="2021-12-02T15:11:00Z">
            <w:rPr>
              <w:ins w:id="329" w:author="Legal" w:date="2021-12-02T15:11:00Z"/>
              <w:rFonts w:asciiTheme="minorHAnsi" w:hAnsiTheme="minorHAnsi" w:cstheme="minorHAnsi"/>
              <w:b/>
              <w:bCs/>
              <w:sz w:val="20"/>
              <w:szCs w:val="20"/>
            </w:rPr>
          </w:rPrChange>
        </w:rPr>
        <w:pPrChange w:id="330" w:author="Legal" w:date="2021-12-02T15:14:00Z">
          <w:pPr>
            <w:pStyle w:val="Default"/>
            <w:jc w:val="center"/>
          </w:pPr>
        </w:pPrChange>
      </w:pPr>
      <w:ins w:id="331" w:author="Legal" w:date="2021-12-02T15:12:00Z">
        <w:r w:rsidRPr="00C13B32">
          <w:rPr>
            <w:rFonts w:asciiTheme="minorHAnsi" w:hAnsiTheme="minorHAnsi" w:cstheme="minorHAnsi"/>
            <w:sz w:val="20"/>
            <w:szCs w:val="20"/>
          </w:rPr>
          <w:t>In case of any failures, it is possible to restore personal data and critical information from back-up copies. Back-up copies are encrypted, and data is regularly recorded to data files in different physical places outside the Company’s premises.</w:t>
        </w:r>
      </w:ins>
    </w:p>
    <w:p w14:paraId="27EF4941" w14:textId="13E1FCE6" w:rsidR="000342F3" w:rsidDel="00C13B32" w:rsidRDefault="000342F3" w:rsidP="00C13B32">
      <w:pPr>
        <w:pStyle w:val="Default"/>
        <w:jc w:val="both"/>
        <w:rPr>
          <w:del w:id="332" w:author="Legal" w:date="2021-12-02T15:11:00Z"/>
          <w:rFonts w:asciiTheme="minorHAnsi" w:hAnsiTheme="minorHAnsi" w:cstheme="minorHAnsi"/>
          <w:sz w:val="20"/>
          <w:szCs w:val="20"/>
        </w:rPr>
      </w:pPr>
    </w:p>
    <w:p w14:paraId="6A6F769C" w14:textId="77777777" w:rsidR="00C13B32" w:rsidRPr="00C13B32" w:rsidRDefault="00C13B32" w:rsidP="00C13B32">
      <w:pPr>
        <w:pStyle w:val="Default"/>
        <w:jc w:val="both"/>
        <w:rPr>
          <w:ins w:id="333" w:author="Legal" w:date="2021-12-02T15:14:00Z"/>
          <w:rFonts w:asciiTheme="minorHAnsi" w:hAnsiTheme="minorHAnsi" w:cstheme="minorHAnsi"/>
          <w:sz w:val="20"/>
          <w:szCs w:val="20"/>
        </w:rPr>
      </w:pPr>
      <w:ins w:id="334" w:author="Legal" w:date="2021-12-02T15:14:00Z">
        <w:r w:rsidRPr="00C13B32">
          <w:rPr>
            <w:rFonts w:asciiTheme="minorHAnsi" w:hAnsiTheme="minorHAnsi" w:cstheme="minorHAnsi"/>
            <w:sz w:val="20"/>
            <w:szCs w:val="20"/>
          </w:rPr>
          <w:t>Incident Response and Management</w:t>
        </w:r>
      </w:ins>
    </w:p>
    <w:p w14:paraId="5126221A" w14:textId="77777777" w:rsidR="00C13B32" w:rsidRPr="00C13B32" w:rsidRDefault="00C13B32" w:rsidP="00C13B32">
      <w:pPr>
        <w:pStyle w:val="Default"/>
        <w:jc w:val="both"/>
        <w:rPr>
          <w:ins w:id="335" w:author="Legal" w:date="2021-12-02T15:14:00Z"/>
          <w:rFonts w:asciiTheme="minorHAnsi" w:hAnsiTheme="minorHAnsi" w:cstheme="minorHAnsi"/>
          <w:sz w:val="20"/>
          <w:szCs w:val="20"/>
        </w:rPr>
      </w:pPr>
    </w:p>
    <w:p w14:paraId="3EF71AB5" w14:textId="77777777" w:rsidR="00C13B32" w:rsidRPr="00C13B32" w:rsidRDefault="00C13B32">
      <w:pPr>
        <w:pStyle w:val="Default"/>
        <w:numPr>
          <w:ilvl w:val="0"/>
          <w:numId w:val="22"/>
        </w:numPr>
        <w:jc w:val="both"/>
        <w:rPr>
          <w:ins w:id="336" w:author="Legal" w:date="2021-12-02T15:14:00Z"/>
          <w:rFonts w:asciiTheme="minorHAnsi" w:hAnsiTheme="minorHAnsi" w:cstheme="minorHAnsi"/>
          <w:sz w:val="20"/>
          <w:szCs w:val="20"/>
        </w:rPr>
        <w:pPrChange w:id="337" w:author="Legal" w:date="2021-12-02T15:14:00Z">
          <w:pPr>
            <w:pStyle w:val="Default"/>
            <w:jc w:val="both"/>
          </w:pPr>
        </w:pPrChange>
      </w:pPr>
      <w:ins w:id="338" w:author="Legal" w:date="2021-12-02T15:14:00Z">
        <w:r w:rsidRPr="00C13B32">
          <w:rPr>
            <w:rFonts w:asciiTheme="minorHAnsi" w:hAnsiTheme="minorHAnsi" w:cstheme="minorHAnsi"/>
            <w:sz w:val="20"/>
            <w:szCs w:val="20"/>
          </w:rPr>
          <w:t>Company has defined processes and procedures in place to detect incidents, respond accurately and mitigate the incidents to prevent damage to the data.</w:t>
        </w:r>
      </w:ins>
    </w:p>
    <w:p w14:paraId="28C874BC" w14:textId="77777777" w:rsidR="00C13B32" w:rsidRPr="00C13B32" w:rsidRDefault="00C13B32">
      <w:pPr>
        <w:pStyle w:val="Default"/>
        <w:numPr>
          <w:ilvl w:val="0"/>
          <w:numId w:val="22"/>
        </w:numPr>
        <w:jc w:val="both"/>
        <w:rPr>
          <w:ins w:id="339" w:author="Legal" w:date="2021-12-02T15:14:00Z"/>
          <w:rFonts w:asciiTheme="minorHAnsi" w:hAnsiTheme="minorHAnsi" w:cstheme="minorHAnsi"/>
          <w:sz w:val="20"/>
          <w:szCs w:val="20"/>
        </w:rPr>
        <w:pPrChange w:id="340" w:author="Legal" w:date="2021-12-02T15:14:00Z">
          <w:pPr>
            <w:pStyle w:val="Default"/>
            <w:jc w:val="both"/>
          </w:pPr>
        </w:pPrChange>
      </w:pPr>
      <w:ins w:id="341" w:author="Legal" w:date="2021-12-02T15:14:00Z">
        <w:r w:rsidRPr="00C13B32">
          <w:rPr>
            <w:rFonts w:asciiTheme="minorHAnsi" w:hAnsiTheme="minorHAnsi" w:cstheme="minorHAnsi"/>
            <w:sz w:val="20"/>
            <w:szCs w:val="20"/>
          </w:rPr>
          <w:t>Company has a dedicated team in place for incident management on a 24/7 basis.</w:t>
        </w:r>
      </w:ins>
    </w:p>
    <w:p w14:paraId="58248FF8" w14:textId="77777777" w:rsidR="00C13B32" w:rsidRDefault="00C13B32" w:rsidP="00C13B32">
      <w:pPr>
        <w:pStyle w:val="Default"/>
        <w:jc w:val="both"/>
        <w:rPr>
          <w:ins w:id="342" w:author="Legal" w:date="2021-12-02T15:14:00Z"/>
          <w:rFonts w:asciiTheme="minorHAnsi" w:hAnsiTheme="minorHAnsi" w:cstheme="minorHAnsi"/>
          <w:sz w:val="20"/>
          <w:szCs w:val="20"/>
        </w:rPr>
      </w:pPr>
    </w:p>
    <w:p w14:paraId="2D33281D" w14:textId="1AFC325B" w:rsidR="00C13B32" w:rsidRPr="00C13B32" w:rsidRDefault="00C13B32" w:rsidP="00C13B32">
      <w:pPr>
        <w:pStyle w:val="Default"/>
        <w:jc w:val="both"/>
        <w:rPr>
          <w:ins w:id="343" w:author="Legal" w:date="2021-12-02T15:14:00Z"/>
          <w:rFonts w:asciiTheme="minorHAnsi" w:hAnsiTheme="minorHAnsi" w:cstheme="minorHAnsi"/>
          <w:sz w:val="20"/>
          <w:szCs w:val="20"/>
        </w:rPr>
      </w:pPr>
      <w:ins w:id="344" w:author="Legal" w:date="2021-12-02T15:14:00Z">
        <w:r w:rsidRPr="00C13B32">
          <w:rPr>
            <w:rFonts w:asciiTheme="minorHAnsi" w:hAnsiTheme="minorHAnsi" w:cstheme="minorHAnsi"/>
            <w:sz w:val="20"/>
            <w:szCs w:val="20"/>
          </w:rPr>
          <w:t>Control of Software and Hardware Assets</w:t>
        </w:r>
      </w:ins>
    </w:p>
    <w:p w14:paraId="1E96B5E1" w14:textId="77777777" w:rsidR="00C13B32" w:rsidRPr="00C13B32" w:rsidRDefault="00C13B32" w:rsidP="00C13B32">
      <w:pPr>
        <w:pStyle w:val="Default"/>
        <w:jc w:val="both"/>
        <w:rPr>
          <w:ins w:id="345" w:author="Legal" w:date="2021-12-02T15:14:00Z"/>
          <w:rFonts w:asciiTheme="minorHAnsi" w:hAnsiTheme="minorHAnsi" w:cstheme="minorHAnsi"/>
          <w:sz w:val="20"/>
          <w:szCs w:val="20"/>
        </w:rPr>
      </w:pPr>
    </w:p>
    <w:p w14:paraId="16CC4E4F" w14:textId="77777777" w:rsidR="00C13B32" w:rsidRPr="00C13B32" w:rsidRDefault="00C13B32">
      <w:pPr>
        <w:pStyle w:val="Default"/>
        <w:numPr>
          <w:ilvl w:val="0"/>
          <w:numId w:val="23"/>
        </w:numPr>
        <w:jc w:val="both"/>
        <w:rPr>
          <w:ins w:id="346" w:author="Legal" w:date="2021-12-02T15:14:00Z"/>
          <w:rFonts w:asciiTheme="minorHAnsi" w:hAnsiTheme="minorHAnsi" w:cstheme="minorHAnsi"/>
          <w:sz w:val="20"/>
          <w:szCs w:val="20"/>
        </w:rPr>
        <w:pPrChange w:id="347" w:author="Legal" w:date="2021-12-02T15:15:00Z">
          <w:pPr>
            <w:pStyle w:val="Default"/>
            <w:jc w:val="both"/>
          </w:pPr>
        </w:pPrChange>
      </w:pPr>
      <w:ins w:id="348" w:author="Legal" w:date="2021-12-02T15:14:00Z">
        <w:r w:rsidRPr="00C13B32">
          <w:rPr>
            <w:rFonts w:asciiTheme="minorHAnsi" w:hAnsiTheme="minorHAnsi" w:cstheme="minorHAnsi"/>
            <w:sz w:val="20"/>
            <w:szCs w:val="20"/>
          </w:rPr>
          <w:t xml:space="preserve">Company maintains employee device inventory and </w:t>
        </w:r>
        <w:proofErr w:type="gramStart"/>
        <w:r w:rsidRPr="00C13B32">
          <w:rPr>
            <w:rFonts w:asciiTheme="minorHAnsi" w:hAnsiTheme="minorHAnsi" w:cstheme="minorHAnsi"/>
            <w:sz w:val="20"/>
            <w:szCs w:val="20"/>
          </w:rPr>
          <w:t>is able to</w:t>
        </w:r>
        <w:proofErr w:type="gramEnd"/>
        <w:r w:rsidRPr="00C13B32">
          <w:rPr>
            <w:rFonts w:asciiTheme="minorHAnsi" w:hAnsiTheme="minorHAnsi" w:cstheme="minorHAnsi"/>
            <w:sz w:val="20"/>
            <w:szCs w:val="20"/>
          </w:rPr>
          <w:t xml:space="preserve"> detect and block any rogue devices.</w:t>
        </w:r>
      </w:ins>
    </w:p>
    <w:p w14:paraId="36E4F0CF" w14:textId="77777777" w:rsidR="00C13B32" w:rsidRPr="00C13B32" w:rsidRDefault="00C13B32">
      <w:pPr>
        <w:pStyle w:val="Default"/>
        <w:numPr>
          <w:ilvl w:val="0"/>
          <w:numId w:val="23"/>
        </w:numPr>
        <w:jc w:val="both"/>
        <w:rPr>
          <w:ins w:id="349" w:author="Legal" w:date="2021-12-02T15:14:00Z"/>
          <w:rFonts w:asciiTheme="minorHAnsi" w:hAnsiTheme="minorHAnsi" w:cstheme="minorHAnsi"/>
          <w:sz w:val="20"/>
          <w:szCs w:val="20"/>
        </w:rPr>
        <w:pPrChange w:id="350" w:author="Legal" w:date="2021-12-02T15:15:00Z">
          <w:pPr>
            <w:pStyle w:val="Default"/>
            <w:jc w:val="both"/>
          </w:pPr>
        </w:pPrChange>
      </w:pPr>
      <w:ins w:id="351" w:author="Legal" w:date="2021-12-02T15:14:00Z">
        <w:r w:rsidRPr="00C13B32">
          <w:rPr>
            <w:rFonts w:asciiTheme="minorHAnsi" w:hAnsiTheme="minorHAnsi" w:cstheme="minorHAnsi"/>
            <w:sz w:val="20"/>
            <w:szCs w:val="20"/>
          </w:rPr>
          <w:t>Computers provided to employees by the Company have mobile device management systems installed that ensure security of the equipment, appropriate and timely update of software as well as safe destruction of the data in an event of losing the equipment.</w:t>
        </w:r>
      </w:ins>
    </w:p>
    <w:p w14:paraId="07F71350" w14:textId="77777777" w:rsidR="00C13B32" w:rsidRPr="00C13B32" w:rsidRDefault="00C13B32">
      <w:pPr>
        <w:pStyle w:val="Default"/>
        <w:numPr>
          <w:ilvl w:val="0"/>
          <w:numId w:val="23"/>
        </w:numPr>
        <w:jc w:val="both"/>
        <w:rPr>
          <w:ins w:id="352" w:author="Legal" w:date="2021-12-02T15:14:00Z"/>
          <w:rFonts w:asciiTheme="minorHAnsi" w:hAnsiTheme="minorHAnsi" w:cstheme="minorHAnsi"/>
          <w:sz w:val="20"/>
          <w:szCs w:val="20"/>
        </w:rPr>
        <w:pPrChange w:id="353" w:author="Legal" w:date="2021-12-02T15:15:00Z">
          <w:pPr>
            <w:pStyle w:val="Default"/>
            <w:jc w:val="both"/>
          </w:pPr>
        </w:pPrChange>
      </w:pPr>
      <w:ins w:id="354" w:author="Legal" w:date="2021-12-02T15:14:00Z">
        <w:r w:rsidRPr="00C13B32">
          <w:rPr>
            <w:rFonts w:asciiTheme="minorHAnsi" w:hAnsiTheme="minorHAnsi" w:cstheme="minorHAnsi"/>
            <w:sz w:val="20"/>
            <w:szCs w:val="20"/>
          </w:rPr>
          <w:t>Authorized employees are responsible for the security of Company’s devices – installing and updating anti-virus, firewall, as well as other security measures.</w:t>
        </w:r>
      </w:ins>
    </w:p>
    <w:p w14:paraId="2CAC9CEF" w14:textId="77777777" w:rsidR="00C13B32" w:rsidRPr="00C13B32" w:rsidRDefault="00C13B32">
      <w:pPr>
        <w:pStyle w:val="Default"/>
        <w:numPr>
          <w:ilvl w:val="0"/>
          <w:numId w:val="23"/>
        </w:numPr>
        <w:jc w:val="both"/>
        <w:rPr>
          <w:ins w:id="355" w:author="Legal" w:date="2021-12-02T15:14:00Z"/>
          <w:rFonts w:asciiTheme="minorHAnsi" w:hAnsiTheme="minorHAnsi" w:cstheme="minorHAnsi"/>
          <w:sz w:val="20"/>
          <w:szCs w:val="20"/>
        </w:rPr>
        <w:pPrChange w:id="356" w:author="Legal" w:date="2021-12-02T15:15:00Z">
          <w:pPr>
            <w:pStyle w:val="Default"/>
            <w:jc w:val="both"/>
          </w:pPr>
        </w:pPrChange>
      </w:pPr>
      <w:ins w:id="357" w:author="Legal" w:date="2021-12-02T15:14:00Z">
        <w:r w:rsidRPr="00C13B32">
          <w:rPr>
            <w:rFonts w:asciiTheme="minorHAnsi" w:hAnsiTheme="minorHAnsi" w:cstheme="minorHAnsi"/>
            <w:sz w:val="20"/>
            <w:szCs w:val="20"/>
          </w:rPr>
          <w:t xml:space="preserve">Data Processor requires the use of unique user IDs, strong passwords, two factor authentication in </w:t>
        </w:r>
        <w:proofErr w:type="gramStart"/>
        <w:r w:rsidRPr="00C13B32">
          <w:rPr>
            <w:rFonts w:asciiTheme="minorHAnsi" w:hAnsiTheme="minorHAnsi" w:cstheme="minorHAnsi"/>
            <w:sz w:val="20"/>
            <w:szCs w:val="20"/>
          </w:rPr>
          <w:t>the majority of</w:t>
        </w:r>
        <w:proofErr w:type="gramEnd"/>
        <w:r w:rsidRPr="00C13B32">
          <w:rPr>
            <w:rFonts w:asciiTheme="minorHAnsi" w:hAnsiTheme="minorHAnsi" w:cstheme="minorHAnsi"/>
            <w:sz w:val="20"/>
            <w:szCs w:val="20"/>
          </w:rPr>
          <w:t xml:space="preserve"> applications and carefully monitored access lists to minimize the potential for unauthorized account use. Majority of systems containing Personal data are accessible to employees only through whitelisted IP addresses.</w:t>
        </w:r>
      </w:ins>
    </w:p>
    <w:p w14:paraId="5FAFC99C" w14:textId="17A2500C" w:rsidR="00C13B32" w:rsidRDefault="00C13B32">
      <w:pPr>
        <w:pStyle w:val="Default"/>
        <w:numPr>
          <w:ilvl w:val="0"/>
          <w:numId w:val="23"/>
        </w:numPr>
        <w:jc w:val="both"/>
        <w:rPr>
          <w:ins w:id="358" w:author="Legal" w:date="2021-12-02T15:15:00Z"/>
          <w:rFonts w:asciiTheme="minorHAnsi" w:hAnsiTheme="minorHAnsi" w:cstheme="minorHAnsi"/>
          <w:sz w:val="20"/>
          <w:szCs w:val="20"/>
        </w:rPr>
        <w:pPrChange w:id="359" w:author="Legal" w:date="2021-12-02T15:15:00Z">
          <w:pPr>
            <w:pStyle w:val="Default"/>
            <w:jc w:val="both"/>
          </w:pPr>
        </w:pPrChange>
      </w:pPr>
      <w:ins w:id="360" w:author="Legal" w:date="2021-12-02T15:14:00Z">
        <w:r w:rsidRPr="00C13B32">
          <w:rPr>
            <w:rFonts w:asciiTheme="minorHAnsi" w:hAnsiTheme="minorHAnsi" w:cstheme="minorHAnsi"/>
            <w:sz w:val="20"/>
            <w:szCs w:val="20"/>
          </w:rPr>
          <w:t>Employees access the network via encrypted tunnels (VPN). Company also uses client isolation that prevents a device that is connected to the network by a wireless connection from accessing resources that are connected to the network by a wired connection.</w:t>
        </w:r>
      </w:ins>
    </w:p>
    <w:p w14:paraId="48E5AB8F" w14:textId="74B625CD" w:rsidR="00C13B32" w:rsidRDefault="00C13B32">
      <w:pPr>
        <w:pStyle w:val="Default"/>
        <w:numPr>
          <w:ilvl w:val="0"/>
          <w:numId w:val="23"/>
        </w:numPr>
        <w:jc w:val="both"/>
        <w:rPr>
          <w:ins w:id="361" w:author="Legal" w:date="2021-12-02T15:14:00Z"/>
          <w:rFonts w:asciiTheme="minorHAnsi" w:hAnsiTheme="minorHAnsi" w:cstheme="minorHAnsi"/>
          <w:sz w:val="20"/>
          <w:szCs w:val="20"/>
        </w:rPr>
        <w:pPrChange w:id="362" w:author="Legal" w:date="2021-12-02T15:15:00Z">
          <w:pPr>
            <w:pStyle w:val="Default"/>
            <w:jc w:val="both"/>
          </w:pPr>
        </w:pPrChange>
      </w:pPr>
      <w:ins w:id="363" w:author="Legal" w:date="2021-12-02T15:15:00Z">
        <w:r w:rsidRPr="00C13B32">
          <w:rPr>
            <w:rFonts w:asciiTheme="minorHAnsi" w:hAnsiTheme="minorHAnsi" w:cstheme="minorHAnsi"/>
            <w:sz w:val="20"/>
            <w:szCs w:val="20"/>
          </w:rPr>
          <w:t>Software and firmware updates are regularly taken. Identified critical vulnerabilities are remediated immediately.</w:t>
        </w:r>
      </w:ins>
    </w:p>
    <w:p w14:paraId="3C1ABF0A" w14:textId="29FEEA26" w:rsidR="00C13B32" w:rsidRDefault="00C13B32" w:rsidP="00C13B32">
      <w:pPr>
        <w:pStyle w:val="Default"/>
        <w:jc w:val="both"/>
        <w:rPr>
          <w:ins w:id="364" w:author="Legal" w:date="2021-12-02T15:15:00Z"/>
          <w:rFonts w:asciiTheme="minorHAnsi" w:hAnsiTheme="minorHAnsi" w:cstheme="minorHAnsi"/>
          <w:sz w:val="20"/>
          <w:szCs w:val="20"/>
        </w:rPr>
      </w:pPr>
    </w:p>
    <w:p w14:paraId="0291BFC9" w14:textId="77777777" w:rsidR="00C13B32" w:rsidRPr="00C13B32" w:rsidRDefault="00C13B32" w:rsidP="00C13B32">
      <w:pPr>
        <w:pStyle w:val="Default"/>
        <w:jc w:val="both"/>
        <w:rPr>
          <w:ins w:id="365" w:author="Legal" w:date="2021-12-02T15:15:00Z"/>
          <w:rFonts w:asciiTheme="minorHAnsi" w:hAnsiTheme="minorHAnsi" w:cstheme="minorHAnsi"/>
          <w:sz w:val="20"/>
          <w:szCs w:val="20"/>
        </w:rPr>
      </w:pPr>
      <w:ins w:id="366" w:author="Legal" w:date="2021-12-02T15:15:00Z">
        <w:r w:rsidRPr="00C13B32">
          <w:rPr>
            <w:rFonts w:asciiTheme="minorHAnsi" w:hAnsiTheme="minorHAnsi" w:cstheme="minorHAnsi"/>
            <w:sz w:val="20"/>
            <w:szCs w:val="20"/>
          </w:rPr>
          <w:t>Physical Security</w:t>
        </w:r>
      </w:ins>
    </w:p>
    <w:p w14:paraId="2C773965" w14:textId="77777777" w:rsidR="00C13B32" w:rsidRPr="00C13B32" w:rsidRDefault="00C13B32" w:rsidP="00C13B32">
      <w:pPr>
        <w:pStyle w:val="Default"/>
        <w:jc w:val="both"/>
        <w:rPr>
          <w:ins w:id="367" w:author="Legal" w:date="2021-12-02T15:15:00Z"/>
          <w:rFonts w:asciiTheme="minorHAnsi" w:hAnsiTheme="minorHAnsi" w:cstheme="minorHAnsi"/>
          <w:sz w:val="20"/>
          <w:szCs w:val="20"/>
        </w:rPr>
      </w:pPr>
    </w:p>
    <w:p w14:paraId="74E19415" w14:textId="77777777" w:rsidR="00C13B32" w:rsidRPr="00C13B32" w:rsidRDefault="00C13B32">
      <w:pPr>
        <w:pStyle w:val="Default"/>
        <w:numPr>
          <w:ilvl w:val="0"/>
          <w:numId w:val="24"/>
        </w:numPr>
        <w:jc w:val="both"/>
        <w:rPr>
          <w:ins w:id="368" w:author="Legal" w:date="2021-12-02T15:15:00Z"/>
          <w:rFonts w:asciiTheme="minorHAnsi" w:hAnsiTheme="minorHAnsi" w:cstheme="minorHAnsi"/>
          <w:sz w:val="20"/>
          <w:szCs w:val="20"/>
        </w:rPr>
        <w:pPrChange w:id="369" w:author="Legal" w:date="2021-12-02T15:15:00Z">
          <w:pPr>
            <w:pStyle w:val="Default"/>
            <w:jc w:val="both"/>
          </w:pPr>
        </w:pPrChange>
      </w:pPr>
      <w:ins w:id="370" w:author="Legal" w:date="2021-12-02T15:15:00Z">
        <w:r w:rsidRPr="00C13B32">
          <w:rPr>
            <w:rFonts w:asciiTheme="minorHAnsi" w:hAnsiTheme="minorHAnsi" w:cstheme="minorHAnsi"/>
            <w:sz w:val="20"/>
            <w:szCs w:val="20"/>
          </w:rPr>
          <w:t xml:space="preserve">Company’s premises are accessible only by persons authorized by the Company. Guests, </w:t>
        </w:r>
        <w:proofErr w:type="gramStart"/>
        <w:r w:rsidRPr="00C13B32">
          <w:rPr>
            <w:rFonts w:asciiTheme="minorHAnsi" w:hAnsiTheme="minorHAnsi" w:cstheme="minorHAnsi"/>
            <w:sz w:val="20"/>
            <w:szCs w:val="20"/>
          </w:rPr>
          <w:t>partners</w:t>
        </w:r>
        <w:proofErr w:type="gramEnd"/>
        <w:r w:rsidRPr="00C13B32">
          <w:rPr>
            <w:rFonts w:asciiTheme="minorHAnsi" w:hAnsiTheme="minorHAnsi" w:cstheme="minorHAnsi"/>
            <w:sz w:val="20"/>
            <w:szCs w:val="20"/>
          </w:rPr>
          <w:t xml:space="preserve"> and clients when entering main premises of the Company are registered and must sign non-disclosure agreements. All premises of the Company are accessed by third persons only with the escort of the Company employees.</w:t>
        </w:r>
      </w:ins>
    </w:p>
    <w:p w14:paraId="0CFAE9E9" w14:textId="77777777" w:rsidR="00C13B32" w:rsidRPr="00C13B32" w:rsidRDefault="00C13B32">
      <w:pPr>
        <w:pStyle w:val="Default"/>
        <w:numPr>
          <w:ilvl w:val="0"/>
          <w:numId w:val="24"/>
        </w:numPr>
        <w:jc w:val="both"/>
        <w:rPr>
          <w:ins w:id="371" w:author="Legal" w:date="2021-12-02T15:15:00Z"/>
          <w:rFonts w:asciiTheme="minorHAnsi" w:hAnsiTheme="minorHAnsi" w:cstheme="minorHAnsi"/>
          <w:sz w:val="20"/>
          <w:szCs w:val="20"/>
        </w:rPr>
        <w:pPrChange w:id="372" w:author="Legal" w:date="2021-12-02T15:15:00Z">
          <w:pPr>
            <w:pStyle w:val="Default"/>
            <w:jc w:val="both"/>
          </w:pPr>
        </w:pPrChange>
      </w:pPr>
      <w:ins w:id="373" w:author="Legal" w:date="2021-12-02T15:15:00Z">
        <w:r w:rsidRPr="00C13B32">
          <w:rPr>
            <w:rFonts w:asciiTheme="minorHAnsi" w:hAnsiTheme="minorHAnsi" w:cstheme="minorHAnsi"/>
            <w:sz w:val="20"/>
            <w:szCs w:val="20"/>
          </w:rPr>
          <w:t>Company’s employees access premises only with key cards that collect information on their use. All premises have operating alarm systems monitored by security companies.</w:t>
        </w:r>
      </w:ins>
    </w:p>
    <w:p w14:paraId="10EC41ED" w14:textId="77777777" w:rsidR="00C13B32" w:rsidRPr="00C13B32" w:rsidRDefault="00C13B32">
      <w:pPr>
        <w:pStyle w:val="Default"/>
        <w:numPr>
          <w:ilvl w:val="0"/>
          <w:numId w:val="24"/>
        </w:numPr>
        <w:jc w:val="both"/>
        <w:rPr>
          <w:ins w:id="374" w:author="Legal" w:date="2021-12-02T15:15:00Z"/>
          <w:rFonts w:asciiTheme="minorHAnsi" w:hAnsiTheme="minorHAnsi" w:cstheme="minorHAnsi"/>
          <w:sz w:val="20"/>
          <w:szCs w:val="20"/>
        </w:rPr>
        <w:pPrChange w:id="375" w:author="Legal" w:date="2021-12-02T15:15:00Z">
          <w:pPr>
            <w:pStyle w:val="Default"/>
            <w:jc w:val="both"/>
          </w:pPr>
        </w:pPrChange>
      </w:pPr>
      <w:ins w:id="376" w:author="Legal" w:date="2021-12-02T15:15:00Z">
        <w:r w:rsidRPr="00C13B32">
          <w:rPr>
            <w:rFonts w:asciiTheme="minorHAnsi" w:hAnsiTheme="minorHAnsi" w:cstheme="minorHAnsi"/>
            <w:sz w:val="20"/>
            <w:szCs w:val="20"/>
          </w:rPr>
          <w:t>To ensure that Company’s premises are accessed only by authorized persons, Company carries out video surveillance of entrance points and passageways.</w:t>
        </w:r>
      </w:ins>
    </w:p>
    <w:p w14:paraId="33698541" w14:textId="52A9D001" w:rsidR="00C13B32" w:rsidRPr="00C13B32" w:rsidRDefault="00C13B32">
      <w:pPr>
        <w:pStyle w:val="Default"/>
        <w:numPr>
          <w:ilvl w:val="0"/>
          <w:numId w:val="24"/>
        </w:numPr>
        <w:jc w:val="both"/>
        <w:rPr>
          <w:ins w:id="377" w:author="Legal" w:date="2021-12-02T15:14:00Z"/>
          <w:rFonts w:asciiTheme="minorHAnsi" w:hAnsiTheme="minorHAnsi" w:cstheme="minorHAnsi"/>
          <w:sz w:val="20"/>
          <w:szCs w:val="20"/>
          <w:rPrChange w:id="378" w:author="Legal" w:date="2021-12-02T15:11:00Z">
            <w:rPr>
              <w:ins w:id="379" w:author="Legal" w:date="2021-12-02T15:14:00Z"/>
              <w:rFonts w:asciiTheme="minorHAnsi" w:hAnsiTheme="minorHAnsi" w:cstheme="minorHAnsi"/>
              <w:b/>
              <w:bCs/>
              <w:sz w:val="20"/>
              <w:szCs w:val="20"/>
            </w:rPr>
          </w:rPrChange>
        </w:rPr>
        <w:pPrChange w:id="380" w:author="Legal" w:date="2021-12-02T15:15:00Z">
          <w:pPr>
            <w:pStyle w:val="Default"/>
            <w:jc w:val="center"/>
          </w:pPr>
        </w:pPrChange>
      </w:pPr>
      <w:ins w:id="381" w:author="Legal" w:date="2021-12-02T15:15:00Z">
        <w:r w:rsidRPr="00C13B32">
          <w:rPr>
            <w:rFonts w:asciiTheme="minorHAnsi" w:hAnsiTheme="minorHAnsi" w:cstheme="minorHAnsi"/>
            <w:sz w:val="20"/>
            <w:szCs w:val="20"/>
          </w:rPr>
          <w:t>Company’s employees must store documents and data files properly, in a secure manner and refrain from making unnecessary copies. Sensitive paper documents are stored in lockers or safes.</w:t>
        </w:r>
      </w:ins>
    </w:p>
    <w:p w14:paraId="427D799F" w14:textId="01763D3C" w:rsidR="000342F3" w:rsidRPr="00C13B32" w:rsidDel="00C13B32" w:rsidRDefault="000342F3">
      <w:pPr>
        <w:pStyle w:val="Default"/>
        <w:jc w:val="both"/>
        <w:rPr>
          <w:del w:id="382" w:author="Legal" w:date="2021-12-02T15:11:00Z"/>
          <w:rFonts w:asciiTheme="minorHAnsi" w:hAnsiTheme="minorHAnsi" w:cstheme="minorHAnsi"/>
          <w:sz w:val="20"/>
          <w:szCs w:val="20"/>
          <w:rPrChange w:id="383" w:author="Legal" w:date="2021-12-02T15:11:00Z">
            <w:rPr>
              <w:del w:id="384" w:author="Legal" w:date="2021-12-02T15:11:00Z"/>
              <w:rFonts w:asciiTheme="minorHAnsi" w:hAnsiTheme="minorHAnsi" w:cstheme="minorHAnsi"/>
              <w:b/>
              <w:bCs/>
              <w:sz w:val="20"/>
              <w:szCs w:val="20"/>
            </w:rPr>
          </w:rPrChange>
        </w:rPr>
        <w:pPrChange w:id="385" w:author="Legal" w:date="2021-12-02T15:11:00Z">
          <w:pPr>
            <w:pStyle w:val="Default"/>
            <w:jc w:val="center"/>
          </w:pPr>
        </w:pPrChange>
      </w:pPr>
      <w:del w:id="386" w:author="Legal" w:date="2021-12-02T15:11:00Z">
        <w:r w:rsidRPr="00C13B32" w:rsidDel="00C13B32">
          <w:rPr>
            <w:rFonts w:cstheme="minorHAnsi"/>
            <w:sz w:val="20"/>
            <w:szCs w:val="20"/>
            <w:rPrChange w:id="387" w:author="Legal" w:date="2021-12-02T15:11:00Z">
              <w:rPr>
                <w:rFonts w:cstheme="minorHAnsi"/>
                <w:b/>
                <w:bCs/>
                <w:sz w:val="20"/>
                <w:szCs w:val="20"/>
              </w:rPr>
            </w:rPrChange>
          </w:rPr>
          <w:delText>[</w:delText>
        </w:r>
        <w:r w:rsidRPr="00C13B32" w:rsidDel="00C13B32">
          <w:rPr>
            <w:rFonts w:cstheme="minorHAnsi"/>
            <w:sz w:val="20"/>
            <w:szCs w:val="20"/>
            <w:highlight w:val="yellow"/>
            <w:rPrChange w:id="388" w:author="Legal" w:date="2021-12-02T15:11:00Z">
              <w:rPr>
                <w:rFonts w:cstheme="minorHAnsi"/>
                <w:b/>
                <w:bCs/>
                <w:sz w:val="20"/>
                <w:szCs w:val="20"/>
                <w:highlight w:val="yellow"/>
              </w:rPr>
            </w:rPrChange>
          </w:rPr>
          <w:delText xml:space="preserve">Processor to list or reference to their org and tech </w:delText>
        </w:r>
        <w:r w:rsidR="001511A1" w:rsidRPr="00C13B32" w:rsidDel="00C13B32">
          <w:rPr>
            <w:rFonts w:cstheme="minorHAnsi"/>
            <w:sz w:val="20"/>
            <w:szCs w:val="20"/>
            <w:highlight w:val="yellow"/>
            <w:rPrChange w:id="389" w:author="Legal" w:date="2021-12-02T15:11:00Z">
              <w:rPr>
                <w:rFonts w:cstheme="minorHAnsi"/>
                <w:b/>
                <w:bCs/>
                <w:sz w:val="20"/>
                <w:szCs w:val="20"/>
                <w:highlight w:val="yellow"/>
              </w:rPr>
            </w:rPrChange>
          </w:rPr>
          <w:delText>safeguards</w:delText>
        </w:r>
        <w:r w:rsidRPr="00C13B32" w:rsidDel="00C13B32">
          <w:rPr>
            <w:rFonts w:cstheme="minorHAnsi"/>
            <w:sz w:val="20"/>
            <w:szCs w:val="20"/>
            <w:rPrChange w:id="390" w:author="Legal" w:date="2021-12-02T15:11:00Z">
              <w:rPr>
                <w:rFonts w:cstheme="minorHAnsi"/>
                <w:b/>
                <w:bCs/>
                <w:sz w:val="20"/>
                <w:szCs w:val="20"/>
              </w:rPr>
            </w:rPrChange>
          </w:rPr>
          <w:delText>]</w:delText>
        </w:r>
      </w:del>
    </w:p>
    <w:p w14:paraId="4467D729" w14:textId="77777777" w:rsidR="000342F3" w:rsidRDefault="000342F3">
      <w:pPr>
        <w:pStyle w:val="Default"/>
        <w:jc w:val="center"/>
        <w:rPr>
          <w:rFonts w:asciiTheme="minorHAnsi" w:hAnsiTheme="minorHAnsi" w:cstheme="minorHAnsi"/>
          <w:b/>
          <w:bCs/>
          <w:sz w:val="20"/>
          <w:szCs w:val="20"/>
        </w:rPr>
      </w:pPr>
    </w:p>
    <w:p w14:paraId="0917A937" w14:textId="77777777" w:rsidR="000342F3" w:rsidRDefault="000342F3">
      <w:pPr>
        <w:pStyle w:val="Default"/>
        <w:jc w:val="center"/>
        <w:rPr>
          <w:rFonts w:asciiTheme="minorHAnsi" w:hAnsiTheme="minorHAnsi" w:cstheme="minorHAnsi"/>
          <w:b/>
          <w:bCs/>
          <w:sz w:val="20"/>
          <w:szCs w:val="20"/>
        </w:rPr>
      </w:pPr>
    </w:p>
    <w:p w14:paraId="4284B965" w14:textId="77777777" w:rsidR="000342F3" w:rsidRDefault="000342F3">
      <w:pPr>
        <w:pStyle w:val="Default"/>
        <w:jc w:val="center"/>
        <w:rPr>
          <w:rFonts w:asciiTheme="minorHAnsi" w:hAnsiTheme="minorHAnsi" w:cstheme="minorHAnsi"/>
          <w:b/>
          <w:bCs/>
          <w:sz w:val="20"/>
          <w:szCs w:val="20"/>
        </w:rPr>
      </w:pPr>
    </w:p>
    <w:p w14:paraId="4222B592" w14:textId="77777777" w:rsidR="000342F3" w:rsidRDefault="000342F3">
      <w:pPr>
        <w:pStyle w:val="Default"/>
        <w:jc w:val="center"/>
        <w:rPr>
          <w:rFonts w:asciiTheme="minorHAnsi" w:hAnsiTheme="minorHAnsi" w:cstheme="minorHAnsi"/>
          <w:b/>
          <w:bCs/>
          <w:sz w:val="20"/>
          <w:szCs w:val="20"/>
        </w:rPr>
      </w:pPr>
    </w:p>
    <w:p w14:paraId="34550EEA" w14:textId="77777777" w:rsidR="000342F3" w:rsidRDefault="000342F3">
      <w:pPr>
        <w:pStyle w:val="Default"/>
        <w:jc w:val="center"/>
        <w:rPr>
          <w:rFonts w:asciiTheme="minorHAnsi" w:hAnsiTheme="minorHAnsi" w:cstheme="minorHAnsi"/>
          <w:b/>
          <w:bCs/>
          <w:sz w:val="20"/>
          <w:szCs w:val="20"/>
        </w:rPr>
      </w:pPr>
    </w:p>
    <w:p w14:paraId="6A97EBB6" w14:textId="77777777" w:rsidR="000342F3" w:rsidRDefault="000342F3">
      <w:pPr>
        <w:pStyle w:val="Default"/>
        <w:jc w:val="center"/>
        <w:rPr>
          <w:rFonts w:asciiTheme="minorHAnsi" w:hAnsiTheme="minorHAnsi" w:cstheme="minorHAnsi"/>
          <w:b/>
          <w:bCs/>
          <w:sz w:val="20"/>
          <w:szCs w:val="20"/>
        </w:rPr>
      </w:pPr>
    </w:p>
    <w:p w14:paraId="1FA06696" w14:textId="77777777" w:rsidR="000342F3" w:rsidRDefault="000342F3">
      <w:pPr>
        <w:pStyle w:val="Default"/>
        <w:jc w:val="center"/>
        <w:rPr>
          <w:rFonts w:asciiTheme="minorHAnsi" w:hAnsiTheme="minorHAnsi" w:cstheme="minorHAnsi"/>
          <w:b/>
          <w:bCs/>
          <w:sz w:val="20"/>
          <w:szCs w:val="20"/>
        </w:rPr>
      </w:pPr>
    </w:p>
    <w:p w14:paraId="0DD93D3F" w14:textId="77777777" w:rsidR="000342F3" w:rsidRDefault="000342F3">
      <w:pPr>
        <w:pStyle w:val="Default"/>
        <w:jc w:val="center"/>
        <w:rPr>
          <w:rFonts w:asciiTheme="minorHAnsi" w:hAnsiTheme="minorHAnsi" w:cstheme="minorHAnsi"/>
          <w:b/>
          <w:bCs/>
          <w:sz w:val="20"/>
          <w:szCs w:val="20"/>
        </w:rPr>
      </w:pPr>
    </w:p>
    <w:p w14:paraId="011A6ED2" w14:textId="77777777" w:rsidR="000342F3" w:rsidRDefault="000342F3">
      <w:pPr>
        <w:pStyle w:val="Default"/>
        <w:jc w:val="center"/>
        <w:rPr>
          <w:rFonts w:asciiTheme="minorHAnsi" w:hAnsiTheme="minorHAnsi" w:cstheme="minorHAnsi"/>
          <w:b/>
          <w:bCs/>
          <w:sz w:val="20"/>
          <w:szCs w:val="20"/>
        </w:rPr>
      </w:pPr>
    </w:p>
    <w:p w14:paraId="7D6598AA" w14:textId="77777777" w:rsidR="000342F3" w:rsidRDefault="000342F3">
      <w:pPr>
        <w:pStyle w:val="Default"/>
        <w:jc w:val="center"/>
        <w:rPr>
          <w:rFonts w:asciiTheme="minorHAnsi" w:hAnsiTheme="minorHAnsi" w:cstheme="minorHAnsi"/>
          <w:b/>
          <w:bCs/>
          <w:sz w:val="20"/>
          <w:szCs w:val="20"/>
        </w:rPr>
      </w:pPr>
    </w:p>
    <w:p w14:paraId="0A3B11D8" w14:textId="77777777" w:rsidR="000342F3" w:rsidRDefault="000342F3">
      <w:pPr>
        <w:pStyle w:val="Default"/>
        <w:jc w:val="center"/>
        <w:rPr>
          <w:rFonts w:asciiTheme="minorHAnsi" w:hAnsiTheme="minorHAnsi" w:cstheme="minorHAnsi"/>
          <w:b/>
          <w:bCs/>
          <w:sz w:val="20"/>
          <w:szCs w:val="20"/>
        </w:rPr>
      </w:pPr>
    </w:p>
    <w:p w14:paraId="7F42AD3A" w14:textId="77777777" w:rsidR="000342F3" w:rsidRDefault="000342F3">
      <w:pPr>
        <w:pStyle w:val="Default"/>
        <w:jc w:val="center"/>
        <w:rPr>
          <w:rFonts w:asciiTheme="minorHAnsi" w:hAnsiTheme="minorHAnsi" w:cstheme="minorHAnsi"/>
          <w:b/>
          <w:bCs/>
          <w:sz w:val="20"/>
          <w:szCs w:val="20"/>
        </w:rPr>
      </w:pPr>
    </w:p>
    <w:p w14:paraId="62B04CD5" w14:textId="77777777" w:rsidR="000342F3" w:rsidRDefault="000342F3">
      <w:pPr>
        <w:pStyle w:val="Default"/>
        <w:jc w:val="center"/>
        <w:rPr>
          <w:rFonts w:asciiTheme="minorHAnsi" w:hAnsiTheme="minorHAnsi" w:cstheme="minorHAnsi"/>
          <w:b/>
          <w:bCs/>
          <w:sz w:val="20"/>
          <w:szCs w:val="20"/>
        </w:rPr>
      </w:pPr>
    </w:p>
    <w:p w14:paraId="7AAAF5A8" w14:textId="77777777" w:rsidR="000342F3" w:rsidRDefault="000342F3">
      <w:pPr>
        <w:pStyle w:val="Default"/>
        <w:jc w:val="center"/>
        <w:rPr>
          <w:rFonts w:asciiTheme="minorHAnsi" w:hAnsiTheme="minorHAnsi" w:cstheme="minorHAnsi"/>
          <w:b/>
          <w:bCs/>
          <w:sz w:val="20"/>
          <w:szCs w:val="20"/>
        </w:rPr>
      </w:pPr>
    </w:p>
    <w:p w14:paraId="7275FFB8" w14:textId="77777777" w:rsidR="000342F3" w:rsidRDefault="000342F3">
      <w:pPr>
        <w:pStyle w:val="Default"/>
        <w:jc w:val="center"/>
        <w:rPr>
          <w:rFonts w:asciiTheme="minorHAnsi" w:hAnsiTheme="minorHAnsi" w:cstheme="minorHAnsi"/>
          <w:b/>
          <w:bCs/>
          <w:sz w:val="20"/>
          <w:szCs w:val="20"/>
        </w:rPr>
      </w:pPr>
    </w:p>
    <w:p w14:paraId="3A5869C3" w14:textId="77777777" w:rsidR="000342F3" w:rsidRDefault="000342F3">
      <w:pPr>
        <w:pStyle w:val="Default"/>
        <w:jc w:val="center"/>
        <w:rPr>
          <w:rFonts w:asciiTheme="minorHAnsi" w:hAnsiTheme="minorHAnsi" w:cstheme="minorHAnsi"/>
          <w:b/>
          <w:bCs/>
          <w:sz w:val="20"/>
          <w:szCs w:val="20"/>
        </w:rPr>
      </w:pPr>
    </w:p>
    <w:p w14:paraId="21EB9854" w14:textId="77777777" w:rsidR="000342F3" w:rsidRDefault="000342F3">
      <w:pPr>
        <w:pStyle w:val="Default"/>
        <w:jc w:val="center"/>
        <w:rPr>
          <w:rFonts w:asciiTheme="minorHAnsi" w:hAnsiTheme="minorHAnsi" w:cstheme="minorHAnsi"/>
          <w:b/>
          <w:bCs/>
          <w:sz w:val="20"/>
          <w:szCs w:val="20"/>
        </w:rPr>
      </w:pPr>
    </w:p>
    <w:p w14:paraId="2F19EB8C" w14:textId="1B13E51A" w:rsidR="000342F3" w:rsidRDefault="000342F3">
      <w:pPr>
        <w:pStyle w:val="Default"/>
        <w:jc w:val="center"/>
        <w:rPr>
          <w:ins w:id="391" w:author="Legal" w:date="2022-01-11T15:37:00Z"/>
          <w:rFonts w:asciiTheme="minorHAnsi" w:hAnsiTheme="minorHAnsi" w:cstheme="minorHAnsi"/>
          <w:b/>
          <w:bCs/>
          <w:sz w:val="20"/>
          <w:szCs w:val="20"/>
        </w:rPr>
      </w:pPr>
    </w:p>
    <w:p w14:paraId="6548DCF3" w14:textId="2C8B70B1" w:rsidR="007A1710" w:rsidRDefault="007A1710">
      <w:pPr>
        <w:pStyle w:val="Default"/>
        <w:jc w:val="center"/>
        <w:rPr>
          <w:ins w:id="392" w:author="Legal" w:date="2022-01-11T15:37:00Z"/>
          <w:rFonts w:asciiTheme="minorHAnsi" w:hAnsiTheme="minorHAnsi" w:cstheme="minorHAnsi"/>
          <w:b/>
          <w:bCs/>
          <w:sz w:val="20"/>
          <w:szCs w:val="20"/>
        </w:rPr>
      </w:pPr>
    </w:p>
    <w:p w14:paraId="7C6F0FD6" w14:textId="3EE1DB0B" w:rsidR="007A1710" w:rsidRDefault="007A1710">
      <w:pPr>
        <w:pStyle w:val="Default"/>
        <w:jc w:val="center"/>
        <w:rPr>
          <w:ins w:id="393" w:author="Legal" w:date="2022-01-11T15:37:00Z"/>
          <w:rFonts w:asciiTheme="minorHAnsi" w:hAnsiTheme="minorHAnsi" w:cstheme="minorHAnsi"/>
          <w:b/>
          <w:bCs/>
          <w:sz w:val="20"/>
          <w:szCs w:val="20"/>
        </w:rPr>
      </w:pPr>
    </w:p>
    <w:p w14:paraId="799D1AD2" w14:textId="1B1AE4B9" w:rsidR="007A1710" w:rsidRDefault="007A1710">
      <w:pPr>
        <w:pStyle w:val="Default"/>
        <w:jc w:val="center"/>
        <w:rPr>
          <w:ins w:id="394" w:author="Legal" w:date="2022-01-11T15:37:00Z"/>
          <w:rFonts w:asciiTheme="minorHAnsi" w:hAnsiTheme="minorHAnsi" w:cstheme="minorHAnsi"/>
          <w:b/>
          <w:bCs/>
          <w:sz w:val="20"/>
          <w:szCs w:val="20"/>
        </w:rPr>
      </w:pPr>
    </w:p>
    <w:p w14:paraId="71C55F8D" w14:textId="2720B509" w:rsidR="007A1710" w:rsidRDefault="007A1710">
      <w:pPr>
        <w:pStyle w:val="Default"/>
        <w:jc w:val="center"/>
        <w:rPr>
          <w:ins w:id="395" w:author="Legal" w:date="2022-01-11T15:37:00Z"/>
          <w:rFonts w:asciiTheme="minorHAnsi" w:hAnsiTheme="minorHAnsi" w:cstheme="minorHAnsi"/>
          <w:b/>
          <w:bCs/>
          <w:sz w:val="20"/>
          <w:szCs w:val="20"/>
        </w:rPr>
      </w:pPr>
    </w:p>
    <w:p w14:paraId="2CCDE9D8" w14:textId="65126500" w:rsidR="007A1710" w:rsidRDefault="007A1710">
      <w:pPr>
        <w:pStyle w:val="Default"/>
        <w:jc w:val="center"/>
        <w:rPr>
          <w:ins w:id="396" w:author="Legal" w:date="2022-01-11T15:37:00Z"/>
          <w:rFonts w:asciiTheme="minorHAnsi" w:hAnsiTheme="minorHAnsi" w:cstheme="minorHAnsi"/>
          <w:b/>
          <w:bCs/>
          <w:sz w:val="20"/>
          <w:szCs w:val="20"/>
        </w:rPr>
      </w:pPr>
    </w:p>
    <w:p w14:paraId="0DB9AFDB" w14:textId="20DB2664" w:rsidR="007A1710" w:rsidRDefault="007A1710">
      <w:pPr>
        <w:pStyle w:val="Default"/>
        <w:jc w:val="center"/>
        <w:rPr>
          <w:ins w:id="397" w:author="Legal" w:date="2022-01-11T15:37:00Z"/>
          <w:rFonts w:asciiTheme="minorHAnsi" w:hAnsiTheme="minorHAnsi" w:cstheme="minorHAnsi"/>
          <w:b/>
          <w:bCs/>
          <w:sz w:val="20"/>
          <w:szCs w:val="20"/>
        </w:rPr>
      </w:pPr>
    </w:p>
    <w:p w14:paraId="125C7CE8" w14:textId="27EFDFA4" w:rsidR="007A1710" w:rsidRDefault="007A1710">
      <w:pPr>
        <w:pStyle w:val="Default"/>
        <w:jc w:val="center"/>
        <w:rPr>
          <w:ins w:id="398" w:author="Legal" w:date="2022-01-11T15:37:00Z"/>
          <w:rFonts w:asciiTheme="minorHAnsi" w:hAnsiTheme="minorHAnsi" w:cstheme="minorHAnsi"/>
          <w:b/>
          <w:bCs/>
          <w:sz w:val="20"/>
          <w:szCs w:val="20"/>
        </w:rPr>
      </w:pPr>
    </w:p>
    <w:p w14:paraId="38635811" w14:textId="77777777" w:rsidR="007A1710" w:rsidRDefault="007A1710">
      <w:pPr>
        <w:pStyle w:val="Default"/>
        <w:jc w:val="center"/>
        <w:rPr>
          <w:rFonts w:asciiTheme="minorHAnsi" w:hAnsiTheme="minorHAnsi" w:cstheme="minorHAnsi"/>
          <w:b/>
          <w:bCs/>
          <w:sz w:val="20"/>
          <w:szCs w:val="20"/>
        </w:rPr>
      </w:pPr>
    </w:p>
    <w:p w14:paraId="6E0A33F9" w14:textId="77777777" w:rsidR="000342F3" w:rsidRDefault="000342F3">
      <w:pPr>
        <w:pStyle w:val="Default"/>
        <w:jc w:val="center"/>
        <w:rPr>
          <w:rFonts w:asciiTheme="minorHAnsi" w:hAnsiTheme="minorHAnsi" w:cstheme="minorHAnsi"/>
          <w:b/>
          <w:bCs/>
          <w:sz w:val="20"/>
          <w:szCs w:val="20"/>
        </w:rPr>
      </w:pPr>
    </w:p>
    <w:p w14:paraId="6E2D0931" w14:textId="77777777" w:rsidR="000342F3" w:rsidRDefault="000342F3">
      <w:pPr>
        <w:pStyle w:val="Default"/>
        <w:jc w:val="center"/>
        <w:rPr>
          <w:rFonts w:asciiTheme="minorHAnsi" w:hAnsiTheme="minorHAnsi" w:cstheme="minorHAnsi"/>
          <w:b/>
          <w:bCs/>
          <w:sz w:val="20"/>
          <w:szCs w:val="20"/>
        </w:rPr>
      </w:pPr>
    </w:p>
    <w:p w14:paraId="6CB8F598" w14:textId="77777777" w:rsidR="000342F3" w:rsidRDefault="000342F3">
      <w:pPr>
        <w:pStyle w:val="Default"/>
        <w:jc w:val="center"/>
        <w:rPr>
          <w:rFonts w:asciiTheme="minorHAnsi" w:hAnsiTheme="minorHAnsi" w:cstheme="minorHAnsi"/>
          <w:b/>
          <w:bCs/>
          <w:sz w:val="20"/>
          <w:szCs w:val="20"/>
        </w:rPr>
      </w:pPr>
    </w:p>
    <w:p w14:paraId="7C244487" w14:textId="77777777" w:rsidR="000342F3" w:rsidRDefault="000342F3">
      <w:pPr>
        <w:pStyle w:val="Default"/>
        <w:jc w:val="center"/>
        <w:rPr>
          <w:rFonts w:asciiTheme="minorHAnsi" w:hAnsiTheme="minorHAnsi" w:cstheme="minorHAnsi"/>
          <w:b/>
          <w:bCs/>
          <w:sz w:val="20"/>
          <w:szCs w:val="20"/>
        </w:rPr>
      </w:pPr>
    </w:p>
    <w:p w14:paraId="5D3F50BC" w14:textId="77777777" w:rsidR="000342F3" w:rsidRDefault="000342F3">
      <w:pPr>
        <w:pStyle w:val="Default"/>
        <w:jc w:val="center"/>
        <w:rPr>
          <w:rFonts w:asciiTheme="minorHAnsi" w:hAnsiTheme="minorHAnsi" w:cstheme="minorHAnsi"/>
          <w:b/>
          <w:bCs/>
          <w:sz w:val="20"/>
          <w:szCs w:val="20"/>
        </w:rPr>
      </w:pPr>
    </w:p>
    <w:p w14:paraId="3940793C" w14:textId="77777777" w:rsidR="000342F3" w:rsidRDefault="000342F3">
      <w:pPr>
        <w:pStyle w:val="Default"/>
        <w:jc w:val="center"/>
        <w:rPr>
          <w:rFonts w:asciiTheme="minorHAnsi" w:hAnsiTheme="minorHAnsi" w:cstheme="minorHAnsi"/>
          <w:b/>
          <w:bCs/>
          <w:sz w:val="20"/>
          <w:szCs w:val="20"/>
        </w:rPr>
      </w:pPr>
    </w:p>
    <w:p w14:paraId="37C82B63" w14:textId="77777777" w:rsidR="007A1710" w:rsidRPr="00A97628" w:rsidRDefault="007A1710" w:rsidP="007A1710">
      <w:pPr>
        <w:pStyle w:val="Default"/>
        <w:jc w:val="center"/>
        <w:rPr>
          <w:ins w:id="399" w:author="Legal" w:date="2022-01-11T15:34:00Z"/>
          <w:rFonts w:ascii="Arial" w:hAnsi="Arial" w:cs="Arial"/>
          <w:b/>
          <w:bCs/>
          <w:sz w:val="20"/>
          <w:szCs w:val="20"/>
        </w:rPr>
      </w:pPr>
      <w:ins w:id="400" w:author="Legal" w:date="2022-01-11T15:34:00Z">
        <w:r w:rsidRPr="00A97628">
          <w:rPr>
            <w:rFonts w:ascii="Arial" w:hAnsi="Arial" w:cs="Arial"/>
            <w:b/>
            <w:bCs/>
            <w:sz w:val="20"/>
            <w:szCs w:val="20"/>
          </w:rPr>
          <w:t>ANNEX D</w:t>
        </w:r>
      </w:ins>
    </w:p>
    <w:p w14:paraId="15353901" w14:textId="77777777" w:rsidR="007A1710" w:rsidRPr="00A97628" w:rsidRDefault="007A1710" w:rsidP="007A1710">
      <w:pPr>
        <w:pStyle w:val="Default"/>
        <w:jc w:val="center"/>
        <w:rPr>
          <w:ins w:id="401" w:author="Legal" w:date="2022-01-11T15:34:00Z"/>
          <w:rFonts w:ascii="Arial" w:hAnsi="Arial" w:cs="Arial"/>
          <w:b/>
          <w:bCs/>
          <w:sz w:val="20"/>
          <w:szCs w:val="20"/>
        </w:rPr>
      </w:pPr>
    </w:p>
    <w:p w14:paraId="35D88C24" w14:textId="77777777" w:rsidR="007A1710" w:rsidRPr="00A97628" w:rsidRDefault="007A1710" w:rsidP="007A1710">
      <w:pPr>
        <w:pStyle w:val="Default"/>
        <w:jc w:val="center"/>
        <w:rPr>
          <w:ins w:id="402" w:author="Legal" w:date="2022-01-11T15:34:00Z"/>
          <w:rFonts w:ascii="Arial" w:hAnsi="Arial" w:cs="Arial"/>
          <w:b/>
          <w:bCs/>
          <w:sz w:val="20"/>
          <w:szCs w:val="20"/>
        </w:rPr>
      </w:pPr>
      <w:ins w:id="403" w:author="Legal" w:date="2022-01-11T15:34:00Z">
        <w:r w:rsidRPr="00A97628">
          <w:rPr>
            <w:rFonts w:ascii="Arial" w:hAnsi="Arial" w:cs="Arial"/>
            <w:b/>
            <w:bCs/>
            <w:sz w:val="20"/>
            <w:szCs w:val="20"/>
          </w:rPr>
          <w:t>DATA TRANSFERS – Standard Contractual Clauses</w:t>
        </w:r>
      </w:ins>
    </w:p>
    <w:p w14:paraId="4F85246F" w14:textId="77777777" w:rsidR="007A1710" w:rsidRPr="00A97628" w:rsidRDefault="007A1710" w:rsidP="007A1710">
      <w:pPr>
        <w:shd w:val="clear" w:color="auto" w:fill="FFFFFF"/>
        <w:spacing w:before="100" w:beforeAutospacing="1" w:after="100" w:afterAutospacing="1" w:line="240" w:lineRule="auto"/>
        <w:jc w:val="both"/>
        <w:rPr>
          <w:ins w:id="404" w:author="Legal" w:date="2022-01-11T15:34:00Z"/>
          <w:rFonts w:ascii="Arial" w:eastAsia="Times New Roman" w:hAnsi="Arial" w:cs="Arial"/>
          <w:color w:val="404040"/>
          <w:sz w:val="20"/>
          <w:szCs w:val="20"/>
        </w:rPr>
      </w:pPr>
      <w:ins w:id="405" w:author="Legal" w:date="2022-01-11T15:34:00Z">
        <w:r w:rsidRPr="00A97628">
          <w:rPr>
            <w:rFonts w:ascii="Arial" w:eastAsia="Times New Roman" w:hAnsi="Arial" w:cs="Arial"/>
            <w:color w:val="404040"/>
            <w:sz w:val="20"/>
            <w:szCs w:val="20"/>
          </w:rPr>
          <w:t>According to the General Data Protection Regulation (GDPR), contractual clauses ensuring appropriate data protection safeguards can be used as a ground for data transfers from the EU to third countries. This includes model contract clauses – so-called standard contractual clauses (SCCs) – that have been “pre-approved” by the European Commission.</w:t>
        </w:r>
      </w:ins>
    </w:p>
    <w:p w14:paraId="41D38A9E" w14:textId="77777777" w:rsidR="007A1710" w:rsidRPr="00A97628" w:rsidRDefault="007A1710" w:rsidP="007A1710">
      <w:pPr>
        <w:shd w:val="clear" w:color="auto" w:fill="FFFFFF"/>
        <w:spacing w:before="100" w:beforeAutospacing="1" w:after="100" w:afterAutospacing="1" w:line="240" w:lineRule="auto"/>
        <w:jc w:val="both"/>
        <w:rPr>
          <w:ins w:id="406" w:author="Legal" w:date="2022-01-11T15:34:00Z"/>
          <w:rFonts w:ascii="Arial" w:eastAsia="Times New Roman" w:hAnsi="Arial" w:cs="Arial"/>
          <w:color w:val="404040"/>
          <w:sz w:val="20"/>
          <w:szCs w:val="20"/>
        </w:rPr>
      </w:pPr>
      <w:ins w:id="407" w:author="Legal" w:date="2022-01-11T15:34:00Z">
        <w:r w:rsidRPr="00A97628">
          <w:rPr>
            <w:rFonts w:ascii="Arial" w:eastAsia="Times New Roman" w:hAnsi="Arial" w:cs="Arial"/>
            <w:color w:val="404040"/>
            <w:sz w:val="20"/>
            <w:szCs w:val="20"/>
          </w:rPr>
          <w:t>On </w:t>
        </w:r>
        <w:r>
          <w:fldChar w:fldCharType="begin"/>
        </w:r>
        <w:r>
          <w:instrText xml:space="preserve"> HYPERLINK "https://ec.europa.eu/commission/presscorner/detail/en/ip_21_2847" \t "_blank" </w:instrText>
        </w:r>
        <w:r>
          <w:fldChar w:fldCharType="separate"/>
        </w:r>
        <w:r w:rsidRPr="00A97628">
          <w:rPr>
            <w:rFonts w:ascii="Arial" w:eastAsia="Times New Roman" w:hAnsi="Arial" w:cs="Arial"/>
            <w:color w:val="004494"/>
            <w:sz w:val="20"/>
            <w:szCs w:val="20"/>
            <w:u w:val="single"/>
          </w:rPr>
          <w:t>4 June 2021</w:t>
        </w:r>
        <w:r>
          <w:rPr>
            <w:rFonts w:ascii="Arial" w:eastAsia="Times New Roman" w:hAnsi="Arial" w:cs="Arial"/>
            <w:color w:val="004494"/>
            <w:sz w:val="20"/>
            <w:szCs w:val="20"/>
            <w:u w:val="single"/>
          </w:rPr>
          <w:fldChar w:fldCharType="end"/>
        </w:r>
        <w:r w:rsidRPr="00A97628">
          <w:rPr>
            <w:rFonts w:ascii="Arial" w:eastAsia="Times New Roman" w:hAnsi="Arial" w:cs="Arial"/>
            <w:color w:val="404040"/>
            <w:sz w:val="20"/>
            <w:szCs w:val="20"/>
          </w:rPr>
          <w:t>, the European Commission issued modernized standard contractual clauses under the GDPR for data transfers from controllers or processors in the EU/EEA (or otherwise subject to the GDPR) to controllers or processors established outside the EU/EEA (and not subject to the GDPR):</w:t>
        </w:r>
      </w:ins>
    </w:p>
    <w:p w14:paraId="6B79B67F" w14:textId="77777777" w:rsidR="007A1710" w:rsidRPr="00A97628" w:rsidRDefault="007A1710" w:rsidP="007A1710">
      <w:pPr>
        <w:shd w:val="clear" w:color="auto" w:fill="FFFFFF"/>
        <w:spacing w:after="100" w:afterAutospacing="1" w:line="240" w:lineRule="auto"/>
        <w:jc w:val="both"/>
        <w:rPr>
          <w:ins w:id="408" w:author="Legal" w:date="2022-01-11T15:34:00Z"/>
          <w:rFonts w:ascii="Arial" w:eastAsia="Times New Roman" w:hAnsi="Arial" w:cs="Arial"/>
          <w:color w:val="404040"/>
          <w:sz w:val="20"/>
          <w:szCs w:val="20"/>
        </w:rPr>
      </w:pPr>
      <w:ins w:id="409" w:author="Legal" w:date="2022-01-11T15:34:00Z">
        <w:r w:rsidRPr="00A97628">
          <w:rPr>
            <w:rFonts w:ascii="Arial" w:eastAsia="Times New Roman" w:hAnsi="Arial" w:cs="Arial"/>
            <w:color w:val="404040"/>
            <w:sz w:val="20"/>
            <w:szCs w:val="20"/>
          </w:rPr>
          <w:t xml:space="preserve">These modernized SCCs will replace the three sets of SCCs that were adopted under the previous Data Protection Directive 95/46., and available here: </w:t>
        </w:r>
        <w:r>
          <w:fldChar w:fldCharType="begin"/>
        </w:r>
        <w:r>
          <w:instrText xml:space="preserve"> HYPERLINK "https://eur-lex.europa.eu/eli/dec_impl/2021/914/oj?uri=CELEX%3A32021D0914&amp;locale=en" </w:instrText>
        </w:r>
        <w:r>
          <w:fldChar w:fldCharType="separate"/>
        </w:r>
        <w:r w:rsidRPr="00A97628">
          <w:rPr>
            <w:rStyle w:val="Hyperlink"/>
            <w:rFonts w:ascii="Arial" w:eastAsia="Times New Roman" w:hAnsi="Arial" w:cs="Arial"/>
            <w:sz w:val="20"/>
            <w:szCs w:val="20"/>
          </w:rPr>
          <w:t>https://eur-lex.europa.eu/eli/dec_impl/2021/914/oj?uri=CELEX%3A32021D0914&amp;locale=en</w:t>
        </w:r>
        <w:r>
          <w:rPr>
            <w:rStyle w:val="Hyperlink"/>
            <w:rFonts w:ascii="Arial" w:eastAsia="Times New Roman" w:hAnsi="Arial" w:cs="Arial"/>
            <w:sz w:val="20"/>
            <w:szCs w:val="20"/>
          </w:rPr>
          <w:fldChar w:fldCharType="end"/>
        </w:r>
        <w:r w:rsidRPr="00A97628">
          <w:rPr>
            <w:rFonts w:ascii="Arial" w:eastAsia="Times New Roman" w:hAnsi="Arial" w:cs="Arial"/>
            <w:color w:val="404040"/>
            <w:sz w:val="20"/>
            <w:szCs w:val="20"/>
          </w:rPr>
          <w:t xml:space="preserve">  </w:t>
        </w:r>
      </w:ins>
    </w:p>
    <w:p w14:paraId="375B23F1" w14:textId="77777777" w:rsidR="007A1710" w:rsidRPr="00A97628" w:rsidRDefault="007A1710" w:rsidP="007A1710">
      <w:pPr>
        <w:pStyle w:val="Default"/>
        <w:spacing w:after="240"/>
        <w:ind w:left="540"/>
        <w:jc w:val="both"/>
        <w:rPr>
          <w:ins w:id="410" w:author="Legal" w:date="2022-01-11T15:34:00Z"/>
          <w:rFonts w:ascii="Arial" w:hAnsi="Arial" w:cs="Arial"/>
          <w:sz w:val="20"/>
          <w:szCs w:val="20"/>
        </w:rPr>
      </w:pPr>
      <w:ins w:id="411" w:author="Legal" w:date="2022-01-11T15:34:00Z">
        <w:r w:rsidRPr="00A97628">
          <w:rPr>
            <w:rFonts w:ascii="Arial" w:hAnsi="Arial" w:cs="Arial"/>
            <w:b/>
            <w:bCs/>
            <w:sz w:val="20"/>
            <w:szCs w:val="20"/>
          </w:rPr>
          <w:t xml:space="preserve">The Parties herein agree to be bound by Standard Contractual Clauses (SCC), </w:t>
        </w:r>
        <w:r w:rsidRPr="00A97628">
          <w:rPr>
            <w:rFonts w:ascii="Arial" w:hAnsi="Arial" w:cs="Arial"/>
            <w:sz w:val="20"/>
            <w:szCs w:val="20"/>
          </w:rPr>
          <w:t>the SCC shall be hereby incorporated by this reference to this Agreement as legally binding and duly executed agreement between the Parties, and:</w:t>
        </w:r>
      </w:ins>
    </w:p>
    <w:p w14:paraId="3E7EAD7E" w14:textId="77777777" w:rsidR="007A1710" w:rsidRPr="00A97628" w:rsidRDefault="007A1710" w:rsidP="007A1710">
      <w:pPr>
        <w:pStyle w:val="Default"/>
        <w:numPr>
          <w:ilvl w:val="0"/>
          <w:numId w:val="19"/>
        </w:numPr>
        <w:spacing w:after="240"/>
        <w:jc w:val="both"/>
        <w:rPr>
          <w:ins w:id="412" w:author="Legal" w:date="2022-01-11T15:34:00Z"/>
          <w:rFonts w:ascii="Arial" w:hAnsi="Arial" w:cs="Arial"/>
          <w:sz w:val="20"/>
          <w:szCs w:val="20"/>
        </w:rPr>
      </w:pPr>
      <w:ins w:id="413" w:author="Legal" w:date="2022-01-11T15:34:00Z">
        <w:r w:rsidRPr="00A97628">
          <w:rPr>
            <w:rFonts w:ascii="Arial" w:hAnsi="Arial" w:cs="Arial"/>
            <w:sz w:val="20"/>
            <w:szCs w:val="20"/>
          </w:rPr>
          <w:t>Data Controller shall be considered as the 'data exporter' and Data Processor shall be considered as the 'data importer</w:t>
        </w:r>
        <w:proofErr w:type="gramStart"/>
        <w:r w:rsidRPr="00A97628">
          <w:rPr>
            <w:rFonts w:ascii="Arial" w:hAnsi="Arial" w:cs="Arial"/>
            <w:sz w:val="20"/>
            <w:szCs w:val="20"/>
          </w:rPr>
          <w:t>';</w:t>
        </w:r>
        <w:proofErr w:type="gramEnd"/>
      </w:ins>
    </w:p>
    <w:p w14:paraId="1CD2858E" w14:textId="77777777" w:rsidR="007A1710" w:rsidRPr="00A97628" w:rsidRDefault="007A1710" w:rsidP="007A1710">
      <w:pPr>
        <w:pStyle w:val="Default"/>
        <w:numPr>
          <w:ilvl w:val="0"/>
          <w:numId w:val="19"/>
        </w:numPr>
        <w:spacing w:after="240"/>
        <w:jc w:val="both"/>
        <w:rPr>
          <w:ins w:id="414" w:author="Legal" w:date="2022-01-11T15:34:00Z"/>
          <w:rFonts w:ascii="Arial" w:hAnsi="Arial" w:cs="Arial"/>
          <w:sz w:val="20"/>
          <w:szCs w:val="20"/>
        </w:rPr>
      </w:pPr>
      <w:ins w:id="415" w:author="Legal" w:date="2022-01-11T15:34:00Z">
        <w:r w:rsidRPr="00A97628">
          <w:rPr>
            <w:rFonts w:ascii="Arial" w:hAnsi="Arial" w:cs="Arial"/>
            <w:sz w:val="20"/>
            <w:szCs w:val="20"/>
          </w:rPr>
          <w:t xml:space="preserve">Parties select “MODULE TWO: Transfer controller to processor” as an applicable module for the relationship under the Terms and the </w:t>
        </w:r>
        <w:proofErr w:type="gramStart"/>
        <w:r w:rsidRPr="00A97628">
          <w:rPr>
            <w:rFonts w:ascii="Arial" w:hAnsi="Arial" w:cs="Arial"/>
            <w:sz w:val="20"/>
            <w:szCs w:val="20"/>
          </w:rPr>
          <w:t>Agreement;</w:t>
        </w:r>
        <w:proofErr w:type="gramEnd"/>
      </w:ins>
    </w:p>
    <w:p w14:paraId="535A56B3" w14:textId="77777777" w:rsidR="007A1710" w:rsidRPr="00A97628" w:rsidRDefault="007A1710" w:rsidP="007A1710">
      <w:pPr>
        <w:pStyle w:val="Default"/>
        <w:numPr>
          <w:ilvl w:val="0"/>
          <w:numId w:val="19"/>
        </w:numPr>
        <w:spacing w:after="240"/>
        <w:jc w:val="both"/>
        <w:rPr>
          <w:ins w:id="416" w:author="Legal" w:date="2022-01-11T15:34:00Z"/>
          <w:rFonts w:ascii="Arial" w:hAnsi="Arial" w:cs="Arial"/>
          <w:sz w:val="20"/>
          <w:szCs w:val="20"/>
        </w:rPr>
      </w:pPr>
      <w:ins w:id="417" w:author="Legal" w:date="2022-01-11T15:34:00Z">
        <w:r w:rsidRPr="00A97628">
          <w:rPr>
            <w:rFonts w:ascii="Arial" w:hAnsi="Arial" w:cs="Arial"/>
            <w:sz w:val="20"/>
            <w:szCs w:val="20"/>
          </w:rPr>
          <w:t xml:space="preserve">Parties include the optional Docking clause in the SCC. The parties transferring Personal Data to, or receiving Personal Data from the new party shall undertake the obligations of data importer or data exporter, as applicable, in relation to the new </w:t>
        </w:r>
        <w:proofErr w:type="gramStart"/>
        <w:r w:rsidRPr="00A97628">
          <w:rPr>
            <w:rFonts w:ascii="Arial" w:hAnsi="Arial" w:cs="Arial"/>
            <w:sz w:val="20"/>
            <w:szCs w:val="20"/>
          </w:rPr>
          <w:t>party;</w:t>
        </w:r>
        <w:proofErr w:type="gramEnd"/>
        <w:r w:rsidRPr="00A97628">
          <w:rPr>
            <w:rFonts w:ascii="Arial" w:hAnsi="Arial" w:cs="Arial"/>
            <w:sz w:val="20"/>
            <w:szCs w:val="20"/>
          </w:rPr>
          <w:t xml:space="preserve"> </w:t>
        </w:r>
      </w:ins>
    </w:p>
    <w:p w14:paraId="4BBD011F" w14:textId="77777777" w:rsidR="007A1710" w:rsidRPr="00A97628" w:rsidRDefault="007A1710" w:rsidP="007A1710">
      <w:pPr>
        <w:pStyle w:val="Default"/>
        <w:numPr>
          <w:ilvl w:val="0"/>
          <w:numId w:val="19"/>
        </w:numPr>
        <w:spacing w:after="240"/>
        <w:jc w:val="both"/>
        <w:rPr>
          <w:ins w:id="418" w:author="Legal" w:date="2022-01-11T15:34:00Z"/>
          <w:rFonts w:ascii="Arial" w:hAnsi="Arial" w:cs="Arial"/>
          <w:sz w:val="20"/>
          <w:szCs w:val="20"/>
        </w:rPr>
      </w:pPr>
      <w:ins w:id="419" w:author="Legal" w:date="2022-01-11T15:34:00Z">
        <w:r w:rsidRPr="00A97628">
          <w:rPr>
            <w:rFonts w:ascii="Arial" w:hAnsi="Arial" w:cs="Arial"/>
            <w:sz w:val="20"/>
            <w:szCs w:val="20"/>
          </w:rPr>
          <w:t>Parties select OPTION 2: GENERAL WRITTEN AUTHORISATION for the use of Sub-processors in clause 9 of the SCCs and formulate it as follows: “The data importer has the data exporter's general authorization for the engagement of sub-processor(s) from an agreed list. The data importer shall specifically inform the data exporter in writing of any intended changes to that list through the addition or replacement of sub-processors at least 20 days in advance, thereby giving the data exporter sufficient time to be able to object to such changes prior to the engagement of the sub-processor(s). The data importer shall provide the data exporter with the information necessary to enable the data exporter to exercise its right to object</w:t>
        </w:r>
        <w:proofErr w:type="gramStart"/>
        <w:r w:rsidRPr="00A97628">
          <w:rPr>
            <w:rFonts w:ascii="Arial" w:hAnsi="Arial" w:cs="Arial"/>
            <w:sz w:val="20"/>
            <w:szCs w:val="20"/>
          </w:rPr>
          <w:t>”;</w:t>
        </w:r>
        <w:proofErr w:type="gramEnd"/>
      </w:ins>
    </w:p>
    <w:p w14:paraId="2CE0D1E9" w14:textId="77777777" w:rsidR="007A1710" w:rsidRPr="00A97628" w:rsidRDefault="007A1710" w:rsidP="007A1710">
      <w:pPr>
        <w:pStyle w:val="Default"/>
        <w:numPr>
          <w:ilvl w:val="0"/>
          <w:numId w:val="19"/>
        </w:numPr>
        <w:spacing w:after="240"/>
        <w:jc w:val="both"/>
        <w:rPr>
          <w:ins w:id="420" w:author="Legal" w:date="2022-01-11T15:34:00Z"/>
          <w:rFonts w:ascii="Arial" w:hAnsi="Arial" w:cs="Arial"/>
          <w:sz w:val="20"/>
          <w:szCs w:val="20"/>
        </w:rPr>
      </w:pPr>
      <w:ins w:id="421" w:author="Legal" w:date="2022-01-11T15:34:00Z">
        <w:r w:rsidRPr="00A97628">
          <w:rPr>
            <w:rFonts w:ascii="Arial" w:hAnsi="Arial" w:cs="Arial"/>
            <w:sz w:val="20"/>
            <w:szCs w:val="20"/>
          </w:rPr>
          <w:t xml:space="preserve">the parties agree that Dutch Data Protection Authority shall be the competent supervisory authority for matters related to Personal Data transfers to third countries in accordance </w:t>
        </w:r>
        <w:proofErr w:type="gramStart"/>
        <w:r w:rsidRPr="00A97628">
          <w:rPr>
            <w:rFonts w:ascii="Arial" w:hAnsi="Arial" w:cs="Arial"/>
            <w:sz w:val="20"/>
            <w:szCs w:val="20"/>
          </w:rPr>
          <w:t>to</w:t>
        </w:r>
        <w:proofErr w:type="gramEnd"/>
        <w:r w:rsidRPr="00A97628">
          <w:rPr>
            <w:rFonts w:ascii="Arial" w:hAnsi="Arial" w:cs="Arial"/>
            <w:sz w:val="20"/>
            <w:szCs w:val="20"/>
          </w:rPr>
          <w:t xml:space="preserve"> this Agreement. In all cases where the SCCs require to specify country or a Member State (especially in clauses 17 and 18) parties agree to use the Netherlands as their primary </w:t>
        </w:r>
        <w:proofErr w:type="gramStart"/>
        <w:r w:rsidRPr="00A97628">
          <w:rPr>
            <w:rFonts w:ascii="Arial" w:hAnsi="Arial" w:cs="Arial"/>
            <w:sz w:val="20"/>
            <w:szCs w:val="20"/>
          </w:rPr>
          <w:t>selection;</w:t>
        </w:r>
        <w:proofErr w:type="gramEnd"/>
      </w:ins>
    </w:p>
    <w:p w14:paraId="47E1B4B5" w14:textId="77777777" w:rsidR="007A1710" w:rsidRPr="00A97628" w:rsidRDefault="007A1710" w:rsidP="007A1710">
      <w:pPr>
        <w:pStyle w:val="Default"/>
        <w:numPr>
          <w:ilvl w:val="0"/>
          <w:numId w:val="19"/>
        </w:numPr>
        <w:spacing w:after="240"/>
        <w:jc w:val="both"/>
        <w:rPr>
          <w:ins w:id="422" w:author="Legal" w:date="2022-01-11T15:34:00Z"/>
          <w:rFonts w:ascii="Arial" w:hAnsi="Arial" w:cs="Arial"/>
          <w:sz w:val="20"/>
          <w:szCs w:val="20"/>
        </w:rPr>
      </w:pPr>
      <w:ins w:id="423" w:author="Legal" w:date="2022-01-11T15:34:00Z">
        <w:r w:rsidRPr="00A97628">
          <w:rPr>
            <w:rFonts w:ascii="Arial" w:hAnsi="Arial" w:cs="Arial"/>
            <w:sz w:val="20"/>
            <w:szCs w:val="20"/>
          </w:rPr>
          <w:t>Annex A of the Agreement shall be considered as Annex I and II to the SCCs.</w:t>
        </w:r>
      </w:ins>
    </w:p>
    <w:p w14:paraId="38DE4E29" w14:textId="77777777" w:rsidR="007A1710" w:rsidRPr="00A97628" w:rsidRDefault="007A1710" w:rsidP="007A1710">
      <w:pPr>
        <w:pStyle w:val="Default"/>
        <w:spacing w:after="240"/>
        <w:ind w:left="810"/>
        <w:jc w:val="both"/>
        <w:rPr>
          <w:ins w:id="424" w:author="Legal" w:date="2022-01-11T15:34:00Z"/>
          <w:rFonts w:ascii="Arial" w:hAnsi="Arial" w:cs="Arial"/>
          <w:sz w:val="20"/>
          <w:szCs w:val="20"/>
        </w:rPr>
      </w:pPr>
    </w:p>
    <w:p w14:paraId="43693C88" w14:textId="77777777" w:rsidR="007A1710" w:rsidRPr="00A97628" w:rsidRDefault="007A1710" w:rsidP="007A1710">
      <w:pPr>
        <w:jc w:val="both"/>
        <w:rPr>
          <w:ins w:id="425" w:author="Legal" w:date="2022-01-11T15:34:00Z"/>
          <w:rFonts w:ascii="Arial" w:hAnsi="Arial" w:cs="Arial"/>
          <w:b/>
          <w:bCs/>
          <w:sz w:val="20"/>
          <w:szCs w:val="20"/>
        </w:rPr>
      </w:pPr>
      <w:ins w:id="426" w:author="Legal" w:date="2022-01-11T15:34:00Z">
        <w:r w:rsidRPr="00A97628">
          <w:rPr>
            <w:rFonts w:ascii="Arial" w:hAnsi="Arial" w:cs="Arial"/>
            <w:b/>
            <w:bCs/>
            <w:sz w:val="20"/>
            <w:szCs w:val="20"/>
          </w:rPr>
          <w:t>When applicable, Vendor shall ensure to have an approved and completed SCC in place with Sub-Processor (when those are authorized subject to Section 7 of the DPA), as per Module 3 – transfers Processor to Processor.</w:t>
        </w:r>
      </w:ins>
    </w:p>
    <w:p w14:paraId="0303C5A0" w14:textId="02929587" w:rsidR="000342F3" w:rsidDel="00054732" w:rsidRDefault="000342F3">
      <w:pPr>
        <w:pStyle w:val="Default"/>
        <w:jc w:val="center"/>
        <w:rPr>
          <w:del w:id="427" w:author="Legal" w:date="2021-11-30T18:56:00Z"/>
          <w:rFonts w:asciiTheme="minorHAnsi" w:hAnsiTheme="minorHAnsi" w:cstheme="minorHAnsi"/>
          <w:b/>
          <w:bCs/>
          <w:sz w:val="20"/>
          <w:szCs w:val="20"/>
        </w:rPr>
      </w:pPr>
    </w:p>
    <w:p w14:paraId="0A0171D5" w14:textId="4C7F15F7" w:rsidR="000342F3" w:rsidDel="00054732" w:rsidRDefault="000342F3">
      <w:pPr>
        <w:pStyle w:val="Default"/>
        <w:jc w:val="center"/>
        <w:rPr>
          <w:del w:id="428" w:author="Legal" w:date="2021-11-30T18:56:00Z"/>
          <w:rFonts w:asciiTheme="minorHAnsi" w:hAnsiTheme="minorHAnsi" w:cstheme="minorHAnsi"/>
          <w:b/>
          <w:bCs/>
          <w:sz w:val="20"/>
          <w:szCs w:val="20"/>
        </w:rPr>
      </w:pPr>
    </w:p>
    <w:p w14:paraId="52ED332C" w14:textId="427A735E" w:rsidR="000342F3" w:rsidDel="00054732" w:rsidRDefault="000342F3">
      <w:pPr>
        <w:pStyle w:val="Default"/>
        <w:jc w:val="center"/>
        <w:rPr>
          <w:del w:id="429" w:author="Legal" w:date="2021-11-30T18:56:00Z"/>
          <w:rFonts w:asciiTheme="minorHAnsi" w:hAnsiTheme="minorHAnsi" w:cstheme="minorHAnsi"/>
          <w:b/>
          <w:bCs/>
          <w:sz w:val="20"/>
          <w:szCs w:val="20"/>
        </w:rPr>
      </w:pPr>
    </w:p>
    <w:p w14:paraId="1C428430" w14:textId="6EA8A514" w:rsidR="000342F3" w:rsidDel="00054732" w:rsidRDefault="000342F3">
      <w:pPr>
        <w:pStyle w:val="Default"/>
        <w:jc w:val="center"/>
        <w:rPr>
          <w:del w:id="430" w:author="Legal" w:date="2021-11-30T18:56:00Z"/>
          <w:rFonts w:asciiTheme="minorHAnsi" w:hAnsiTheme="minorHAnsi" w:cstheme="minorHAnsi"/>
          <w:b/>
          <w:bCs/>
          <w:sz w:val="20"/>
          <w:szCs w:val="20"/>
        </w:rPr>
      </w:pPr>
    </w:p>
    <w:p w14:paraId="301FB5F4" w14:textId="56D1D87D" w:rsidR="000342F3" w:rsidDel="00054732" w:rsidRDefault="000342F3">
      <w:pPr>
        <w:pStyle w:val="Default"/>
        <w:jc w:val="center"/>
        <w:rPr>
          <w:del w:id="431" w:author="Legal" w:date="2021-11-30T18:56:00Z"/>
          <w:rFonts w:asciiTheme="minorHAnsi" w:hAnsiTheme="minorHAnsi" w:cstheme="minorHAnsi"/>
          <w:b/>
          <w:bCs/>
          <w:sz w:val="20"/>
          <w:szCs w:val="20"/>
        </w:rPr>
      </w:pPr>
    </w:p>
    <w:p w14:paraId="0B5841C2" w14:textId="4B6B26B9" w:rsidR="000342F3" w:rsidDel="00054732" w:rsidRDefault="000342F3">
      <w:pPr>
        <w:pStyle w:val="Default"/>
        <w:jc w:val="center"/>
        <w:rPr>
          <w:del w:id="432" w:author="Legal" w:date="2021-11-30T18:56:00Z"/>
          <w:rFonts w:asciiTheme="minorHAnsi" w:hAnsiTheme="minorHAnsi" w:cstheme="minorHAnsi"/>
          <w:b/>
          <w:bCs/>
          <w:sz w:val="20"/>
          <w:szCs w:val="20"/>
        </w:rPr>
      </w:pPr>
    </w:p>
    <w:p w14:paraId="3F1FD711" w14:textId="68B975F3" w:rsidR="000342F3" w:rsidDel="00054732" w:rsidRDefault="000342F3">
      <w:pPr>
        <w:pStyle w:val="Default"/>
        <w:jc w:val="center"/>
        <w:rPr>
          <w:del w:id="433" w:author="Legal" w:date="2021-11-30T18:56:00Z"/>
          <w:rFonts w:asciiTheme="minorHAnsi" w:hAnsiTheme="minorHAnsi" w:cstheme="minorHAnsi"/>
          <w:b/>
          <w:bCs/>
          <w:sz w:val="20"/>
          <w:szCs w:val="20"/>
        </w:rPr>
      </w:pPr>
    </w:p>
    <w:p w14:paraId="33CF04C3" w14:textId="2DEED6F3" w:rsidR="000342F3" w:rsidDel="00054732" w:rsidRDefault="000342F3">
      <w:pPr>
        <w:pStyle w:val="Default"/>
        <w:jc w:val="center"/>
        <w:rPr>
          <w:del w:id="434" w:author="Legal" w:date="2021-11-30T18:56:00Z"/>
          <w:rFonts w:asciiTheme="minorHAnsi" w:hAnsiTheme="minorHAnsi" w:cstheme="minorHAnsi"/>
          <w:b/>
          <w:bCs/>
          <w:sz w:val="20"/>
          <w:szCs w:val="20"/>
        </w:rPr>
      </w:pPr>
    </w:p>
    <w:p w14:paraId="38B905F3" w14:textId="3EB902CB" w:rsidR="000342F3" w:rsidDel="00054732" w:rsidRDefault="000342F3">
      <w:pPr>
        <w:pStyle w:val="Default"/>
        <w:jc w:val="center"/>
        <w:rPr>
          <w:del w:id="435" w:author="Legal" w:date="2021-11-30T18:56:00Z"/>
          <w:rFonts w:asciiTheme="minorHAnsi" w:hAnsiTheme="minorHAnsi" w:cstheme="minorHAnsi"/>
          <w:b/>
          <w:bCs/>
          <w:sz w:val="20"/>
          <w:szCs w:val="20"/>
        </w:rPr>
      </w:pPr>
    </w:p>
    <w:p w14:paraId="2A6F2147" w14:textId="5AACE968" w:rsidR="000342F3" w:rsidDel="00054732" w:rsidRDefault="000342F3">
      <w:pPr>
        <w:pStyle w:val="Default"/>
        <w:jc w:val="center"/>
        <w:rPr>
          <w:del w:id="436" w:author="Legal" w:date="2021-11-30T18:56:00Z"/>
          <w:rFonts w:asciiTheme="minorHAnsi" w:hAnsiTheme="minorHAnsi" w:cstheme="minorHAnsi"/>
          <w:b/>
          <w:bCs/>
          <w:sz w:val="20"/>
          <w:szCs w:val="20"/>
        </w:rPr>
      </w:pPr>
    </w:p>
    <w:p w14:paraId="67B48EBC" w14:textId="36831572" w:rsidR="000342F3" w:rsidDel="00054732" w:rsidRDefault="000342F3">
      <w:pPr>
        <w:pStyle w:val="Default"/>
        <w:jc w:val="center"/>
        <w:rPr>
          <w:del w:id="437" w:author="Legal" w:date="2021-11-30T18:56:00Z"/>
          <w:rFonts w:asciiTheme="minorHAnsi" w:hAnsiTheme="minorHAnsi" w:cstheme="minorHAnsi"/>
          <w:b/>
          <w:bCs/>
          <w:sz w:val="20"/>
          <w:szCs w:val="20"/>
        </w:rPr>
      </w:pPr>
    </w:p>
    <w:p w14:paraId="3BD877FD" w14:textId="5DDA8802" w:rsidR="000342F3" w:rsidDel="00054732" w:rsidRDefault="000342F3">
      <w:pPr>
        <w:pStyle w:val="Default"/>
        <w:jc w:val="center"/>
        <w:rPr>
          <w:del w:id="438" w:author="Legal" w:date="2021-11-30T18:56:00Z"/>
          <w:rFonts w:asciiTheme="minorHAnsi" w:hAnsiTheme="minorHAnsi" w:cstheme="minorHAnsi"/>
          <w:b/>
          <w:bCs/>
          <w:sz w:val="20"/>
          <w:szCs w:val="20"/>
        </w:rPr>
      </w:pPr>
    </w:p>
    <w:p w14:paraId="1D4B472E" w14:textId="23A0AD83" w:rsidR="000342F3" w:rsidDel="00054732" w:rsidRDefault="000342F3">
      <w:pPr>
        <w:pStyle w:val="Default"/>
        <w:jc w:val="center"/>
        <w:rPr>
          <w:del w:id="439" w:author="Legal" w:date="2021-11-30T18:56:00Z"/>
          <w:rFonts w:asciiTheme="minorHAnsi" w:hAnsiTheme="minorHAnsi" w:cstheme="minorHAnsi"/>
          <w:b/>
          <w:bCs/>
          <w:sz w:val="20"/>
          <w:szCs w:val="20"/>
        </w:rPr>
      </w:pPr>
    </w:p>
    <w:p w14:paraId="693ED7F7" w14:textId="662D4CEF" w:rsidR="000342F3" w:rsidDel="00054732" w:rsidRDefault="000342F3">
      <w:pPr>
        <w:pStyle w:val="Default"/>
        <w:jc w:val="center"/>
        <w:rPr>
          <w:del w:id="440" w:author="Legal" w:date="2021-11-30T18:56:00Z"/>
          <w:rFonts w:asciiTheme="minorHAnsi" w:hAnsiTheme="minorHAnsi" w:cstheme="minorHAnsi"/>
          <w:b/>
          <w:bCs/>
          <w:sz w:val="20"/>
          <w:szCs w:val="20"/>
        </w:rPr>
      </w:pPr>
    </w:p>
    <w:p w14:paraId="56C320CF" w14:textId="72ED5E90" w:rsidR="000342F3" w:rsidDel="00054732" w:rsidRDefault="000342F3">
      <w:pPr>
        <w:pStyle w:val="Default"/>
        <w:jc w:val="center"/>
        <w:rPr>
          <w:del w:id="441" w:author="Legal" w:date="2021-11-30T18:56:00Z"/>
          <w:rFonts w:asciiTheme="minorHAnsi" w:hAnsiTheme="minorHAnsi" w:cstheme="minorHAnsi"/>
          <w:b/>
          <w:bCs/>
          <w:sz w:val="20"/>
          <w:szCs w:val="20"/>
        </w:rPr>
      </w:pPr>
    </w:p>
    <w:p w14:paraId="0BFAA827" w14:textId="1751B02D" w:rsidR="000342F3" w:rsidDel="00054732" w:rsidRDefault="000342F3">
      <w:pPr>
        <w:pStyle w:val="Default"/>
        <w:jc w:val="center"/>
        <w:rPr>
          <w:del w:id="442" w:author="Legal" w:date="2021-11-30T18:56:00Z"/>
          <w:rFonts w:asciiTheme="minorHAnsi" w:hAnsiTheme="minorHAnsi" w:cstheme="minorHAnsi"/>
          <w:b/>
          <w:bCs/>
          <w:sz w:val="20"/>
          <w:szCs w:val="20"/>
        </w:rPr>
      </w:pPr>
    </w:p>
    <w:p w14:paraId="7EB8F9DA" w14:textId="33E07D8C" w:rsidR="000342F3" w:rsidDel="00054732" w:rsidRDefault="000342F3">
      <w:pPr>
        <w:pStyle w:val="Default"/>
        <w:jc w:val="center"/>
        <w:rPr>
          <w:del w:id="443" w:author="Legal" w:date="2021-11-30T18:56:00Z"/>
          <w:rFonts w:asciiTheme="minorHAnsi" w:hAnsiTheme="minorHAnsi" w:cstheme="minorHAnsi"/>
          <w:b/>
          <w:bCs/>
          <w:sz w:val="20"/>
          <w:szCs w:val="20"/>
        </w:rPr>
      </w:pPr>
    </w:p>
    <w:p w14:paraId="182B7A8C" w14:textId="463D3D79" w:rsidR="000342F3" w:rsidDel="00054732" w:rsidRDefault="000342F3">
      <w:pPr>
        <w:pStyle w:val="Default"/>
        <w:jc w:val="center"/>
        <w:rPr>
          <w:del w:id="444" w:author="Legal" w:date="2021-11-30T18:56:00Z"/>
          <w:rFonts w:asciiTheme="minorHAnsi" w:hAnsiTheme="minorHAnsi" w:cstheme="minorHAnsi"/>
          <w:b/>
          <w:bCs/>
          <w:sz w:val="20"/>
          <w:szCs w:val="20"/>
        </w:rPr>
      </w:pPr>
    </w:p>
    <w:p w14:paraId="0F1C97E4" w14:textId="366C2E17" w:rsidR="000342F3" w:rsidDel="00054732" w:rsidRDefault="000342F3">
      <w:pPr>
        <w:pStyle w:val="Default"/>
        <w:jc w:val="center"/>
        <w:rPr>
          <w:del w:id="445" w:author="Legal" w:date="2021-11-30T18:56:00Z"/>
          <w:rFonts w:asciiTheme="minorHAnsi" w:hAnsiTheme="minorHAnsi" w:cstheme="minorHAnsi"/>
          <w:b/>
          <w:bCs/>
          <w:sz w:val="20"/>
          <w:szCs w:val="20"/>
        </w:rPr>
      </w:pPr>
    </w:p>
    <w:p w14:paraId="14A4389F" w14:textId="6F30E7BE" w:rsidR="000342F3" w:rsidDel="00054732" w:rsidRDefault="000342F3">
      <w:pPr>
        <w:pStyle w:val="Default"/>
        <w:jc w:val="center"/>
        <w:rPr>
          <w:del w:id="446" w:author="Legal" w:date="2021-11-30T18:56:00Z"/>
          <w:rFonts w:asciiTheme="minorHAnsi" w:hAnsiTheme="minorHAnsi" w:cstheme="minorHAnsi"/>
          <w:b/>
          <w:bCs/>
          <w:sz w:val="20"/>
          <w:szCs w:val="20"/>
        </w:rPr>
      </w:pPr>
    </w:p>
    <w:p w14:paraId="1C3469C7" w14:textId="4237577D" w:rsidR="000342F3" w:rsidDel="00054732" w:rsidRDefault="000342F3">
      <w:pPr>
        <w:pStyle w:val="Default"/>
        <w:jc w:val="center"/>
        <w:rPr>
          <w:del w:id="447" w:author="Legal" w:date="2021-11-30T18:56:00Z"/>
          <w:rFonts w:asciiTheme="minorHAnsi" w:hAnsiTheme="minorHAnsi" w:cstheme="minorHAnsi"/>
          <w:b/>
          <w:bCs/>
          <w:sz w:val="20"/>
          <w:szCs w:val="20"/>
        </w:rPr>
      </w:pPr>
    </w:p>
    <w:p w14:paraId="77621519" w14:textId="77777777" w:rsidR="000342F3" w:rsidRDefault="000342F3">
      <w:pPr>
        <w:pStyle w:val="Default"/>
        <w:jc w:val="center"/>
        <w:rPr>
          <w:rFonts w:asciiTheme="minorHAnsi" w:hAnsiTheme="minorHAnsi" w:cstheme="minorHAnsi"/>
          <w:b/>
          <w:bCs/>
          <w:sz w:val="20"/>
          <w:szCs w:val="20"/>
        </w:rPr>
      </w:pPr>
    </w:p>
    <w:p w14:paraId="5CAE965A" w14:textId="77777777" w:rsidR="001511A1" w:rsidRDefault="001511A1">
      <w:pPr>
        <w:pStyle w:val="Default"/>
        <w:jc w:val="center"/>
        <w:rPr>
          <w:rFonts w:asciiTheme="minorHAnsi" w:hAnsiTheme="minorHAnsi" w:cstheme="minorHAnsi"/>
          <w:b/>
          <w:bCs/>
          <w:sz w:val="20"/>
          <w:szCs w:val="20"/>
        </w:rPr>
      </w:pPr>
    </w:p>
    <w:p w14:paraId="0D598049" w14:textId="74AD6882" w:rsidR="000342F3" w:rsidDel="00054732" w:rsidRDefault="000342F3">
      <w:pPr>
        <w:pStyle w:val="Default"/>
        <w:jc w:val="center"/>
        <w:rPr>
          <w:del w:id="448" w:author="Legal" w:date="2021-11-30T18:56:00Z"/>
          <w:rFonts w:asciiTheme="minorHAnsi" w:hAnsiTheme="minorHAnsi" w:cstheme="minorHAnsi"/>
          <w:b/>
          <w:bCs/>
          <w:sz w:val="20"/>
          <w:szCs w:val="20"/>
        </w:rPr>
      </w:pPr>
      <w:commentRangeStart w:id="449"/>
      <w:commentRangeStart w:id="450"/>
      <w:commentRangeStart w:id="451"/>
      <w:del w:id="452" w:author="Legal" w:date="2021-11-30T18:56:00Z">
        <w:r w:rsidDel="00054732">
          <w:rPr>
            <w:rFonts w:asciiTheme="minorHAnsi" w:hAnsiTheme="minorHAnsi" w:cstheme="minorHAnsi"/>
            <w:b/>
            <w:bCs/>
            <w:sz w:val="20"/>
            <w:szCs w:val="20"/>
          </w:rPr>
          <w:delText xml:space="preserve">ANNEX </w:delText>
        </w:r>
        <w:r w:rsidR="001511A1" w:rsidDel="00054732">
          <w:rPr>
            <w:rFonts w:asciiTheme="minorHAnsi" w:hAnsiTheme="minorHAnsi" w:cstheme="minorHAnsi"/>
            <w:b/>
            <w:bCs/>
            <w:sz w:val="20"/>
            <w:szCs w:val="20"/>
          </w:rPr>
          <w:delText>D</w:delText>
        </w:r>
      </w:del>
    </w:p>
    <w:p w14:paraId="19A405EE" w14:textId="3B8F3AD0" w:rsidR="001511A1" w:rsidDel="00054732" w:rsidRDefault="001511A1">
      <w:pPr>
        <w:pStyle w:val="Default"/>
        <w:jc w:val="center"/>
        <w:rPr>
          <w:del w:id="453" w:author="Legal" w:date="2021-11-30T18:56:00Z"/>
          <w:rFonts w:asciiTheme="minorHAnsi" w:hAnsiTheme="minorHAnsi" w:cstheme="minorHAnsi"/>
          <w:b/>
          <w:bCs/>
          <w:sz w:val="20"/>
          <w:szCs w:val="20"/>
        </w:rPr>
      </w:pPr>
    </w:p>
    <w:p w14:paraId="181B051A" w14:textId="2D09756F" w:rsidR="008F62BE" w:rsidRPr="0086728A" w:rsidDel="00054732" w:rsidRDefault="008F62BE">
      <w:pPr>
        <w:pStyle w:val="Default"/>
        <w:jc w:val="center"/>
        <w:rPr>
          <w:del w:id="454" w:author="Legal" w:date="2021-11-30T18:56:00Z"/>
          <w:rFonts w:asciiTheme="minorHAnsi" w:hAnsiTheme="minorHAnsi" w:cstheme="minorHAnsi"/>
          <w:b/>
          <w:bCs/>
          <w:sz w:val="22"/>
          <w:szCs w:val="22"/>
        </w:rPr>
      </w:pPr>
      <w:del w:id="455" w:author="Legal" w:date="2021-11-30T18:56:00Z">
        <w:r w:rsidRPr="0086728A" w:rsidDel="00054732">
          <w:rPr>
            <w:rFonts w:asciiTheme="minorHAnsi" w:hAnsiTheme="minorHAnsi" w:cstheme="minorHAnsi"/>
            <w:b/>
            <w:bCs/>
            <w:sz w:val="20"/>
            <w:szCs w:val="20"/>
          </w:rPr>
          <w:delText>DATA TRANSFERS</w:delText>
        </w:r>
        <w:r w:rsidR="001511A1" w:rsidDel="00054732">
          <w:rPr>
            <w:rFonts w:asciiTheme="minorHAnsi" w:hAnsiTheme="minorHAnsi" w:cstheme="minorHAnsi"/>
            <w:b/>
            <w:bCs/>
            <w:sz w:val="20"/>
            <w:szCs w:val="20"/>
          </w:rPr>
          <w:delText xml:space="preserve"> – Standard Contractual Clauses</w:delText>
        </w:r>
      </w:del>
    </w:p>
    <w:commentRangeEnd w:id="449"/>
    <w:p w14:paraId="19AD9021" w14:textId="750DE7CF" w:rsidR="008F62BE" w:rsidRPr="0086728A" w:rsidDel="00054732" w:rsidRDefault="00054732" w:rsidP="0086728A">
      <w:pPr>
        <w:jc w:val="both"/>
        <w:rPr>
          <w:del w:id="456" w:author="Legal" w:date="2021-11-30T18:56:00Z"/>
          <w:rFonts w:cstheme="minorHAnsi"/>
        </w:rPr>
      </w:pPr>
      <w:del w:id="457" w:author="Legal" w:date="2021-11-30T18:56:00Z">
        <w:r w:rsidDel="00054732">
          <w:rPr>
            <w:rStyle w:val="CommentReference"/>
          </w:rPr>
          <w:commentReference w:id="449"/>
        </w:r>
      </w:del>
      <w:commentRangeEnd w:id="450"/>
      <w:r w:rsidR="00B128A3">
        <w:rPr>
          <w:rStyle w:val="CommentReference"/>
        </w:rPr>
        <w:commentReference w:id="450"/>
      </w:r>
      <w:commentRangeEnd w:id="451"/>
      <w:r w:rsidR="007A1710">
        <w:rPr>
          <w:rStyle w:val="CommentReference"/>
        </w:rPr>
        <w:commentReference w:id="451"/>
      </w:r>
    </w:p>
    <w:p w14:paraId="41F34322" w14:textId="60FD1D4A" w:rsidR="008F62BE" w:rsidRPr="0086728A" w:rsidDel="00054732" w:rsidRDefault="008F62BE" w:rsidP="0086728A">
      <w:pPr>
        <w:shd w:val="clear" w:color="auto" w:fill="FFFFFF"/>
        <w:spacing w:before="100" w:beforeAutospacing="1" w:after="100" w:afterAutospacing="1" w:line="240" w:lineRule="auto"/>
        <w:jc w:val="both"/>
        <w:rPr>
          <w:del w:id="458" w:author="Legal" w:date="2021-11-30T18:56:00Z"/>
          <w:rFonts w:eastAsia="Times New Roman" w:cstheme="minorHAnsi"/>
          <w:color w:val="404040"/>
        </w:rPr>
      </w:pPr>
      <w:del w:id="459" w:author="Legal" w:date="2021-11-30T18:56:00Z">
        <w:r w:rsidRPr="0086728A" w:rsidDel="00054732">
          <w:rPr>
            <w:rFonts w:eastAsia="Times New Roman" w:cstheme="minorHAnsi"/>
            <w:color w:val="404040"/>
          </w:rPr>
          <w:delText>According to the General Data Protection Regulation (GDPR), contractual clauses ensuring appropriate data protection safeguards can be used as a ground for data transfers from the EU to third countries. This includes model contract clauses – so-called standard contractual clauses (SCCs) – that have been “pre-approved” by the European Commission.</w:delText>
        </w:r>
      </w:del>
    </w:p>
    <w:p w14:paraId="2C63442C" w14:textId="69D718F9" w:rsidR="008F62BE" w:rsidRPr="0086728A" w:rsidDel="00054732" w:rsidRDefault="008F62BE" w:rsidP="0086728A">
      <w:pPr>
        <w:shd w:val="clear" w:color="auto" w:fill="FFFFFF"/>
        <w:spacing w:before="100" w:beforeAutospacing="1" w:after="100" w:afterAutospacing="1" w:line="240" w:lineRule="auto"/>
        <w:jc w:val="both"/>
        <w:rPr>
          <w:del w:id="460" w:author="Legal" w:date="2021-11-30T18:56:00Z"/>
          <w:rFonts w:eastAsia="Times New Roman" w:cstheme="minorHAnsi"/>
          <w:color w:val="404040"/>
        </w:rPr>
      </w:pPr>
      <w:del w:id="461" w:author="Legal" w:date="2021-11-30T18:56:00Z">
        <w:r w:rsidRPr="0086728A" w:rsidDel="00054732">
          <w:rPr>
            <w:rFonts w:eastAsia="Times New Roman" w:cstheme="minorHAnsi"/>
            <w:color w:val="404040"/>
          </w:rPr>
          <w:delText>On </w:delText>
        </w:r>
        <w:r w:rsidR="00B128A3" w:rsidDel="00054732">
          <w:fldChar w:fldCharType="begin"/>
        </w:r>
        <w:r w:rsidR="00B128A3" w:rsidDel="00054732">
          <w:delInstrText xml:space="preserve"> HYPERLINK "https://ec.europa.eu/commission/presscorner/detail/en/ip_21_2847" \t "_blank" </w:delInstrText>
        </w:r>
        <w:r w:rsidR="00B128A3" w:rsidDel="00054732">
          <w:fldChar w:fldCharType="separate"/>
        </w:r>
        <w:r w:rsidRPr="0086728A" w:rsidDel="00054732">
          <w:rPr>
            <w:rFonts w:eastAsia="Times New Roman" w:cstheme="minorHAnsi"/>
            <w:color w:val="004494"/>
            <w:u w:val="single"/>
          </w:rPr>
          <w:delText>4 June 2021</w:delText>
        </w:r>
        <w:r w:rsidR="00B128A3" w:rsidDel="00054732">
          <w:rPr>
            <w:rFonts w:eastAsia="Times New Roman" w:cstheme="minorHAnsi"/>
            <w:color w:val="004494"/>
            <w:u w:val="single"/>
          </w:rPr>
          <w:fldChar w:fldCharType="end"/>
        </w:r>
        <w:r w:rsidRPr="0086728A" w:rsidDel="00054732">
          <w:rPr>
            <w:rFonts w:eastAsia="Times New Roman" w:cstheme="minorHAnsi"/>
            <w:color w:val="404040"/>
          </w:rPr>
          <w:delText>, the</w:delText>
        </w:r>
        <w:r w:rsidDel="00054732">
          <w:rPr>
            <w:rFonts w:eastAsia="Times New Roman" w:cstheme="minorHAnsi"/>
            <w:color w:val="404040"/>
          </w:rPr>
          <w:delText xml:space="preserve"> European</w:delText>
        </w:r>
        <w:r w:rsidRPr="0086728A" w:rsidDel="00054732">
          <w:rPr>
            <w:rFonts w:eastAsia="Times New Roman" w:cstheme="minorHAnsi"/>
            <w:color w:val="404040"/>
          </w:rPr>
          <w:delText xml:space="preserve"> Commission issued modernized standard contractual clauses under the GDPR for data transfers from controllers or processors in the EU/EEA (or otherwise subject to the GDPR) to controllers or processors established outside the EU/EEA (and not subject to the GDPR):</w:delText>
        </w:r>
      </w:del>
    </w:p>
    <w:p w14:paraId="773B1722" w14:textId="3F30B23E" w:rsidR="008F62BE" w:rsidRPr="0086728A" w:rsidDel="00054732" w:rsidRDefault="008F62BE" w:rsidP="0086728A">
      <w:pPr>
        <w:shd w:val="clear" w:color="auto" w:fill="FFFFFF"/>
        <w:spacing w:after="100" w:afterAutospacing="1" w:line="240" w:lineRule="auto"/>
        <w:jc w:val="both"/>
        <w:rPr>
          <w:del w:id="462" w:author="Legal" w:date="2021-11-30T18:56:00Z"/>
          <w:rFonts w:eastAsia="Times New Roman" w:cstheme="minorHAnsi"/>
          <w:color w:val="404040"/>
        </w:rPr>
      </w:pPr>
      <w:del w:id="463" w:author="Legal" w:date="2021-11-30T18:56:00Z">
        <w:r w:rsidRPr="0086728A" w:rsidDel="00054732">
          <w:rPr>
            <w:rFonts w:eastAsia="Times New Roman" w:cstheme="minorHAnsi"/>
            <w:color w:val="404040"/>
          </w:rPr>
          <w:delText>These modernized SCCs will replace the three sets of SCCs that were adopted under the previous Data Protection Directive 95/46.</w:delText>
        </w:r>
        <w:r w:rsidDel="00054732">
          <w:rPr>
            <w:rFonts w:eastAsia="Times New Roman" w:cstheme="minorHAnsi"/>
            <w:color w:val="404040"/>
          </w:rPr>
          <w:delText xml:space="preserve">, and available here: </w:delText>
        </w:r>
        <w:r w:rsidR="00B128A3" w:rsidDel="00054732">
          <w:fldChar w:fldCharType="begin"/>
        </w:r>
        <w:r w:rsidR="00B128A3" w:rsidDel="00054732">
          <w:delInstrText xml:space="preserve"> HYPERLINK "https://eur-lex.europa.eu/eli/dec_impl/2021/914/oj?uri=CELEX%3A32021D0914&amp;locale=en" </w:delInstrText>
        </w:r>
        <w:r w:rsidR="00B128A3" w:rsidDel="00054732">
          <w:fldChar w:fldCharType="separate"/>
        </w:r>
        <w:r w:rsidRPr="00187651" w:rsidDel="00054732">
          <w:rPr>
            <w:rStyle w:val="Hyperlink"/>
            <w:rFonts w:eastAsia="Times New Roman" w:cstheme="minorHAnsi"/>
          </w:rPr>
          <w:delText>https://eur-lex.europa.eu/eli/dec_impl/2021/914/oj?uri=CELEX%3A32021D0914&amp;locale=en</w:delText>
        </w:r>
        <w:r w:rsidR="00B128A3" w:rsidDel="00054732">
          <w:rPr>
            <w:rStyle w:val="Hyperlink"/>
            <w:rFonts w:eastAsia="Times New Roman" w:cstheme="minorHAnsi"/>
          </w:rPr>
          <w:fldChar w:fldCharType="end"/>
        </w:r>
        <w:r w:rsidDel="00054732">
          <w:rPr>
            <w:rFonts w:eastAsia="Times New Roman" w:cstheme="minorHAnsi"/>
            <w:color w:val="404040"/>
          </w:rPr>
          <w:delText xml:space="preserve"> </w:delText>
        </w:r>
        <w:r w:rsidRPr="0086728A" w:rsidDel="00054732">
          <w:rPr>
            <w:rFonts w:eastAsia="Times New Roman" w:cstheme="minorHAnsi"/>
            <w:color w:val="404040"/>
          </w:rPr>
          <w:delText> </w:delText>
        </w:r>
      </w:del>
    </w:p>
    <w:p w14:paraId="2F15B2D0" w14:textId="28F0FCDF" w:rsidR="001511A1" w:rsidDel="00054732" w:rsidRDefault="008F62BE" w:rsidP="008F62BE">
      <w:pPr>
        <w:jc w:val="both"/>
        <w:rPr>
          <w:del w:id="464" w:author="Legal" w:date="2021-11-30T18:56:00Z"/>
          <w:rFonts w:cstheme="minorHAnsi"/>
          <w:b/>
          <w:bCs/>
        </w:rPr>
      </w:pPr>
      <w:del w:id="465" w:author="Legal" w:date="2021-11-30T18:56:00Z">
        <w:r w:rsidRPr="0086728A" w:rsidDel="00054732">
          <w:rPr>
            <w:rFonts w:cstheme="minorHAnsi"/>
            <w:b/>
            <w:bCs/>
          </w:rPr>
          <w:delText xml:space="preserve">The Parties herein agree to be bound by Standard Contractual Clauses (SCC), </w:delText>
        </w:r>
        <w:r w:rsidRPr="0086728A" w:rsidDel="00054732">
          <w:rPr>
            <w:rFonts w:cstheme="minorHAnsi"/>
            <w:b/>
            <w:bCs/>
            <w:highlight w:val="yellow"/>
          </w:rPr>
          <w:delText>Module 2</w:delText>
        </w:r>
        <w:r w:rsidRPr="0086728A" w:rsidDel="00054732">
          <w:rPr>
            <w:rFonts w:cstheme="minorHAnsi"/>
            <w:b/>
            <w:bCs/>
          </w:rPr>
          <w:delText xml:space="preserve"> – transfers Controller to Processor</w:delText>
        </w:r>
        <w:r w:rsidDel="00054732">
          <w:rPr>
            <w:rFonts w:cstheme="minorHAnsi"/>
            <w:b/>
            <w:bCs/>
          </w:rPr>
          <w:delText xml:space="preserve">, and </w:delText>
        </w:r>
        <w:r w:rsidRPr="0086728A" w:rsidDel="00054732">
          <w:rPr>
            <w:rFonts w:cstheme="minorHAnsi"/>
            <w:b/>
            <w:bCs/>
            <w:highlight w:val="yellow"/>
          </w:rPr>
          <w:delText>Module 4</w:delText>
        </w:r>
        <w:r w:rsidDel="00054732">
          <w:rPr>
            <w:rFonts w:cstheme="minorHAnsi"/>
            <w:b/>
            <w:bCs/>
          </w:rPr>
          <w:delText xml:space="preserve"> – transfers Processor to Controller</w:delText>
        </w:r>
        <w:r w:rsidR="001511A1" w:rsidDel="00054732">
          <w:rPr>
            <w:rFonts w:cstheme="minorHAnsi"/>
            <w:b/>
            <w:bCs/>
          </w:rPr>
          <w:delText xml:space="preserve"> (if applicable). </w:delText>
        </w:r>
      </w:del>
    </w:p>
    <w:p w14:paraId="43B20EE2" w14:textId="79C25110" w:rsidR="008F62BE" w:rsidDel="00054732" w:rsidRDefault="008F62BE" w:rsidP="008F62BE">
      <w:pPr>
        <w:jc w:val="both"/>
        <w:rPr>
          <w:del w:id="466" w:author="Legal" w:date="2021-11-30T18:56:00Z"/>
          <w:rFonts w:cstheme="minorHAnsi"/>
          <w:b/>
          <w:bCs/>
        </w:rPr>
      </w:pPr>
      <w:del w:id="467" w:author="Legal" w:date="2021-11-30T18:56:00Z">
        <w:r w:rsidRPr="0086728A" w:rsidDel="00054732">
          <w:rPr>
            <w:rFonts w:cstheme="minorHAnsi"/>
            <w:b/>
            <w:bCs/>
          </w:rPr>
          <w:delText>When appli</w:delText>
        </w:r>
        <w:r w:rsidDel="00054732">
          <w:rPr>
            <w:rFonts w:cstheme="minorHAnsi"/>
            <w:b/>
            <w:bCs/>
          </w:rPr>
          <w:delText>c</w:delText>
        </w:r>
        <w:r w:rsidRPr="0086728A" w:rsidDel="00054732">
          <w:rPr>
            <w:rFonts w:cstheme="minorHAnsi"/>
            <w:b/>
            <w:bCs/>
          </w:rPr>
          <w:delText xml:space="preserve">able, Vendor shall ensure to have an approved and completed SCC in place with Sub-Processor (when those are authorized subject to Section 7 of the DPA), as per </w:delText>
        </w:r>
        <w:r w:rsidRPr="0086728A" w:rsidDel="00054732">
          <w:rPr>
            <w:rFonts w:cstheme="minorHAnsi"/>
            <w:b/>
            <w:bCs/>
            <w:highlight w:val="yellow"/>
          </w:rPr>
          <w:delText>Module 3</w:delText>
        </w:r>
        <w:r w:rsidRPr="0086728A" w:rsidDel="00054732">
          <w:rPr>
            <w:rFonts w:cstheme="minorHAnsi"/>
            <w:b/>
            <w:bCs/>
          </w:rPr>
          <w:delText xml:space="preserve"> – transfers Processor to Processor.</w:delText>
        </w:r>
      </w:del>
    </w:p>
    <w:p w14:paraId="4B6DA98F" w14:textId="2EACC95A" w:rsidR="001511A1" w:rsidDel="00054732" w:rsidRDefault="001511A1" w:rsidP="008F62BE">
      <w:pPr>
        <w:jc w:val="both"/>
        <w:rPr>
          <w:del w:id="468" w:author="Legal" w:date="2021-11-30T18:56:00Z"/>
          <w:rFonts w:cstheme="minorHAnsi"/>
          <w:b/>
          <w:bCs/>
        </w:rPr>
      </w:pPr>
    </w:p>
    <w:p w14:paraId="51FF1EF4" w14:textId="05D692DD" w:rsidR="001511A1" w:rsidDel="00054732" w:rsidRDefault="001511A1" w:rsidP="008F62BE">
      <w:pPr>
        <w:jc w:val="both"/>
        <w:rPr>
          <w:del w:id="469" w:author="Legal" w:date="2021-11-30T18:56:00Z"/>
          <w:rFonts w:cstheme="minorHAnsi"/>
          <w:b/>
          <w:bCs/>
        </w:rPr>
      </w:pPr>
      <w:del w:id="470" w:author="Legal" w:date="2021-11-30T18:56:00Z">
        <w:r w:rsidRPr="0086728A" w:rsidDel="00054732">
          <w:rPr>
            <w:rFonts w:cstheme="minorHAnsi"/>
            <w:b/>
            <w:bCs/>
            <w:highlight w:val="yellow"/>
          </w:rPr>
          <w:delText>[Action Required]</w:delText>
        </w:r>
      </w:del>
    </w:p>
    <w:p w14:paraId="253FBA5F" w14:textId="00C43785" w:rsidR="001511A1" w:rsidRPr="001511A1" w:rsidDel="00054732" w:rsidRDefault="001511A1" w:rsidP="008F62BE">
      <w:pPr>
        <w:jc w:val="both"/>
        <w:rPr>
          <w:del w:id="471" w:author="Legal" w:date="2021-11-30T18:56:00Z"/>
          <w:rFonts w:cstheme="minorHAnsi"/>
        </w:rPr>
      </w:pPr>
      <w:del w:id="472" w:author="Legal" w:date="2021-11-30T18:56:00Z">
        <w:r w:rsidDel="00054732">
          <w:rPr>
            <w:rFonts w:cstheme="minorHAnsi"/>
          </w:rPr>
          <w:delText>The parties shall complete, attach and sign the applicable Module of the SCC.</w:delText>
        </w:r>
      </w:del>
    </w:p>
    <w:p w14:paraId="3C62EAA1" w14:textId="77777777" w:rsidR="008F62BE" w:rsidRPr="0086728A" w:rsidRDefault="008F62BE" w:rsidP="0086728A">
      <w:pPr>
        <w:pStyle w:val="oj-normal"/>
        <w:shd w:val="clear" w:color="auto" w:fill="FFFFFF"/>
        <w:spacing w:before="120" w:beforeAutospacing="0" w:after="0" w:afterAutospacing="0" w:line="312" w:lineRule="atLeast"/>
        <w:jc w:val="both"/>
        <w:rPr>
          <w:rFonts w:cstheme="minorHAnsi"/>
        </w:rPr>
      </w:pPr>
    </w:p>
    <w:sectPr w:rsidR="008F62BE" w:rsidRPr="0086728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egal" w:date="2022-01-11T15:39:00Z" w:initials="MOU">
    <w:p w14:paraId="6DDAE58B" w14:textId="27B32096" w:rsidR="00B03EB9" w:rsidRDefault="00B03EB9">
      <w:pPr>
        <w:pStyle w:val="CommentText"/>
      </w:pPr>
      <w:r>
        <w:rPr>
          <w:rStyle w:val="CommentReference"/>
        </w:rPr>
        <w:annotationRef/>
      </w:r>
      <w:r>
        <w:t xml:space="preserve">Please doublecheck GDPR, there is no such term as Sub-Processor. 28 Article of GDPR indicates Sub-processors as other processors, due to this reason we remain the clause 2.14. </w:t>
      </w:r>
    </w:p>
  </w:comment>
  <w:comment w:id="3" w:author="Legal" w:date="2021-11-29T15:45:00Z" w:initials="MOU">
    <w:p w14:paraId="14D93951" w14:textId="5D38685A" w:rsidR="0037655E" w:rsidRDefault="0037655E" w:rsidP="00E4538D">
      <w:pPr>
        <w:pStyle w:val="CommentText"/>
      </w:pPr>
      <w:r>
        <w:rPr>
          <w:rStyle w:val="CommentReference"/>
        </w:rPr>
        <w:annotationRef/>
      </w:r>
      <w:r>
        <w:rPr>
          <w:rStyle w:val="CommentReference"/>
        </w:rPr>
        <w:t>In the definition provided Modules are only Module Two and Module Three. As SCC contains more Modules than those mentioned herein, we suggest amendment of the clause as provided.</w:t>
      </w:r>
    </w:p>
  </w:comment>
  <w:comment w:id="4" w:author="JQvHcY3EDfqD4M3r" w:date="2021-12-09T13:10:00Z" w:initials="J">
    <w:p w14:paraId="13ACE6EB" w14:textId="77777777" w:rsidR="00E4538D" w:rsidRDefault="00E4538D" w:rsidP="00BE3676">
      <w:pPr>
        <w:pStyle w:val="CommentText"/>
      </w:pPr>
      <w:r>
        <w:rPr>
          <w:rStyle w:val="CommentReference"/>
        </w:rPr>
        <w:annotationRef/>
      </w:r>
      <w:r>
        <w:t xml:space="preserve">Please refer to Annex D for the specifics. This definition applied to all DPA's signed by Avanquest and vendors. </w:t>
      </w:r>
    </w:p>
  </w:comment>
  <w:comment w:id="9" w:author="JQvHcY3EDfqD4M3r" w:date="2021-12-09T13:12:00Z" w:initials="J">
    <w:p w14:paraId="7F9602F2" w14:textId="77777777" w:rsidR="00E4538D" w:rsidRDefault="00E4538D" w:rsidP="000159AE">
      <w:pPr>
        <w:pStyle w:val="CommentText"/>
      </w:pPr>
      <w:r>
        <w:rPr>
          <w:rStyle w:val="CommentReference"/>
        </w:rPr>
        <w:annotationRef/>
      </w:r>
      <w:r>
        <w:t>Already mentioned down below the DPA, but OK, can accept.</w:t>
      </w:r>
    </w:p>
  </w:comment>
  <w:comment w:id="11" w:author="Legal" w:date="2022-01-11T15:11:00Z" w:initials="MOU">
    <w:p w14:paraId="6CD0C0C7" w14:textId="48A8C6B7" w:rsidR="00F36532" w:rsidRDefault="00F36532">
      <w:pPr>
        <w:pStyle w:val="CommentText"/>
      </w:pPr>
      <w:r>
        <w:rPr>
          <w:rStyle w:val="CommentReference"/>
        </w:rPr>
        <w:annotationRef/>
      </w:r>
      <w:r>
        <w:t>We cannot agree with suggested amendment. As per previous rounds of negotiations it was amended as Parties</w:t>
      </w:r>
      <w:r w:rsidR="00B03EB9">
        <w:t>.</w:t>
      </w:r>
    </w:p>
  </w:comment>
  <w:comment w:id="13" w:author="JQvHcY3EDfqD4M3r" w:date="2021-12-09T13:19:00Z" w:initials="J">
    <w:p w14:paraId="56AEED8A" w14:textId="77777777" w:rsidR="000646A1" w:rsidRDefault="000646A1" w:rsidP="007D1AD5">
      <w:pPr>
        <w:pStyle w:val="CommentText"/>
      </w:pPr>
      <w:r>
        <w:rPr>
          <w:rStyle w:val="CommentReference"/>
        </w:rPr>
        <w:annotationRef/>
      </w:r>
      <w:r>
        <w:t>Goes without saying - comment is unnecessary.</w:t>
      </w:r>
    </w:p>
  </w:comment>
  <w:comment w:id="14" w:author="Legal" w:date="2021-11-29T16:15:00Z" w:initials="MOU">
    <w:p w14:paraId="3A6571EC" w14:textId="0FDBA120" w:rsidR="00D8643F" w:rsidRPr="009E654E" w:rsidRDefault="00D8643F" w:rsidP="000646A1">
      <w:pPr>
        <w:pStyle w:val="CommentText"/>
      </w:pPr>
      <w:r>
        <w:rPr>
          <w:rStyle w:val="CommentReference"/>
        </w:rPr>
        <w:annotationRef/>
      </w:r>
      <w:r>
        <w:t>T</w:t>
      </w:r>
      <w:r w:rsidR="00D54E0D">
        <w:t xml:space="preserve">aking into consideration the Vendor’s structure, the company is already based outside the EEA, UK, therefore this clause is modified accordingly. However, all the measures are implied in order to transfer data ensuring the </w:t>
      </w:r>
      <w:r w:rsidR="00D54E0D" w:rsidRPr="00D54E0D">
        <w:t>adequate level of protection</w:t>
      </w:r>
      <w:r w:rsidR="00D54E0D">
        <w:t>.</w:t>
      </w:r>
    </w:p>
  </w:comment>
  <w:comment w:id="15" w:author="JQvHcY3EDfqD4M3r" w:date="2021-12-09T13:15:00Z" w:initials="J">
    <w:p w14:paraId="1B85F5D6" w14:textId="77777777" w:rsidR="000646A1" w:rsidRDefault="00AD22BE" w:rsidP="00D13C7C">
      <w:pPr>
        <w:pStyle w:val="CommentText"/>
      </w:pPr>
      <w:r>
        <w:rPr>
          <w:rStyle w:val="CommentReference"/>
        </w:rPr>
        <w:annotationRef/>
      </w:r>
      <w:r w:rsidR="000646A1">
        <w:t>For that  purpose we have annexes, and we rather not changing anything in the DPA itself, exactly like you wouldn't want us to change your T&amp;C's that you provide online. Please make adjustments in the annexes and not the DPA body.</w:t>
      </w:r>
    </w:p>
  </w:comment>
  <w:comment w:id="16" w:author="JQvHcY3EDfqD4M3r" w:date="2021-12-09T13:20:00Z" w:initials="J">
    <w:p w14:paraId="4EA7E021" w14:textId="77777777" w:rsidR="000646A1" w:rsidRDefault="000646A1" w:rsidP="00CA6163">
      <w:pPr>
        <w:pStyle w:val="CommentText"/>
      </w:pPr>
      <w:r>
        <w:rPr>
          <w:rStyle w:val="CommentReference"/>
        </w:rPr>
        <w:annotationRef/>
      </w:r>
      <w:r>
        <w:t>Cannot accept modification as the sentence already phrased as required by GDPR "cannot do X unless placing Y". Can explain further in a meeting</w:t>
      </w:r>
    </w:p>
  </w:comment>
  <w:comment w:id="17" w:author="Legal" w:date="2021-11-25T14:57:00Z" w:initials="MOU">
    <w:p w14:paraId="15AF6C8D" w14:textId="5C344CBA" w:rsidR="00CE73F7" w:rsidRPr="00CE73F7" w:rsidRDefault="0092102B" w:rsidP="00CE73F7">
      <w:pPr>
        <w:spacing w:after="0" w:line="240" w:lineRule="auto"/>
        <w:rPr>
          <w:rFonts w:ascii="Calibri" w:eastAsia="Times New Roman" w:hAnsi="Calibri" w:cs="Calibri"/>
          <w:color w:val="000000" w:themeColor="text1"/>
          <w:lang w:eastAsia="en-GB" w:bidi="ar-SA"/>
        </w:rPr>
      </w:pPr>
      <w:r>
        <w:rPr>
          <w:rStyle w:val="CommentReference"/>
        </w:rPr>
        <w:annotationRef/>
      </w:r>
      <w:r w:rsidR="00CE73F7">
        <w:rPr>
          <w:rFonts w:ascii="Arial" w:eastAsia="Times New Roman" w:hAnsi="Arial" w:cs="Arial"/>
          <w:color w:val="000000" w:themeColor="text1"/>
          <w:sz w:val="24"/>
          <w:szCs w:val="24"/>
          <w:lang w:eastAsia="en-GB" w:bidi="ar-SA"/>
        </w:rPr>
        <w:t xml:space="preserve">We cannot agree with specified timing of notification of data breach, </w:t>
      </w:r>
      <w:r w:rsidR="00CE73F7" w:rsidRPr="00CE73F7">
        <w:rPr>
          <w:rFonts w:ascii="Arial" w:eastAsia="Times New Roman" w:hAnsi="Arial" w:cs="Arial"/>
          <w:color w:val="000000" w:themeColor="text1"/>
          <w:sz w:val="24"/>
          <w:szCs w:val="24"/>
          <w:lang w:eastAsia="en-GB" w:bidi="ar-SA"/>
        </w:rPr>
        <w:t>Article 33 (2) of the GDPR, does not indicate the specified timing the data processor is obliged to notify the data controller, it is only obliged to notify without undue delay </w:t>
      </w:r>
      <w:r w:rsidR="00CE73F7" w:rsidRPr="00CE73F7">
        <w:rPr>
          <w:rFonts w:ascii="Arial" w:eastAsia="Times New Roman" w:hAnsi="Arial" w:cs="Arial"/>
          <w:color w:val="000000" w:themeColor="text1"/>
          <w:lang w:eastAsia="en-GB" w:bidi="ar-SA"/>
        </w:rPr>
        <w:t>after becoming aware</w:t>
      </w:r>
      <w:r w:rsidR="00CE73F7" w:rsidRPr="00CE73F7">
        <w:rPr>
          <w:rFonts w:ascii="Arial" w:eastAsia="Times New Roman" w:hAnsi="Arial" w:cs="Arial"/>
          <w:b/>
          <w:bCs/>
          <w:color w:val="000000" w:themeColor="text1"/>
          <w:lang w:eastAsia="en-GB" w:bidi="ar-SA"/>
        </w:rPr>
        <w:t> </w:t>
      </w:r>
      <w:r w:rsidR="00CE73F7" w:rsidRPr="00CE73F7">
        <w:rPr>
          <w:rFonts w:ascii="Arial" w:eastAsia="Times New Roman" w:hAnsi="Arial" w:cs="Arial"/>
          <w:color w:val="000000" w:themeColor="text1"/>
          <w:sz w:val="24"/>
          <w:szCs w:val="24"/>
          <w:lang w:eastAsia="en-GB" w:bidi="ar-SA"/>
        </w:rPr>
        <w:t xml:space="preserve">of a personal data breach. The Regulation, meanwhile, obliges the controller to inform the supervisory authority without undue delay and, where feasible, not later than 72 hours, also, only </w:t>
      </w:r>
      <w:r w:rsidR="00CE73F7" w:rsidRPr="00CE73F7">
        <w:rPr>
          <w:rFonts w:ascii="Arial" w:eastAsia="Times New Roman" w:hAnsi="Arial" w:cs="Arial"/>
          <w:color w:val="000000" w:themeColor="text1"/>
          <w:lang w:eastAsia="en-GB" w:bidi="ar-SA"/>
        </w:rPr>
        <w:t>after having become aware</w:t>
      </w:r>
      <w:r w:rsidR="00CE73F7" w:rsidRPr="00CE73F7">
        <w:rPr>
          <w:rFonts w:ascii="Arial" w:eastAsia="Times New Roman" w:hAnsi="Arial" w:cs="Arial"/>
          <w:b/>
          <w:bCs/>
          <w:color w:val="000000" w:themeColor="text1"/>
          <w:lang w:eastAsia="en-GB" w:bidi="ar-SA"/>
        </w:rPr>
        <w:t> </w:t>
      </w:r>
      <w:r w:rsidR="00CE73F7" w:rsidRPr="00CE73F7">
        <w:rPr>
          <w:rFonts w:ascii="Arial" w:eastAsia="Times New Roman" w:hAnsi="Arial" w:cs="Arial"/>
          <w:color w:val="000000" w:themeColor="text1"/>
          <w:sz w:val="24"/>
          <w:szCs w:val="24"/>
          <w:lang w:eastAsia="en-GB" w:bidi="ar-SA"/>
        </w:rPr>
        <w:t>of a personal data breach. Meanwhile, in accordance with the requirements of the GDPR and Art. 34, the data subject must be informed without undue delay without identifying the exact time. </w:t>
      </w:r>
    </w:p>
    <w:p w14:paraId="0A4479B2" w14:textId="05E425AF" w:rsidR="0092102B" w:rsidRPr="00CE73F7" w:rsidRDefault="0092102B">
      <w:pPr>
        <w:pStyle w:val="CommentText"/>
      </w:pPr>
    </w:p>
  </w:comment>
  <w:comment w:id="18" w:author="JQvHcY3EDfqD4M3r" w:date="2021-12-09T13:22:00Z" w:initials="J">
    <w:p w14:paraId="5A209534" w14:textId="77777777" w:rsidR="000646A1" w:rsidRDefault="000646A1" w:rsidP="005D18B1">
      <w:pPr>
        <w:pStyle w:val="CommentText"/>
      </w:pPr>
      <w:r>
        <w:rPr>
          <w:rStyle w:val="CommentReference"/>
        </w:rPr>
        <w:annotationRef/>
      </w:r>
      <w:r>
        <w:t>We are your data subjects. You are required to a specific time frame by the GDPR, and the fact that you are unwilling to comply is somewhat concerning us as your client that puts a lot of trust in you (managing authentication credentials)</w:t>
      </w:r>
    </w:p>
  </w:comment>
  <w:comment w:id="19" w:author="JQvHcY3EDfqD4M3r" w:date="2021-12-09T13:24:00Z" w:initials="J">
    <w:p w14:paraId="32AECD98" w14:textId="77777777" w:rsidR="0006486D" w:rsidRDefault="0006486D" w:rsidP="00BD4D79">
      <w:pPr>
        <w:pStyle w:val="CommentText"/>
      </w:pPr>
      <w:r>
        <w:rPr>
          <w:rStyle w:val="CommentReference"/>
        </w:rPr>
        <w:annotationRef/>
      </w:r>
      <w:r>
        <w:t>Additionally, "undue delay" should be commonly less than 48 hours, and the 48 hours is for reference of what is reasonable vs. a delay.</w:t>
      </w:r>
    </w:p>
  </w:comment>
  <w:comment w:id="23" w:author="JQvHcY3EDfqD4M3r" w:date="2021-12-09T13:27:00Z" w:initials="J">
    <w:p w14:paraId="7066E8FB" w14:textId="77777777" w:rsidR="0006486D" w:rsidRDefault="0006486D" w:rsidP="00ED6283">
      <w:pPr>
        <w:pStyle w:val="CommentText"/>
      </w:pPr>
      <w:r>
        <w:rPr>
          <w:rStyle w:val="CommentReference"/>
        </w:rPr>
        <w:annotationRef/>
      </w:r>
      <w:r>
        <w:t>Even if we accept it, however, it is irrelevant because GDPR and this DPA says that it is your liability.</w:t>
      </w:r>
    </w:p>
  </w:comment>
  <w:comment w:id="24" w:author="JQvHcY3EDfqD4M3r" w:date="2021-12-09T13:28:00Z" w:initials="J">
    <w:p w14:paraId="3ADA11CB" w14:textId="77777777" w:rsidR="003A7537" w:rsidRDefault="003A7537" w:rsidP="00AD207D">
      <w:pPr>
        <w:pStyle w:val="CommentText"/>
      </w:pPr>
      <w:r>
        <w:rPr>
          <w:rStyle w:val="CommentReference"/>
        </w:rPr>
        <w:annotationRef/>
      </w:r>
      <w:r>
        <w:t>Commenting for the sake of commenting?</w:t>
      </w:r>
    </w:p>
  </w:comment>
  <w:comment w:id="26" w:author="Legal" w:date="2022-01-11T15:14:00Z" w:initials="MOU">
    <w:p w14:paraId="31C04045" w14:textId="6EC26D6C" w:rsidR="00F36532" w:rsidRDefault="00F36532">
      <w:pPr>
        <w:pStyle w:val="CommentText"/>
      </w:pPr>
      <w:r>
        <w:rPr>
          <w:rStyle w:val="CommentReference"/>
        </w:rPr>
        <w:annotationRef/>
      </w:r>
      <w:r w:rsidR="00F74D39">
        <w:t>Cannot agree as per previous rounds of negotiations.</w:t>
      </w:r>
      <w:r>
        <w:t xml:space="preserve">  </w:t>
      </w:r>
    </w:p>
  </w:comment>
  <w:comment w:id="28" w:author="Legal" w:date="2021-11-30T19:01:00Z" w:initials="MOU">
    <w:p w14:paraId="2357281E" w14:textId="4F881545" w:rsidR="009D2462" w:rsidRPr="009D2462" w:rsidRDefault="009D2462" w:rsidP="00DE53A5">
      <w:pPr>
        <w:pStyle w:val="CommentText"/>
        <w:rPr>
          <w:lang w:val="lt-LT"/>
        </w:rPr>
      </w:pPr>
      <w:r w:rsidRPr="00F1554E">
        <w:rPr>
          <w:rStyle w:val="CommentReference"/>
          <w:highlight w:val="yellow"/>
        </w:rPr>
        <w:annotationRef/>
      </w:r>
      <w:r w:rsidR="00224046" w:rsidRPr="00224046">
        <w:t>The GDPR does not provide for such a requirement, we may agree that you have such a right, but it is not absolute.</w:t>
      </w:r>
    </w:p>
  </w:comment>
  <w:comment w:id="34" w:author="Legal" w:date="2022-01-11T15:18:00Z" w:initials="MOU">
    <w:p w14:paraId="677D835D" w14:textId="3FD70B15" w:rsidR="00F74D39" w:rsidRDefault="00F74D39">
      <w:pPr>
        <w:pStyle w:val="CommentText"/>
      </w:pPr>
      <w:r>
        <w:rPr>
          <w:rStyle w:val="CommentReference"/>
        </w:rPr>
        <w:annotationRef/>
      </w:r>
      <w:r>
        <w:t xml:space="preserve">These are amended without leaving the previous wording, which was agreed </w:t>
      </w:r>
      <w:r w:rsidR="008570C7">
        <w:t>in the emails.</w:t>
      </w:r>
      <w:r>
        <w:t xml:space="preserve"> We can accept only previous</w:t>
      </w:r>
      <w:r w:rsidR="008570C7">
        <w:t>ly agreed</w:t>
      </w:r>
      <w:r>
        <w:t xml:space="preserve"> wording. </w:t>
      </w:r>
    </w:p>
  </w:comment>
  <w:comment w:id="45" w:author="Legal" w:date="2022-01-11T15:26:00Z" w:initials="MOU">
    <w:p w14:paraId="28B5BD9E" w14:textId="6279AB88" w:rsidR="00C9506F" w:rsidRPr="00C9506F" w:rsidRDefault="00C9506F">
      <w:pPr>
        <w:pStyle w:val="CommentText"/>
        <w:rPr>
          <w:lang w:val="lt-LT"/>
        </w:rPr>
      </w:pPr>
      <w:r>
        <w:rPr>
          <w:rStyle w:val="CommentReference"/>
        </w:rPr>
        <w:annotationRef/>
      </w:r>
      <w:r>
        <w:t xml:space="preserve">All clause 8.1. was agreed int </w:t>
      </w:r>
      <w:r w:rsidR="008570C7">
        <w:t>the emails</w:t>
      </w:r>
      <w:r>
        <w:t>, we can accept only wording agreed previously.</w:t>
      </w:r>
    </w:p>
  </w:comment>
  <w:comment w:id="71" w:author="Legal" w:date="2022-01-11T15:25:00Z" w:initials="MOU">
    <w:p w14:paraId="10E3C3AF" w14:textId="4D41270B" w:rsidR="00C9506F" w:rsidRDefault="00C9506F">
      <w:pPr>
        <w:pStyle w:val="CommentText"/>
      </w:pPr>
      <w:r>
        <w:rPr>
          <w:rStyle w:val="CommentReference"/>
        </w:rPr>
        <w:annotationRef/>
      </w:r>
      <w:r>
        <w:t>Typo</w:t>
      </w:r>
    </w:p>
  </w:comment>
  <w:comment w:id="79" w:author="JQvHcY3EDfqD4M3r" w:date="2021-12-09T13:50:00Z" w:initials="J">
    <w:p w14:paraId="0B9FF9B8" w14:textId="77777777" w:rsidR="00DF4FE4" w:rsidRDefault="008E6419" w:rsidP="00D1498D">
      <w:pPr>
        <w:pStyle w:val="CommentText"/>
      </w:pPr>
      <w:r>
        <w:rPr>
          <w:rStyle w:val="CommentReference"/>
        </w:rPr>
        <w:annotationRef/>
      </w:r>
      <w:r w:rsidR="00DF4FE4">
        <w:t>Goes without saying.</w:t>
      </w:r>
    </w:p>
  </w:comment>
  <w:comment w:id="81" w:author="JQvHcY3EDfqD4M3r" w:date="2021-12-09T13:51:00Z" w:initials="J">
    <w:p w14:paraId="18455127" w14:textId="133BB541" w:rsidR="008E6419" w:rsidRDefault="008E6419" w:rsidP="00DF4FE4">
      <w:pPr>
        <w:pStyle w:val="CommentText"/>
      </w:pPr>
      <w:r>
        <w:rPr>
          <w:rStyle w:val="CommentReference"/>
        </w:rPr>
        <w:annotationRef/>
      </w:r>
      <w:r>
        <w:t>Goes without saying</w:t>
      </w:r>
    </w:p>
  </w:comment>
  <w:comment w:id="84" w:author="Legal" w:date="2022-01-11T15:28:00Z" w:initials="MOU">
    <w:p w14:paraId="662B4B8B" w14:textId="52EB7677" w:rsidR="00307738" w:rsidRDefault="00307738">
      <w:pPr>
        <w:pStyle w:val="CommentText"/>
      </w:pPr>
      <w:r>
        <w:rPr>
          <w:rStyle w:val="CommentReference"/>
        </w:rPr>
        <w:annotationRef/>
      </w:r>
      <w:r>
        <w:t xml:space="preserve">Either all clause </w:t>
      </w:r>
      <w:r w:rsidR="00B03EB9">
        <w:t xml:space="preserve">13 </w:t>
      </w:r>
      <w:proofErr w:type="gramStart"/>
      <w:r>
        <w:t>have to</w:t>
      </w:r>
      <w:proofErr w:type="gramEnd"/>
      <w:r>
        <w:t xml:space="preserve"> be deleted or left as previously agreed</w:t>
      </w:r>
      <w:r w:rsidR="00B03EB9">
        <w:t xml:space="preserve"> in the previous rounds of negotiations. </w:t>
      </w:r>
    </w:p>
  </w:comment>
  <w:comment w:id="449" w:author="Legal" w:date="2021-11-30T18:56:00Z" w:initials="MOU">
    <w:p w14:paraId="699E4110" w14:textId="3CCC9FC5" w:rsidR="00054732" w:rsidRDefault="00054732">
      <w:pPr>
        <w:pStyle w:val="CommentText"/>
      </w:pPr>
      <w:r>
        <w:rPr>
          <w:rStyle w:val="CommentReference"/>
        </w:rPr>
        <w:annotationRef/>
      </w:r>
      <w:r>
        <w:t>This is incorporated in the DPA</w:t>
      </w:r>
      <w:r w:rsidR="007E34B1">
        <w:t xml:space="preserve"> under Section 9</w:t>
      </w:r>
      <w:r>
        <w:t xml:space="preserve">. </w:t>
      </w:r>
    </w:p>
  </w:comment>
  <w:comment w:id="450" w:author="JQvHcY3EDfqD4M3r" w:date="2021-12-09T13:55:00Z" w:initials="J">
    <w:p w14:paraId="2C13D11C" w14:textId="77777777" w:rsidR="00B128A3" w:rsidRDefault="00B128A3" w:rsidP="00F1532B">
      <w:pPr>
        <w:pStyle w:val="CommentText"/>
      </w:pPr>
      <w:r>
        <w:rPr>
          <w:rStyle w:val="CommentReference"/>
        </w:rPr>
        <w:annotationRef/>
      </w:r>
      <w:r>
        <w:t>We prefer in annexes which are modular, instead of changing the fixed body of the DPA.</w:t>
      </w:r>
    </w:p>
  </w:comment>
  <w:comment w:id="451" w:author="Legal" w:date="2022-01-11T15:33:00Z" w:initials="MOU">
    <w:p w14:paraId="66F41D8B" w14:textId="22667669" w:rsidR="007A1710" w:rsidRDefault="007A1710">
      <w:pPr>
        <w:pStyle w:val="CommentText"/>
      </w:pPr>
      <w:r>
        <w:rPr>
          <w:rStyle w:val="CommentReference"/>
        </w:rPr>
        <w:annotationRef/>
      </w:r>
      <w:r>
        <w:t xml:space="preserve">Please explain why all the section is deleted. We can proceed only with suggested wording.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DAE58B" w15:done="0"/>
  <w15:commentEx w15:paraId="14D93951" w15:done="1"/>
  <w15:commentEx w15:paraId="13ACE6EB" w15:paraIdParent="14D93951" w15:done="1"/>
  <w15:commentEx w15:paraId="7F9602F2" w15:done="1"/>
  <w15:commentEx w15:paraId="6CD0C0C7" w15:done="0"/>
  <w15:commentEx w15:paraId="56AEED8A" w15:done="1"/>
  <w15:commentEx w15:paraId="3A6571EC" w15:done="1"/>
  <w15:commentEx w15:paraId="1B85F5D6" w15:paraIdParent="3A6571EC" w15:done="1"/>
  <w15:commentEx w15:paraId="4EA7E021" w15:done="1"/>
  <w15:commentEx w15:paraId="0A4479B2" w15:done="1"/>
  <w15:commentEx w15:paraId="5A209534" w15:paraIdParent="0A4479B2" w15:done="1"/>
  <w15:commentEx w15:paraId="32AECD98" w15:paraIdParent="0A4479B2" w15:done="1"/>
  <w15:commentEx w15:paraId="7066E8FB" w15:done="1"/>
  <w15:commentEx w15:paraId="3ADA11CB" w15:done="1"/>
  <w15:commentEx w15:paraId="31C04045" w15:done="0"/>
  <w15:commentEx w15:paraId="2357281E" w15:done="1"/>
  <w15:commentEx w15:paraId="677D835D" w15:done="0"/>
  <w15:commentEx w15:paraId="28B5BD9E" w15:done="0"/>
  <w15:commentEx w15:paraId="10E3C3AF" w15:done="0"/>
  <w15:commentEx w15:paraId="0B9FF9B8" w15:done="1"/>
  <w15:commentEx w15:paraId="18455127" w15:done="1"/>
  <w15:commentEx w15:paraId="662B4B8B" w15:done="0"/>
  <w15:commentEx w15:paraId="699E4110" w15:done="0"/>
  <w15:commentEx w15:paraId="2C13D11C" w15:paraIdParent="699E4110" w15:done="0"/>
  <w15:commentEx w15:paraId="66F41D8B" w15:paraIdParent="699E41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882320" w16cex:dateUtc="2022-01-11T13:39:00Z"/>
  <w16cex:commentExtensible w16cex:durableId="254F7436" w16cex:dateUtc="2021-11-29T13:45:00Z"/>
  <w16cex:commentExtensible w16cex:durableId="255C7EAE" w16cex:dateUtc="2021-12-09T11:10:00Z"/>
  <w16cex:commentExtensible w16cex:durableId="255C7F24" w16cex:dateUtc="2021-12-09T11:12:00Z"/>
  <w16cex:commentExtensible w16cex:durableId="25881CA7" w16cex:dateUtc="2022-01-11T13:11:00Z"/>
  <w16cex:commentExtensible w16cex:durableId="255C80D1" w16cex:dateUtc="2021-12-09T11:19:00Z"/>
  <w16cex:commentExtensible w16cex:durableId="254F7B06" w16cex:dateUtc="2021-11-29T14:15:00Z"/>
  <w16cex:commentExtensible w16cex:durableId="255C7FE4" w16cex:dateUtc="2021-12-09T11:15:00Z"/>
  <w16cex:commentExtensible w16cex:durableId="255C812E" w16cex:dateUtc="2021-12-09T11:20:00Z"/>
  <w16cex:commentExtensible w16cex:durableId="254A22E1" w16cex:dateUtc="2021-11-25T12:57:00Z"/>
  <w16cex:commentExtensible w16cex:durableId="255C81B3" w16cex:dateUtc="2021-12-09T11:22:00Z"/>
  <w16cex:commentExtensible w16cex:durableId="255C822B" w16cex:dateUtc="2021-12-09T11:24:00Z"/>
  <w16cex:commentExtensible w16cex:durableId="255C82C4" w16cex:dateUtc="2021-12-09T11:27:00Z"/>
  <w16cex:commentExtensible w16cex:durableId="255C830D" w16cex:dateUtc="2021-12-09T11:28:00Z"/>
  <w16cex:commentExtensible w16cex:durableId="25881D59" w16cex:dateUtc="2022-01-11T13:14:00Z"/>
  <w16cex:commentExtensible w16cex:durableId="2550F37C" w16cex:dateUtc="2021-11-30T17:01:00Z"/>
  <w16cex:commentExtensible w16cex:durableId="25881E60" w16cex:dateUtc="2022-01-11T13:18:00Z"/>
  <w16cex:commentExtensible w16cex:durableId="2588201D" w16cex:dateUtc="2022-01-11T13:26:00Z"/>
  <w16cex:commentExtensible w16cex:durableId="25882006" w16cex:dateUtc="2022-01-11T13:25:00Z"/>
  <w16cex:commentExtensible w16cex:durableId="255C8834" w16cex:dateUtc="2021-12-09T11:50:00Z"/>
  <w16cex:commentExtensible w16cex:durableId="255C886F" w16cex:dateUtc="2021-12-09T11:51:00Z"/>
  <w16cex:commentExtensible w16cex:durableId="258820A3" w16cex:dateUtc="2022-01-11T13:28:00Z"/>
  <w16cex:commentExtensible w16cex:durableId="2550F24F" w16cex:dateUtc="2021-11-30T16:56:00Z"/>
  <w16cex:commentExtensible w16cex:durableId="255C8951" w16cex:dateUtc="2021-12-09T11:55:00Z"/>
  <w16cex:commentExtensible w16cex:durableId="258821C1" w16cex:dateUtc="2022-01-11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DAE58B" w16cid:durableId="25882320"/>
  <w16cid:commentId w16cid:paraId="14D93951" w16cid:durableId="254F7436"/>
  <w16cid:commentId w16cid:paraId="13ACE6EB" w16cid:durableId="255C7EAE"/>
  <w16cid:commentId w16cid:paraId="7F9602F2" w16cid:durableId="255C7F24"/>
  <w16cid:commentId w16cid:paraId="6CD0C0C7" w16cid:durableId="25881CA7"/>
  <w16cid:commentId w16cid:paraId="56AEED8A" w16cid:durableId="255C80D1"/>
  <w16cid:commentId w16cid:paraId="3A6571EC" w16cid:durableId="254F7B06"/>
  <w16cid:commentId w16cid:paraId="1B85F5D6" w16cid:durableId="255C7FE4"/>
  <w16cid:commentId w16cid:paraId="4EA7E021" w16cid:durableId="255C812E"/>
  <w16cid:commentId w16cid:paraId="0A4479B2" w16cid:durableId="254A22E1"/>
  <w16cid:commentId w16cid:paraId="5A209534" w16cid:durableId="255C81B3"/>
  <w16cid:commentId w16cid:paraId="32AECD98" w16cid:durableId="255C822B"/>
  <w16cid:commentId w16cid:paraId="7066E8FB" w16cid:durableId="255C82C4"/>
  <w16cid:commentId w16cid:paraId="3ADA11CB" w16cid:durableId="255C830D"/>
  <w16cid:commentId w16cid:paraId="31C04045" w16cid:durableId="25881D59"/>
  <w16cid:commentId w16cid:paraId="2357281E" w16cid:durableId="2550F37C"/>
  <w16cid:commentId w16cid:paraId="677D835D" w16cid:durableId="25881E60"/>
  <w16cid:commentId w16cid:paraId="28B5BD9E" w16cid:durableId="2588201D"/>
  <w16cid:commentId w16cid:paraId="10E3C3AF" w16cid:durableId="25882006"/>
  <w16cid:commentId w16cid:paraId="0B9FF9B8" w16cid:durableId="255C8834"/>
  <w16cid:commentId w16cid:paraId="18455127" w16cid:durableId="255C886F"/>
  <w16cid:commentId w16cid:paraId="662B4B8B" w16cid:durableId="258820A3"/>
  <w16cid:commentId w16cid:paraId="699E4110" w16cid:durableId="2550F24F"/>
  <w16cid:commentId w16cid:paraId="2C13D11C" w16cid:durableId="255C8951"/>
  <w16cid:commentId w16cid:paraId="66F41D8B" w16cid:durableId="258821C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34281"/>
    <w:multiLevelType w:val="multilevel"/>
    <w:tmpl w:val="1450C2E4"/>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76D1A1D"/>
    <w:multiLevelType w:val="multilevel"/>
    <w:tmpl w:val="0706C24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D52CC9"/>
    <w:multiLevelType w:val="hybridMultilevel"/>
    <w:tmpl w:val="A3AC9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A72D8E"/>
    <w:multiLevelType w:val="multilevel"/>
    <w:tmpl w:val="B7DADD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0800FE"/>
    <w:multiLevelType w:val="multilevel"/>
    <w:tmpl w:val="BB927852"/>
    <w:lvl w:ilvl="0">
      <w:start w:val="1"/>
      <w:numFmt w:val="decimal"/>
      <w:lvlText w:val="%1."/>
      <w:lvlJc w:val="left"/>
      <w:pPr>
        <w:ind w:left="360" w:hanging="360"/>
      </w:pPr>
      <w:rPr>
        <w:rFonts w:cs="Times New Roman" w:hint="default"/>
        <w:sz w:val="22"/>
      </w:rPr>
    </w:lvl>
    <w:lvl w:ilvl="1">
      <w:start w:val="1"/>
      <w:numFmt w:val="decimal"/>
      <w:lvlText w:val="%1.%2."/>
      <w:lvlJc w:val="left"/>
      <w:pPr>
        <w:ind w:left="1440" w:hanging="720"/>
      </w:pPr>
      <w:rPr>
        <w:rFonts w:cs="Times New Roman" w:hint="default"/>
        <w:sz w:val="22"/>
        <w:szCs w:val="22"/>
      </w:rPr>
    </w:lvl>
    <w:lvl w:ilvl="2">
      <w:start w:val="1"/>
      <w:numFmt w:val="decimal"/>
      <w:lvlText w:val="%1.%2.%3."/>
      <w:lvlJc w:val="left"/>
      <w:pPr>
        <w:ind w:left="2160" w:hanging="720"/>
      </w:pPr>
      <w:rPr>
        <w:rFonts w:cs="Times New Roman" w:hint="default"/>
        <w:sz w:val="22"/>
      </w:rPr>
    </w:lvl>
    <w:lvl w:ilvl="3">
      <w:start w:val="1"/>
      <w:numFmt w:val="decimal"/>
      <w:lvlText w:val="%1.%2.%3.%4."/>
      <w:lvlJc w:val="left"/>
      <w:pPr>
        <w:ind w:left="3240" w:hanging="1080"/>
      </w:pPr>
      <w:rPr>
        <w:rFonts w:cs="Times New Roman" w:hint="default"/>
        <w:sz w:val="22"/>
      </w:rPr>
    </w:lvl>
    <w:lvl w:ilvl="4">
      <w:start w:val="1"/>
      <w:numFmt w:val="decimal"/>
      <w:lvlText w:val="%1.%2.%3.%4.%5."/>
      <w:lvlJc w:val="left"/>
      <w:pPr>
        <w:ind w:left="3960" w:hanging="1080"/>
      </w:pPr>
      <w:rPr>
        <w:rFonts w:cs="Times New Roman" w:hint="default"/>
        <w:sz w:val="22"/>
      </w:rPr>
    </w:lvl>
    <w:lvl w:ilvl="5">
      <w:start w:val="1"/>
      <w:numFmt w:val="decimal"/>
      <w:lvlText w:val="%1.%2.%3.%4.%5.%6."/>
      <w:lvlJc w:val="left"/>
      <w:pPr>
        <w:ind w:left="5040" w:hanging="1440"/>
      </w:pPr>
      <w:rPr>
        <w:rFonts w:cs="Times New Roman" w:hint="default"/>
        <w:sz w:val="22"/>
      </w:rPr>
    </w:lvl>
    <w:lvl w:ilvl="6">
      <w:start w:val="1"/>
      <w:numFmt w:val="decimal"/>
      <w:lvlText w:val="%1.%2.%3.%4.%5.%6.%7."/>
      <w:lvlJc w:val="left"/>
      <w:pPr>
        <w:ind w:left="5760" w:hanging="1440"/>
      </w:pPr>
      <w:rPr>
        <w:rFonts w:cs="Times New Roman" w:hint="default"/>
        <w:sz w:val="22"/>
      </w:rPr>
    </w:lvl>
    <w:lvl w:ilvl="7">
      <w:start w:val="1"/>
      <w:numFmt w:val="decimal"/>
      <w:lvlText w:val="%1.%2.%3.%4.%5.%6.%7.%8."/>
      <w:lvlJc w:val="left"/>
      <w:pPr>
        <w:ind w:left="6840" w:hanging="1800"/>
      </w:pPr>
      <w:rPr>
        <w:rFonts w:cs="Times New Roman" w:hint="default"/>
        <w:sz w:val="22"/>
      </w:rPr>
    </w:lvl>
    <w:lvl w:ilvl="8">
      <w:start w:val="1"/>
      <w:numFmt w:val="decimal"/>
      <w:lvlText w:val="%1.%2.%3.%4.%5.%6.%7.%8.%9."/>
      <w:lvlJc w:val="left"/>
      <w:pPr>
        <w:ind w:left="7560" w:hanging="1800"/>
      </w:pPr>
      <w:rPr>
        <w:rFonts w:cs="Times New Roman" w:hint="default"/>
        <w:sz w:val="22"/>
      </w:rPr>
    </w:lvl>
  </w:abstractNum>
  <w:abstractNum w:abstractNumId="5" w15:restartNumberingAfterBreak="0">
    <w:nsid w:val="236D4AB6"/>
    <w:multiLevelType w:val="multilevel"/>
    <w:tmpl w:val="5D46B2EE"/>
    <w:lvl w:ilvl="0">
      <w:start w:val="1"/>
      <w:numFmt w:val="decimal"/>
      <w:lvlText w:val="%1."/>
      <w:lvlJc w:val="left"/>
      <w:pPr>
        <w:ind w:left="720" w:hanging="360"/>
      </w:pPr>
      <w:rPr>
        <w:rFonts w:asciiTheme="minorHAnsi" w:eastAsiaTheme="minorHAnsi" w:hAnsiTheme="minorHAnsi" w:cstheme="minorHAnsi"/>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953045F"/>
    <w:multiLevelType w:val="hybridMultilevel"/>
    <w:tmpl w:val="CFF46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860B54"/>
    <w:multiLevelType w:val="hybridMultilevel"/>
    <w:tmpl w:val="C5746714"/>
    <w:lvl w:ilvl="0" w:tplc="CB40F864">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2F533101"/>
    <w:multiLevelType w:val="multilevel"/>
    <w:tmpl w:val="8DEE6C5A"/>
    <w:lvl w:ilvl="0">
      <w:start w:val="4"/>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9" w15:restartNumberingAfterBreak="0">
    <w:nsid w:val="3CF54067"/>
    <w:multiLevelType w:val="multilevel"/>
    <w:tmpl w:val="E09A1BE2"/>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10" w15:restartNumberingAfterBreak="0">
    <w:nsid w:val="47F70F73"/>
    <w:multiLevelType w:val="multilevel"/>
    <w:tmpl w:val="CEA29718"/>
    <w:lvl w:ilvl="0">
      <w:start w:val="3"/>
      <w:numFmt w:val="decimal"/>
      <w:lvlText w:val="%1."/>
      <w:lvlJc w:val="left"/>
      <w:pPr>
        <w:ind w:left="360" w:hanging="360"/>
      </w:pPr>
      <w:rPr>
        <w:rFonts w:cstheme="minorHAnsi" w:hint="default"/>
      </w:rPr>
    </w:lvl>
    <w:lvl w:ilvl="1">
      <w:start w:val="1"/>
      <w:numFmt w:val="decimal"/>
      <w:lvlText w:val="%1.%2."/>
      <w:lvlJc w:val="left"/>
      <w:pPr>
        <w:ind w:left="1170" w:hanging="360"/>
      </w:pPr>
      <w:rPr>
        <w:rFonts w:cstheme="minorHAnsi" w:hint="default"/>
      </w:rPr>
    </w:lvl>
    <w:lvl w:ilvl="2">
      <w:start w:val="1"/>
      <w:numFmt w:val="decimal"/>
      <w:lvlText w:val="%1.%2.%3."/>
      <w:lvlJc w:val="left"/>
      <w:pPr>
        <w:ind w:left="2340" w:hanging="720"/>
      </w:pPr>
      <w:rPr>
        <w:rFonts w:cstheme="minorHAnsi" w:hint="default"/>
      </w:rPr>
    </w:lvl>
    <w:lvl w:ilvl="3">
      <w:start w:val="1"/>
      <w:numFmt w:val="decimal"/>
      <w:lvlText w:val="%1.%2.%3.%4."/>
      <w:lvlJc w:val="left"/>
      <w:pPr>
        <w:ind w:left="3150" w:hanging="720"/>
      </w:pPr>
      <w:rPr>
        <w:rFonts w:cstheme="minorHAnsi" w:hint="default"/>
      </w:rPr>
    </w:lvl>
    <w:lvl w:ilvl="4">
      <w:start w:val="1"/>
      <w:numFmt w:val="decimal"/>
      <w:lvlText w:val="%1.%2.%3.%4.%5."/>
      <w:lvlJc w:val="left"/>
      <w:pPr>
        <w:ind w:left="4320" w:hanging="1080"/>
      </w:pPr>
      <w:rPr>
        <w:rFonts w:cstheme="minorHAnsi" w:hint="default"/>
      </w:rPr>
    </w:lvl>
    <w:lvl w:ilvl="5">
      <w:start w:val="1"/>
      <w:numFmt w:val="decimal"/>
      <w:lvlText w:val="%1.%2.%3.%4.%5.%6."/>
      <w:lvlJc w:val="left"/>
      <w:pPr>
        <w:ind w:left="5130" w:hanging="1080"/>
      </w:pPr>
      <w:rPr>
        <w:rFonts w:cstheme="minorHAnsi" w:hint="default"/>
      </w:rPr>
    </w:lvl>
    <w:lvl w:ilvl="6">
      <w:start w:val="1"/>
      <w:numFmt w:val="decimal"/>
      <w:lvlText w:val="%1.%2.%3.%4.%5.%6.%7."/>
      <w:lvlJc w:val="left"/>
      <w:pPr>
        <w:ind w:left="6300" w:hanging="1440"/>
      </w:pPr>
      <w:rPr>
        <w:rFonts w:cstheme="minorHAnsi" w:hint="default"/>
      </w:rPr>
    </w:lvl>
    <w:lvl w:ilvl="7">
      <w:start w:val="1"/>
      <w:numFmt w:val="decimal"/>
      <w:lvlText w:val="%1.%2.%3.%4.%5.%6.%7.%8."/>
      <w:lvlJc w:val="left"/>
      <w:pPr>
        <w:ind w:left="7110" w:hanging="1440"/>
      </w:pPr>
      <w:rPr>
        <w:rFonts w:cstheme="minorHAnsi" w:hint="default"/>
      </w:rPr>
    </w:lvl>
    <w:lvl w:ilvl="8">
      <w:start w:val="1"/>
      <w:numFmt w:val="decimal"/>
      <w:lvlText w:val="%1.%2.%3.%4.%5.%6.%7.%8.%9."/>
      <w:lvlJc w:val="left"/>
      <w:pPr>
        <w:ind w:left="8280" w:hanging="1800"/>
      </w:pPr>
      <w:rPr>
        <w:rFonts w:cstheme="minorHAnsi" w:hint="default"/>
      </w:rPr>
    </w:lvl>
  </w:abstractNum>
  <w:abstractNum w:abstractNumId="11" w15:restartNumberingAfterBreak="0">
    <w:nsid w:val="4D044F8B"/>
    <w:multiLevelType w:val="multilevel"/>
    <w:tmpl w:val="495467F6"/>
    <w:lvl w:ilvl="0">
      <w:start w:val="1"/>
      <w:numFmt w:val="decimal"/>
      <w:pStyle w:val="PLHeading1"/>
      <w:lvlText w:val="%1."/>
      <w:lvlJc w:val="left"/>
      <w:pPr>
        <w:ind w:left="360" w:hanging="360"/>
      </w:pPr>
    </w:lvl>
    <w:lvl w:ilvl="1">
      <w:start w:val="1"/>
      <w:numFmt w:val="decimal"/>
      <w:pStyle w:val="PLHeading2"/>
      <w:lvlText w:val="%1.%2."/>
      <w:lvlJc w:val="left"/>
      <w:pPr>
        <w:ind w:left="792" w:hanging="432"/>
      </w:pPr>
      <w:rPr>
        <w:rFonts w:ascii="Times New Roman" w:hAnsi="Times New Roman" w:cs="Times New Roman" w:hint="default"/>
        <w:i w:val="0"/>
        <w:sz w:val="20"/>
        <w:szCs w:val="20"/>
      </w:rPr>
    </w:lvl>
    <w:lvl w:ilvl="2">
      <w:start w:val="1"/>
      <w:numFmt w:val="decimal"/>
      <w:lvlText w:val="%1.%2.%3."/>
      <w:lvlJc w:val="left"/>
      <w:pPr>
        <w:ind w:left="1224" w:hanging="504"/>
      </w:pPr>
    </w:lvl>
    <w:lvl w:ilvl="3">
      <w:start w:val="1"/>
      <w:numFmt w:val="lowerLetter"/>
      <w:pStyle w:val="PLHeading3"/>
      <w:lvlText w:val="(%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EB37427"/>
    <w:multiLevelType w:val="hybridMultilevel"/>
    <w:tmpl w:val="86F02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79C5102"/>
    <w:multiLevelType w:val="hybridMultilevel"/>
    <w:tmpl w:val="E3140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8882BA1"/>
    <w:multiLevelType w:val="multilevel"/>
    <w:tmpl w:val="66DA32E0"/>
    <w:lvl w:ilvl="0">
      <w:start w:val="1"/>
      <w:numFmt w:val="decimal"/>
      <w:lvlText w:val="%1."/>
      <w:lvlJc w:val="left"/>
      <w:pPr>
        <w:ind w:left="1440" w:hanging="360"/>
      </w:pPr>
      <w:rPr>
        <w:rFonts w:hint="default"/>
        <w:b/>
        <w:bCs/>
      </w:rPr>
    </w:lvl>
    <w:lvl w:ilvl="1">
      <w:start w:val="1"/>
      <w:numFmt w:val="decimal"/>
      <w:lvlText w:val="%1.%2."/>
      <w:lvlJc w:val="left"/>
      <w:pPr>
        <w:ind w:left="716" w:hanging="432"/>
      </w:pPr>
      <w:rPr>
        <w:b w:val="0"/>
        <w:bCs w:val="0"/>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DC697B"/>
    <w:multiLevelType w:val="hybridMultilevel"/>
    <w:tmpl w:val="AA5E896E"/>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16" w15:restartNumberingAfterBreak="0">
    <w:nsid w:val="5DA72C3A"/>
    <w:multiLevelType w:val="multilevel"/>
    <w:tmpl w:val="8DEE6C5A"/>
    <w:lvl w:ilvl="0">
      <w:start w:val="4"/>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17" w15:restartNumberingAfterBreak="0">
    <w:nsid w:val="6CB65554"/>
    <w:multiLevelType w:val="multilevel"/>
    <w:tmpl w:val="8E641D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D983E8E"/>
    <w:multiLevelType w:val="multilevel"/>
    <w:tmpl w:val="16A876D8"/>
    <w:lvl w:ilvl="0">
      <w:start w:val="8"/>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2FC7C39"/>
    <w:multiLevelType w:val="multilevel"/>
    <w:tmpl w:val="87CC278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858"/>
        </w:tabs>
        <w:ind w:left="858" w:hanging="432"/>
      </w:pPr>
      <w:rPr>
        <w:rFonts w:asciiTheme="minorHAnsi" w:eastAsiaTheme="minorHAnsi" w:hAnsiTheme="minorHAnsi" w:cstheme="minorHAnsi"/>
        <w:bCs w:val="0"/>
        <w:iCs w:val="0"/>
        <w:szCs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73CA60B1"/>
    <w:multiLevelType w:val="multilevel"/>
    <w:tmpl w:val="CC046D9E"/>
    <w:lvl w:ilvl="0">
      <w:start w:val="5"/>
      <w:numFmt w:val="decimal"/>
      <w:lvlText w:val="%1."/>
      <w:lvlJc w:val="left"/>
      <w:pPr>
        <w:ind w:left="360" w:hanging="360"/>
      </w:pPr>
      <w:rPr>
        <w:rFonts w:hint="default"/>
      </w:rPr>
    </w:lvl>
    <w:lvl w:ilvl="1">
      <w:start w:val="1"/>
      <w:numFmt w:val="decimal"/>
      <w:lvlText w:val="%1.%2."/>
      <w:lvlJc w:val="left"/>
      <w:pPr>
        <w:ind w:left="720" w:hanging="360"/>
      </w:pPr>
      <w:rPr>
        <w:rFonts w:asciiTheme="minorHAnsi" w:hAnsiTheme="minorHAnsi" w:cstheme="minorHAnsi" w:hint="default"/>
        <w:b w:val="0"/>
        <w:bCs w:val="0"/>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77B5342D"/>
    <w:multiLevelType w:val="hybridMultilevel"/>
    <w:tmpl w:val="1B669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8E1193E"/>
    <w:multiLevelType w:val="hybridMultilevel"/>
    <w:tmpl w:val="1B04B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CA81101"/>
    <w:multiLevelType w:val="multilevel"/>
    <w:tmpl w:val="F13C14C0"/>
    <w:lvl w:ilvl="0">
      <w:start w:val="1"/>
      <w:numFmt w:val="decimal"/>
      <w:lvlText w:val="%1."/>
      <w:lvlJc w:val="left"/>
      <w:pPr>
        <w:ind w:left="720" w:hanging="360"/>
      </w:pPr>
      <w:rPr>
        <w:rFonts w:hint="default"/>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5"/>
  </w:num>
  <w:num w:numId="2">
    <w:abstractNumId w:val="11"/>
  </w:num>
  <w:num w:numId="3">
    <w:abstractNumId w:val="11"/>
    <w:lvlOverride w:ilvl="0">
      <w:lvl w:ilvl="0">
        <w:start w:val="1"/>
        <w:numFmt w:val="decimal"/>
        <w:pStyle w:val="PLHeading1"/>
        <w:suff w:val="space"/>
        <w:lvlText w:val="%1."/>
        <w:lvlJc w:val="left"/>
        <w:pPr>
          <w:ind w:left="360" w:hanging="360"/>
        </w:pPr>
        <w:rPr>
          <w:rFonts w:ascii="Times New Roman" w:hAnsi="Times New Roman" w:cs="Times New Roman" w:hint="default"/>
          <w:b/>
          <w:sz w:val="20"/>
          <w:szCs w:val="20"/>
        </w:rPr>
      </w:lvl>
    </w:lvlOverride>
    <w:lvlOverride w:ilvl="1">
      <w:lvl w:ilvl="1">
        <w:start w:val="1"/>
        <w:numFmt w:val="decimal"/>
        <w:pStyle w:val="PLHeading2"/>
        <w:lvlText w:val="%1.%2."/>
        <w:lvlJc w:val="left"/>
        <w:pPr>
          <w:ind w:left="792" w:hanging="432"/>
        </w:pPr>
        <w:rPr>
          <w:rFonts w:hint="default"/>
          <w:i w:val="0"/>
        </w:rPr>
      </w:lvl>
    </w:lvlOverride>
    <w:lvlOverride w:ilvl="2">
      <w:lvl w:ilvl="2">
        <w:start w:val="1"/>
        <w:numFmt w:val="decimal"/>
        <w:lvlText w:val="%1.%2.%3."/>
        <w:lvlJc w:val="left"/>
        <w:pPr>
          <w:ind w:left="1224" w:hanging="504"/>
        </w:pPr>
        <w:rPr>
          <w:rFonts w:hint="default"/>
        </w:rPr>
      </w:lvl>
    </w:lvlOverride>
    <w:lvlOverride w:ilvl="3">
      <w:lvl w:ilvl="3">
        <w:start w:val="1"/>
        <w:numFmt w:val="lowerLetter"/>
        <w:pStyle w:val="PLHeading3"/>
        <w:lvlText w:val="(%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abstractNumId w:val="14"/>
  </w:num>
  <w:num w:numId="5">
    <w:abstractNumId w:val="20"/>
  </w:num>
  <w:num w:numId="6">
    <w:abstractNumId w:val="16"/>
  </w:num>
  <w:num w:numId="7">
    <w:abstractNumId w:val="8"/>
  </w:num>
  <w:num w:numId="8">
    <w:abstractNumId w:val="23"/>
  </w:num>
  <w:num w:numId="9">
    <w:abstractNumId w:val="19"/>
  </w:num>
  <w:num w:numId="10">
    <w:abstractNumId w:val="4"/>
  </w:num>
  <w:num w:numId="11">
    <w:abstractNumId w:val="7"/>
  </w:num>
  <w:num w:numId="12">
    <w:abstractNumId w:val="3"/>
  </w:num>
  <w:num w:numId="13">
    <w:abstractNumId w:val="9"/>
  </w:num>
  <w:num w:numId="14">
    <w:abstractNumId w:val="1"/>
  </w:num>
  <w:num w:numId="15">
    <w:abstractNumId w:val="10"/>
  </w:num>
  <w:num w:numId="16">
    <w:abstractNumId w:val="17"/>
  </w:num>
  <w:num w:numId="17">
    <w:abstractNumId w:val="18"/>
  </w:num>
  <w:num w:numId="18">
    <w:abstractNumId w:val="0"/>
  </w:num>
  <w:num w:numId="19">
    <w:abstractNumId w:val="15"/>
  </w:num>
  <w:num w:numId="20">
    <w:abstractNumId w:val="6"/>
  </w:num>
  <w:num w:numId="21">
    <w:abstractNumId w:val="22"/>
  </w:num>
  <w:num w:numId="22">
    <w:abstractNumId w:val="21"/>
  </w:num>
  <w:num w:numId="23">
    <w:abstractNumId w:val="2"/>
  </w:num>
  <w:num w:numId="24">
    <w:abstractNumId w:val="13"/>
  </w:num>
  <w:num w:numId="2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QvHcY3EDfqD4M3r">
    <w15:presenceInfo w15:providerId="None" w15:userId="JQvHcY3EDfqD4M3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formatting="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F15"/>
    <w:rsid w:val="0000703C"/>
    <w:rsid w:val="00007CF7"/>
    <w:rsid w:val="0002511B"/>
    <w:rsid w:val="00030850"/>
    <w:rsid w:val="00032C3C"/>
    <w:rsid w:val="000342F3"/>
    <w:rsid w:val="00036DF3"/>
    <w:rsid w:val="00054732"/>
    <w:rsid w:val="000646A1"/>
    <w:rsid w:val="0006486D"/>
    <w:rsid w:val="000A3DAB"/>
    <w:rsid w:val="000C4003"/>
    <w:rsid w:val="000D7B16"/>
    <w:rsid w:val="000E2C96"/>
    <w:rsid w:val="000F0077"/>
    <w:rsid w:val="00132424"/>
    <w:rsid w:val="0013450C"/>
    <w:rsid w:val="001511A1"/>
    <w:rsid w:val="0015328A"/>
    <w:rsid w:val="0016583A"/>
    <w:rsid w:val="0016704B"/>
    <w:rsid w:val="00167138"/>
    <w:rsid w:val="00167727"/>
    <w:rsid w:val="001712D8"/>
    <w:rsid w:val="00175ED7"/>
    <w:rsid w:val="0018210E"/>
    <w:rsid w:val="001834A3"/>
    <w:rsid w:val="00187098"/>
    <w:rsid w:val="00194140"/>
    <w:rsid w:val="001C62C5"/>
    <w:rsid w:val="001D0F39"/>
    <w:rsid w:val="001E327B"/>
    <w:rsid w:val="00214061"/>
    <w:rsid w:val="00224046"/>
    <w:rsid w:val="00241B9D"/>
    <w:rsid w:val="002529DA"/>
    <w:rsid w:val="002A60A8"/>
    <w:rsid w:val="002B1353"/>
    <w:rsid w:val="002B13C7"/>
    <w:rsid w:val="002B7082"/>
    <w:rsid w:val="002D316E"/>
    <w:rsid w:val="002E3327"/>
    <w:rsid w:val="002F4C24"/>
    <w:rsid w:val="002F7031"/>
    <w:rsid w:val="00307738"/>
    <w:rsid w:val="00332FB3"/>
    <w:rsid w:val="00352899"/>
    <w:rsid w:val="00361055"/>
    <w:rsid w:val="003743F3"/>
    <w:rsid w:val="0037655E"/>
    <w:rsid w:val="00392FD6"/>
    <w:rsid w:val="0039685A"/>
    <w:rsid w:val="003A2CFB"/>
    <w:rsid w:val="003A2F71"/>
    <w:rsid w:val="003A7537"/>
    <w:rsid w:val="003C4396"/>
    <w:rsid w:val="003D3FF6"/>
    <w:rsid w:val="003E4458"/>
    <w:rsid w:val="00401796"/>
    <w:rsid w:val="00404BD5"/>
    <w:rsid w:val="00446ED5"/>
    <w:rsid w:val="00453FA6"/>
    <w:rsid w:val="00466716"/>
    <w:rsid w:val="004817C8"/>
    <w:rsid w:val="00484CC7"/>
    <w:rsid w:val="004A2941"/>
    <w:rsid w:val="004D1C17"/>
    <w:rsid w:val="004D3A31"/>
    <w:rsid w:val="004F01FA"/>
    <w:rsid w:val="00503C5E"/>
    <w:rsid w:val="005150B6"/>
    <w:rsid w:val="00517063"/>
    <w:rsid w:val="0052460B"/>
    <w:rsid w:val="00546997"/>
    <w:rsid w:val="005615F7"/>
    <w:rsid w:val="00567D3D"/>
    <w:rsid w:val="005A5B61"/>
    <w:rsid w:val="005B0136"/>
    <w:rsid w:val="00611848"/>
    <w:rsid w:val="006473D5"/>
    <w:rsid w:val="0067389E"/>
    <w:rsid w:val="006C5016"/>
    <w:rsid w:val="006D4A5C"/>
    <w:rsid w:val="006D72FD"/>
    <w:rsid w:val="007211AC"/>
    <w:rsid w:val="0074532F"/>
    <w:rsid w:val="007504CC"/>
    <w:rsid w:val="0076757F"/>
    <w:rsid w:val="00773A82"/>
    <w:rsid w:val="00791476"/>
    <w:rsid w:val="007A0876"/>
    <w:rsid w:val="007A1710"/>
    <w:rsid w:val="007B166A"/>
    <w:rsid w:val="007E34B1"/>
    <w:rsid w:val="008002CC"/>
    <w:rsid w:val="00804B17"/>
    <w:rsid w:val="00805010"/>
    <w:rsid w:val="008435B1"/>
    <w:rsid w:val="008570C7"/>
    <w:rsid w:val="00860ACF"/>
    <w:rsid w:val="0086728A"/>
    <w:rsid w:val="008A4C71"/>
    <w:rsid w:val="008A5CDD"/>
    <w:rsid w:val="008B696F"/>
    <w:rsid w:val="008C1F15"/>
    <w:rsid w:val="008D38F2"/>
    <w:rsid w:val="008E346B"/>
    <w:rsid w:val="008E6419"/>
    <w:rsid w:val="008F62BE"/>
    <w:rsid w:val="009024F6"/>
    <w:rsid w:val="0092102B"/>
    <w:rsid w:val="00930017"/>
    <w:rsid w:val="009410A1"/>
    <w:rsid w:val="00947DE6"/>
    <w:rsid w:val="00957AF5"/>
    <w:rsid w:val="009760FB"/>
    <w:rsid w:val="00981CB2"/>
    <w:rsid w:val="009910CB"/>
    <w:rsid w:val="009A0554"/>
    <w:rsid w:val="009C58D2"/>
    <w:rsid w:val="009D2462"/>
    <w:rsid w:val="009D6A5D"/>
    <w:rsid w:val="009E654E"/>
    <w:rsid w:val="009F2E5B"/>
    <w:rsid w:val="00A07215"/>
    <w:rsid w:val="00A1595D"/>
    <w:rsid w:val="00A6616E"/>
    <w:rsid w:val="00A6716E"/>
    <w:rsid w:val="00A83808"/>
    <w:rsid w:val="00A901E5"/>
    <w:rsid w:val="00AA19CE"/>
    <w:rsid w:val="00AC2072"/>
    <w:rsid w:val="00AC3ACE"/>
    <w:rsid w:val="00AC41D4"/>
    <w:rsid w:val="00AC7975"/>
    <w:rsid w:val="00AD03DB"/>
    <w:rsid w:val="00AD22BE"/>
    <w:rsid w:val="00AF003A"/>
    <w:rsid w:val="00AF6445"/>
    <w:rsid w:val="00B03EB9"/>
    <w:rsid w:val="00B128A3"/>
    <w:rsid w:val="00B27A42"/>
    <w:rsid w:val="00B356BD"/>
    <w:rsid w:val="00B4212A"/>
    <w:rsid w:val="00B60344"/>
    <w:rsid w:val="00B6244E"/>
    <w:rsid w:val="00B94B50"/>
    <w:rsid w:val="00BF5EAA"/>
    <w:rsid w:val="00C0086F"/>
    <w:rsid w:val="00C060A3"/>
    <w:rsid w:val="00C13234"/>
    <w:rsid w:val="00C13B32"/>
    <w:rsid w:val="00C20D98"/>
    <w:rsid w:val="00C56822"/>
    <w:rsid w:val="00C70376"/>
    <w:rsid w:val="00C719F9"/>
    <w:rsid w:val="00C9506F"/>
    <w:rsid w:val="00CD7C95"/>
    <w:rsid w:val="00CE2BC1"/>
    <w:rsid w:val="00CE2DA6"/>
    <w:rsid w:val="00CE6B99"/>
    <w:rsid w:val="00CE73F7"/>
    <w:rsid w:val="00D026C0"/>
    <w:rsid w:val="00D20733"/>
    <w:rsid w:val="00D26647"/>
    <w:rsid w:val="00D375C3"/>
    <w:rsid w:val="00D4701C"/>
    <w:rsid w:val="00D54E0D"/>
    <w:rsid w:val="00D8643F"/>
    <w:rsid w:val="00D94BB7"/>
    <w:rsid w:val="00DA42CA"/>
    <w:rsid w:val="00DB4A81"/>
    <w:rsid w:val="00DC2C8B"/>
    <w:rsid w:val="00DE006B"/>
    <w:rsid w:val="00DE3F6E"/>
    <w:rsid w:val="00DE53A5"/>
    <w:rsid w:val="00DF4FE4"/>
    <w:rsid w:val="00E027B0"/>
    <w:rsid w:val="00E26F5D"/>
    <w:rsid w:val="00E34C9E"/>
    <w:rsid w:val="00E4538D"/>
    <w:rsid w:val="00E47E21"/>
    <w:rsid w:val="00E67945"/>
    <w:rsid w:val="00E70AA1"/>
    <w:rsid w:val="00E7632C"/>
    <w:rsid w:val="00E93B12"/>
    <w:rsid w:val="00E97E58"/>
    <w:rsid w:val="00EA11DB"/>
    <w:rsid w:val="00EC6ACA"/>
    <w:rsid w:val="00ED78D3"/>
    <w:rsid w:val="00F001FB"/>
    <w:rsid w:val="00F1111C"/>
    <w:rsid w:val="00F1554E"/>
    <w:rsid w:val="00F259E8"/>
    <w:rsid w:val="00F36532"/>
    <w:rsid w:val="00F525D8"/>
    <w:rsid w:val="00F74D39"/>
    <w:rsid w:val="00F83100"/>
    <w:rsid w:val="00F92D23"/>
    <w:rsid w:val="00F97DC9"/>
    <w:rsid w:val="00FC301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7A456"/>
  <w15:chartTrackingRefBased/>
  <w15:docId w15:val="{11D3B7AA-5AB2-48E5-B173-4E01843A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F15"/>
  </w:style>
  <w:style w:type="paragraph" w:styleId="Heading1">
    <w:name w:val="heading 1"/>
    <w:basedOn w:val="Normal"/>
    <w:next w:val="Normal"/>
    <w:link w:val="Heading1Char"/>
    <w:uiPriority w:val="9"/>
    <w:qFormat/>
    <w:rsid w:val="00BF5EA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F15"/>
    <w:rPr>
      <w:color w:val="0000FF"/>
      <w:u w:val="single"/>
    </w:rPr>
  </w:style>
  <w:style w:type="paragraph" w:customStyle="1" w:styleId="Default">
    <w:name w:val="Default"/>
    <w:rsid w:val="008C1F15"/>
    <w:pPr>
      <w:autoSpaceDE w:val="0"/>
      <w:autoSpaceDN w:val="0"/>
      <w:adjustRightInd w:val="0"/>
      <w:spacing w:after="0" w:line="240" w:lineRule="auto"/>
    </w:pPr>
    <w:rPr>
      <w:rFonts w:ascii="Calibri" w:hAnsi="Calibri" w:cs="Calibri"/>
      <w:color w:val="000000"/>
      <w:sz w:val="24"/>
      <w:szCs w:val="24"/>
    </w:rPr>
  </w:style>
  <w:style w:type="paragraph" w:customStyle="1" w:styleId="PLHeading1">
    <w:name w:val="PL Heading 1"/>
    <w:basedOn w:val="Normal"/>
    <w:next w:val="PLHeading2"/>
    <w:qFormat/>
    <w:rsid w:val="00F1111C"/>
    <w:pPr>
      <w:numPr>
        <w:numId w:val="2"/>
      </w:numPr>
      <w:spacing w:after="200" w:line="276" w:lineRule="auto"/>
    </w:pPr>
    <w:rPr>
      <w:rFonts w:ascii="Calibri" w:eastAsia="Times New Roman" w:hAnsi="Calibri"/>
      <w:b/>
      <w:lang w:val="en-GB" w:bidi="ar-SA"/>
    </w:rPr>
  </w:style>
  <w:style w:type="paragraph" w:customStyle="1" w:styleId="PLHeading2">
    <w:name w:val="PL Heading 2"/>
    <w:basedOn w:val="PLHeading1"/>
    <w:qFormat/>
    <w:rsid w:val="00F1111C"/>
    <w:pPr>
      <w:numPr>
        <w:ilvl w:val="1"/>
      </w:numPr>
    </w:pPr>
    <w:rPr>
      <w:b w:val="0"/>
    </w:rPr>
  </w:style>
  <w:style w:type="paragraph" w:customStyle="1" w:styleId="PLHeading3">
    <w:name w:val="PL Heading 3"/>
    <w:basedOn w:val="PLHeading2"/>
    <w:qFormat/>
    <w:rsid w:val="00F1111C"/>
    <w:pPr>
      <w:numPr>
        <w:ilvl w:val="3"/>
      </w:numPr>
      <w:ind w:left="1701" w:hanging="850"/>
    </w:pPr>
  </w:style>
  <w:style w:type="paragraph" w:styleId="ListParagraph">
    <w:name w:val="List Paragraph"/>
    <w:basedOn w:val="Normal"/>
    <w:uiPriority w:val="34"/>
    <w:qFormat/>
    <w:rsid w:val="00F1111C"/>
    <w:pPr>
      <w:ind w:left="720"/>
      <w:contextualSpacing/>
    </w:pPr>
  </w:style>
  <w:style w:type="character" w:styleId="CommentReference">
    <w:name w:val="annotation reference"/>
    <w:basedOn w:val="DefaultParagraphFont"/>
    <w:uiPriority w:val="99"/>
    <w:semiHidden/>
    <w:unhideWhenUsed/>
    <w:rsid w:val="00F1111C"/>
    <w:rPr>
      <w:sz w:val="16"/>
      <w:szCs w:val="16"/>
    </w:rPr>
  </w:style>
  <w:style w:type="paragraph" w:styleId="CommentText">
    <w:name w:val="annotation text"/>
    <w:basedOn w:val="Normal"/>
    <w:link w:val="CommentTextChar"/>
    <w:uiPriority w:val="99"/>
    <w:unhideWhenUsed/>
    <w:rsid w:val="00F1111C"/>
    <w:pPr>
      <w:spacing w:line="240" w:lineRule="auto"/>
    </w:pPr>
    <w:rPr>
      <w:sz w:val="20"/>
      <w:szCs w:val="20"/>
    </w:rPr>
  </w:style>
  <w:style w:type="character" w:customStyle="1" w:styleId="CommentTextChar">
    <w:name w:val="Comment Text Char"/>
    <w:basedOn w:val="DefaultParagraphFont"/>
    <w:link w:val="CommentText"/>
    <w:uiPriority w:val="99"/>
    <w:rsid w:val="00F1111C"/>
    <w:rPr>
      <w:sz w:val="20"/>
      <w:szCs w:val="20"/>
    </w:rPr>
  </w:style>
  <w:style w:type="paragraph" w:styleId="BalloonText">
    <w:name w:val="Balloon Text"/>
    <w:basedOn w:val="Normal"/>
    <w:link w:val="BalloonTextChar"/>
    <w:uiPriority w:val="99"/>
    <w:semiHidden/>
    <w:unhideWhenUsed/>
    <w:rsid w:val="00F111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111C"/>
    <w:rPr>
      <w:rFonts w:ascii="Segoe UI" w:hAnsi="Segoe UI" w:cs="Segoe UI"/>
      <w:sz w:val="18"/>
      <w:szCs w:val="18"/>
    </w:rPr>
  </w:style>
  <w:style w:type="character" w:styleId="FollowedHyperlink">
    <w:name w:val="FollowedHyperlink"/>
    <w:basedOn w:val="DefaultParagraphFont"/>
    <w:uiPriority w:val="99"/>
    <w:semiHidden/>
    <w:unhideWhenUsed/>
    <w:rsid w:val="00AD03DB"/>
    <w:rPr>
      <w:color w:val="954F72" w:themeColor="followedHyperlink"/>
      <w:u w:val="single"/>
    </w:rPr>
  </w:style>
  <w:style w:type="character" w:customStyle="1" w:styleId="UnresolvedMention1">
    <w:name w:val="Unresolved Mention1"/>
    <w:basedOn w:val="DefaultParagraphFont"/>
    <w:uiPriority w:val="99"/>
    <w:semiHidden/>
    <w:unhideWhenUsed/>
    <w:rsid w:val="00804B17"/>
    <w:rPr>
      <w:color w:val="605E5C"/>
      <w:shd w:val="clear" w:color="auto" w:fill="E1DFDD"/>
    </w:rPr>
  </w:style>
  <w:style w:type="paragraph" w:styleId="NormalWeb">
    <w:name w:val="Normal (Web)"/>
    <w:basedOn w:val="Normal"/>
    <w:uiPriority w:val="99"/>
    <w:semiHidden/>
    <w:unhideWhenUsed/>
    <w:rsid w:val="006738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8F6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j-ti-grseq-1">
    <w:name w:val="oj-ti-grseq-1"/>
    <w:basedOn w:val="Normal"/>
    <w:rsid w:val="008F6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j-bold">
    <w:name w:val="oj-bold"/>
    <w:basedOn w:val="DefaultParagraphFont"/>
    <w:rsid w:val="008F62BE"/>
  </w:style>
  <w:style w:type="character" w:customStyle="1" w:styleId="oj-italic">
    <w:name w:val="oj-italic"/>
    <w:basedOn w:val="DefaultParagraphFont"/>
    <w:rsid w:val="008F62BE"/>
  </w:style>
  <w:style w:type="paragraph" w:customStyle="1" w:styleId="oj-normal">
    <w:name w:val="oj-normal"/>
    <w:basedOn w:val="Normal"/>
    <w:rsid w:val="008F6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j-super">
    <w:name w:val="oj-super"/>
    <w:basedOn w:val="DefaultParagraphFont"/>
    <w:rsid w:val="008F62BE"/>
  </w:style>
  <w:style w:type="paragraph" w:customStyle="1" w:styleId="oj-note">
    <w:name w:val="oj-note"/>
    <w:basedOn w:val="Normal"/>
    <w:rsid w:val="008F6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j-doc-ti">
    <w:name w:val="oj-doc-ti"/>
    <w:basedOn w:val="Normal"/>
    <w:rsid w:val="008F62BE"/>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F62BE"/>
    <w:rPr>
      <w:color w:val="605E5C"/>
      <w:shd w:val="clear" w:color="auto" w:fill="E1DFDD"/>
    </w:rPr>
  </w:style>
  <w:style w:type="character" w:customStyle="1" w:styleId="Heading1Char">
    <w:name w:val="Heading 1 Char"/>
    <w:basedOn w:val="DefaultParagraphFont"/>
    <w:link w:val="Heading1"/>
    <w:uiPriority w:val="9"/>
    <w:rsid w:val="00BF5EA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F5EAA"/>
    <w:pPr>
      <w:outlineLvl w:val="9"/>
    </w:pPr>
    <w:rPr>
      <w:lang w:bidi="ar-SA"/>
    </w:rPr>
  </w:style>
  <w:style w:type="table" w:styleId="TableGrid">
    <w:name w:val="Table Grid"/>
    <w:basedOn w:val="TableNormal"/>
    <w:uiPriority w:val="39"/>
    <w:rsid w:val="00F97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A0554"/>
    <w:pPr>
      <w:spacing w:after="0" w:line="240" w:lineRule="auto"/>
    </w:pPr>
  </w:style>
  <w:style w:type="paragraph" w:styleId="CommentSubject">
    <w:name w:val="annotation subject"/>
    <w:basedOn w:val="CommentText"/>
    <w:next w:val="CommentText"/>
    <w:link w:val="CommentSubjectChar"/>
    <w:uiPriority w:val="99"/>
    <w:semiHidden/>
    <w:unhideWhenUsed/>
    <w:rsid w:val="0092102B"/>
    <w:rPr>
      <w:b/>
      <w:bCs/>
    </w:rPr>
  </w:style>
  <w:style w:type="character" w:customStyle="1" w:styleId="CommentSubjectChar">
    <w:name w:val="Comment Subject Char"/>
    <w:basedOn w:val="CommentTextChar"/>
    <w:link w:val="CommentSubject"/>
    <w:uiPriority w:val="99"/>
    <w:semiHidden/>
    <w:rsid w:val="0092102B"/>
    <w:rPr>
      <w:b/>
      <w:bCs/>
      <w:sz w:val="20"/>
      <w:szCs w:val="20"/>
    </w:rPr>
  </w:style>
  <w:style w:type="character" w:customStyle="1" w:styleId="apple-converted-space">
    <w:name w:val="apple-converted-space"/>
    <w:basedOn w:val="DefaultParagraphFont"/>
    <w:rsid w:val="00CE7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85502">
      <w:bodyDiv w:val="1"/>
      <w:marLeft w:val="0"/>
      <w:marRight w:val="0"/>
      <w:marTop w:val="0"/>
      <w:marBottom w:val="0"/>
      <w:divBdr>
        <w:top w:val="none" w:sz="0" w:space="0" w:color="auto"/>
        <w:left w:val="none" w:sz="0" w:space="0" w:color="auto"/>
        <w:bottom w:val="none" w:sz="0" w:space="0" w:color="auto"/>
        <w:right w:val="none" w:sz="0" w:space="0" w:color="auto"/>
      </w:divBdr>
    </w:div>
    <w:div w:id="100802303">
      <w:bodyDiv w:val="1"/>
      <w:marLeft w:val="0"/>
      <w:marRight w:val="0"/>
      <w:marTop w:val="0"/>
      <w:marBottom w:val="0"/>
      <w:divBdr>
        <w:top w:val="none" w:sz="0" w:space="0" w:color="auto"/>
        <w:left w:val="none" w:sz="0" w:space="0" w:color="auto"/>
        <w:bottom w:val="none" w:sz="0" w:space="0" w:color="auto"/>
        <w:right w:val="none" w:sz="0" w:space="0" w:color="auto"/>
      </w:divBdr>
    </w:div>
    <w:div w:id="328412175">
      <w:bodyDiv w:val="1"/>
      <w:marLeft w:val="0"/>
      <w:marRight w:val="0"/>
      <w:marTop w:val="0"/>
      <w:marBottom w:val="0"/>
      <w:divBdr>
        <w:top w:val="none" w:sz="0" w:space="0" w:color="auto"/>
        <w:left w:val="none" w:sz="0" w:space="0" w:color="auto"/>
        <w:bottom w:val="none" w:sz="0" w:space="0" w:color="auto"/>
        <w:right w:val="none" w:sz="0" w:space="0" w:color="auto"/>
      </w:divBdr>
    </w:div>
    <w:div w:id="399987054">
      <w:bodyDiv w:val="1"/>
      <w:marLeft w:val="0"/>
      <w:marRight w:val="0"/>
      <w:marTop w:val="0"/>
      <w:marBottom w:val="0"/>
      <w:divBdr>
        <w:top w:val="none" w:sz="0" w:space="0" w:color="auto"/>
        <w:left w:val="none" w:sz="0" w:space="0" w:color="auto"/>
        <w:bottom w:val="none" w:sz="0" w:space="0" w:color="auto"/>
        <w:right w:val="none" w:sz="0" w:space="0" w:color="auto"/>
      </w:divBdr>
    </w:div>
    <w:div w:id="432747584">
      <w:bodyDiv w:val="1"/>
      <w:marLeft w:val="0"/>
      <w:marRight w:val="0"/>
      <w:marTop w:val="0"/>
      <w:marBottom w:val="0"/>
      <w:divBdr>
        <w:top w:val="none" w:sz="0" w:space="0" w:color="auto"/>
        <w:left w:val="none" w:sz="0" w:space="0" w:color="auto"/>
        <w:bottom w:val="none" w:sz="0" w:space="0" w:color="auto"/>
        <w:right w:val="none" w:sz="0" w:space="0" w:color="auto"/>
      </w:divBdr>
      <w:divsChild>
        <w:div w:id="1922712143">
          <w:marLeft w:val="0"/>
          <w:marRight w:val="0"/>
          <w:marTop w:val="0"/>
          <w:marBottom w:val="0"/>
          <w:divBdr>
            <w:top w:val="none" w:sz="0" w:space="0" w:color="auto"/>
            <w:left w:val="none" w:sz="0" w:space="0" w:color="auto"/>
            <w:bottom w:val="none" w:sz="0" w:space="0" w:color="auto"/>
            <w:right w:val="none" w:sz="0" w:space="0" w:color="auto"/>
          </w:divBdr>
          <w:divsChild>
            <w:div w:id="1378167330">
              <w:marLeft w:val="0"/>
              <w:marRight w:val="0"/>
              <w:marTop w:val="0"/>
              <w:marBottom w:val="0"/>
              <w:divBdr>
                <w:top w:val="none" w:sz="0" w:space="0" w:color="auto"/>
                <w:left w:val="none" w:sz="0" w:space="0" w:color="auto"/>
                <w:bottom w:val="none" w:sz="0" w:space="0" w:color="auto"/>
                <w:right w:val="none" w:sz="0" w:space="0" w:color="auto"/>
              </w:divBdr>
            </w:div>
          </w:divsChild>
        </w:div>
        <w:div w:id="175274892">
          <w:marLeft w:val="0"/>
          <w:marRight w:val="0"/>
          <w:marTop w:val="0"/>
          <w:marBottom w:val="0"/>
          <w:divBdr>
            <w:top w:val="none" w:sz="0" w:space="0" w:color="auto"/>
            <w:left w:val="none" w:sz="0" w:space="0" w:color="auto"/>
            <w:bottom w:val="none" w:sz="0" w:space="0" w:color="auto"/>
            <w:right w:val="none" w:sz="0" w:space="0" w:color="auto"/>
          </w:divBdr>
          <w:divsChild>
            <w:div w:id="1513492685">
              <w:marLeft w:val="0"/>
              <w:marRight w:val="0"/>
              <w:marTop w:val="0"/>
              <w:marBottom w:val="0"/>
              <w:divBdr>
                <w:top w:val="none" w:sz="0" w:space="0" w:color="auto"/>
                <w:left w:val="none" w:sz="0" w:space="0" w:color="auto"/>
                <w:bottom w:val="none" w:sz="0" w:space="0" w:color="auto"/>
                <w:right w:val="none" w:sz="0" w:space="0" w:color="auto"/>
              </w:divBdr>
            </w:div>
          </w:divsChild>
        </w:div>
        <w:div w:id="1065836988">
          <w:marLeft w:val="0"/>
          <w:marRight w:val="0"/>
          <w:marTop w:val="0"/>
          <w:marBottom w:val="0"/>
          <w:divBdr>
            <w:top w:val="none" w:sz="0" w:space="0" w:color="auto"/>
            <w:left w:val="none" w:sz="0" w:space="0" w:color="auto"/>
            <w:bottom w:val="none" w:sz="0" w:space="0" w:color="auto"/>
            <w:right w:val="none" w:sz="0" w:space="0" w:color="auto"/>
          </w:divBdr>
          <w:divsChild>
            <w:div w:id="1493445526">
              <w:marLeft w:val="0"/>
              <w:marRight w:val="0"/>
              <w:marTop w:val="0"/>
              <w:marBottom w:val="0"/>
              <w:divBdr>
                <w:top w:val="none" w:sz="0" w:space="0" w:color="auto"/>
                <w:left w:val="none" w:sz="0" w:space="0" w:color="auto"/>
                <w:bottom w:val="none" w:sz="0" w:space="0" w:color="auto"/>
                <w:right w:val="none" w:sz="0" w:space="0" w:color="auto"/>
              </w:divBdr>
            </w:div>
          </w:divsChild>
        </w:div>
        <w:div w:id="28145427">
          <w:marLeft w:val="0"/>
          <w:marRight w:val="0"/>
          <w:marTop w:val="0"/>
          <w:marBottom w:val="0"/>
          <w:divBdr>
            <w:top w:val="none" w:sz="0" w:space="0" w:color="auto"/>
            <w:left w:val="none" w:sz="0" w:space="0" w:color="auto"/>
            <w:bottom w:val="none" w:sz="0" w:space="0" w:color="auto"/>
            <w:right w:val="none" w:sz="0" w:space="0" w:color="auto"/>
          </w:divBdr>
          <w:divsChild>
            <w:div w:id="176241501">
              <w:marLeft w:val="0"/>
              <w:marRight w:val="0"/>
              <w:marTop w:val="0"/>
              <w:marBottom w:val="0"/>
              <w:divBdr>
                <w:top w:val="none" w:sz="0" w:space="0" w:color="auto"/>
                <w:left w:val="none" w:sz="0" w:space="0" w:color="auto"/>
                <w:bottom w:val="none" w:sz="0" w:space="0" w:color="auto"/>
                <w:right w:val="none" w:sz="0" w:space="0" w:color="auto"/>
              </w:divBdr>
            </w:div>
          </w:divsChild>
        </w:div>
        <w:div w:id="5718371">
          <w:marLeft w:val="0"/>
          <w:marRight w:val="0"/>
          <w:marTop w:val="0"/>
          <w:marBottom w:val="0"/>
          <w:divBdr>
            <w:top w:val="none" w:sz="0" w:space="0" w:color="auto"/>
            <w:left w:val="none" w:sz="0" w:space="0" w:color="auto"/>
            <w:bottom w:val="none" w:sz="0" w:space="0" w:color="auto"/>
            <w:right w:val="none" w:sz="0" w:space="0" w:color="auto"/>
          </w:divBdr>
          <w:divsChild>
            <w:div w:id="113837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90232">
      <w:bodyDiv w:val="1"/>
      <w:marLeft w:val="0"/>
      <w:marRight w:val="0"/>
      <w:marTop w:val="0"/>
      <w:marBottom w:val="0"/>
      <w:divBdr>
        <w:top w:val="none" w:sz="0" w:space="0" w:color="auto"/>
        <w:left w:val="none" w:sz="0" w:space="0" w:color="auto"/>
        <w:bottom w:val="none" w:sz="0" w:space="0" w:color="auto"/>
        <w:right w:val="none" w:sz="0" w:space="0" w:color="auto"/>
      </w:divBdr>
    </w:div>
    <w:div w:id="712996875">
      <w:bodyDiv w:val="1"/>
      <w:marLeft w:val="0"/>
      <w:marRight w:val="0"/>
      <w:marTop w:val="0"/>
      <w:marBottom w:val="0"/>
      <w:divBdr>
        <w:top w:val="none" w:sz="0" w:space="0" w:color="auto"/>
        <w:left w:val="none" w:sz="0" w:space="0" w:color="auto"/>
        <w:bottom w:val="none" w:sz="0" w:space="0" w:color="auto"/>
        <w:right w:val="none" w:sz="0" w:space="0" w:color="auto"/>
      </w:divBdr>
    </w:div>
    <w:div w:id="773211245">
      <w:bodyDiv w:val="1"/>
      <w:marLeft w:val="0"/>
      <w:marRight w:val="0"/>
      <w:marTop w:val="0"/>
      <w:marBottom w:val="0"/>
      <w:divBdr>
        <w:top w:val="none" w:sz="0" w:space="0" w:color="auto"/>
        <w:left w:val="none" w:sz="0" w:space="0" w:color="auto"/>
        <w:bottom w:val="none" w:sz="0" w:space="0" w:color="auto"/>
        <w:right w:val="none" w:sz="0" w:space="0" w:color="auto"/>
      </w:divBdr>
    </w:div>
    <w:div w:id="847910944">
      <w:bodyDiv w:val="1"/>
      <w:marLeft w:val="0"/>
      <w:marRight w:val="0"/>
      <w:marTop w:val="0"/>
      <w:marBottom w:val="0"/>
      <w:divBdr>
        <w:top w:val="none" w:sz="0" w:space="0" w:color="auto"/>
        <w:left w:val="none" w:sz="0" w:space="0" w:color="auto"/>
        <w:bottom w:val="none" w:sz="0" w:space="0" w:color="auto"/>
        <w:right w:val="none" w:sz="0" w:space="0" w:color="auto"/>
      </w:divBdr>
    </w:div>
    <w:div w:id="970402213">
      <w:bodyDiv w:val="1"/>
      <w:marLeft w:val="0"/>
      <w:marRight w:val="0"/>
      <w:marTop w:val="0"/>
      <w:marBottom w:val="0"/>
      <w:divBdr>
        <w:top w:val="none" w:sz="0" w:space="0" w:color="auto"/>
        <w:left w:val="none" w:sz="0" w:space="0" w:color="auto"/>
        <w:bottom w:val="none" w:sz="0" w:space="0" w:color="auto"/>
        <w:right w:val="none" w:sz="0" w:space="0" w:color="auto"/>
      </w:divBdr>
      <w:divsChild>
        <w:div w:id="8052457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04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00990">
      <w:bodyDiv w:val="1"/>
      <w:marLeft w:val="0"/>
      <w:marRight w:val="0"/>
      <w:marTop w:val="0"/>
      <w:marBottom w:val="0"/>
      <w:divBdr>
        <w:top w:val="none" w:sz="0" w:space="0" w:color="auto"/>
        <w:left w:val="none" w:sz="0" w:space="0" w:color="auto"/>
        <w:bottom w:val="none" w:sz="0" w:space="0" w:color="auto"/>
        <w:right w:val="none" w:sz="0" w:space="0" w:color="auto"/>
      </w:divBdr>
    </w:div>
    <w:div w:id="1166360129">
      <w:bodyDiv w:val="1"/>
      <w:marLeft w:val="0"/>
      <w:marRight w:val="0"/>
      <w:marTop w:val="0"/>
      <w:marBottom w:val="0"/>
      <w:divBdr>
        <w:top w:val="none" w:sz="0" w:space="0" w:color="auto"/>
        <w:left w:val="none" w:sz="0" w:space="0" w:color="auto"/>
        <w:bottom w:val="none" w:sz="0" w:space="0" w:color="auto"/>
        <w:right w:val="none" w:sz="0" w:space="0" w:color="auto"/>
      </w:divBdr>
    </w:div>
    <w:div w:id="1322461115">
      <w:bodyDiv w:val="1"/>
      <w:marLeft w:val="0"/>
      <w:marRight w:val="0"/>
      <w:marTop w:val="0"/>
      <w:marBottom w:val="0"/>
      <w:divBdr>
        <w:top w:val="none" w:sz="0" w:space="0" w:color="auto"/>
        <w:left w:val="none" w:sz="0" w:space="0" w:color="auto"/>
        <w:bottom w:val="none" w:sz="0" w:space="0" w:color="auto"/>
        <w:right w:val="none" w:sz="0" w:space="0" w:color="auto"/>
      </w:divBdr>
    </w:div>
    <w:div w:id="1628270647">
      <w:bodyDiv w:val="1"/>
      <w:marLeft w:val="0"/>
      <w:marRight w:val="0"/>
      <w:marTop w:val="0"/>
      <w:marBottom w:val="0"/>
      <w:divBdr>
        <w:top w:val="none" w:sz="0" w:space="0" w:color="auto"/>
        <w:left w:val="none" w:sz="0" w:space="0" w:color="auto"/>
        <w:bottom w:val="none" w:sz="0" w:space="0" w:color="auto"/>
        <w:right w:val="none" w:sz="0" w:space="0" w:color="auto"/>
      </w:divBdr>
    </w:div>
    <w:div w:id="1705444354">
      <w:bodyDiv w:val="1"/>
      <w:marLeft w:val="0"/>
      <w:marRight w:val="0"/>
      <w:marTop w:val="0"/>
      <w:marBottom w:val="0"/>
      <w:divBdr>
        <w:top w:val="none" w:sz="0" w:space="0" w:color="auto"/>
        <w:left w:val="none" w:sz="0" w:space="0" w:color="auto"/>
        <w:bottom w:val="none" w:sz="0" w:space="0" w:color="auto"/>
        <w:right w:val="none" w:sz="0" w:space="0" w:color="auto"/>
      </w:divBdr>
    </w:div>
    <w:div w:id="1840391348">
      <w:bodyDiv w:val="1"/>
      <w:marLeft w:val="0"/>
      <w:marRight w:val="0"/>
      <w:marTop w:val="0"/>
      <w:marBottom w:val="0"/>
      <w:divBdr>
        <w:top w:val="none" w:sz="0" w:space="0" w:color="auto"/>
        <w:left w:val="none" w:sz="0" w:space="0" w:color="auto"/>
        <w:bottom w:val="none" w:sz="0" w:space="0" w:color="auto"/>
        <w:right w:val="none" w:sz="0" w:space="0" w:color="auto"/>
      </w:divBdr>
    </w:div>
    <w:div w:id="1898592361">
      <w:bodyDiv w:val="1"/>
      <w:marLeft w:val="0"/>
      <w:marRight w:val="0"/>
      <w:marTop w:val="0"/>
      <w:marBottom w:val="0"/>
      <w:divBdr>
        <w:top w:val="none" w:sz="0" w:space="0" w:color="auto"/>
        <w:left w:val="none" w:sz="0" w:space="0" w:color="auto"/>
        <w:bottom w:val="none" w:sz="0" w:space="0" w:color="auto"/>
        <w:right w:val="none" w:sz="0" w:space="0" w:color="auto"/>
      </w:divBdr>
    </w:div>
    <w:div w:id="2074043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ur-lex.europa.eu/eli/dec_impl/2021/914/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6228</Words>
  <Characters>35502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Martin</dc:creator>
  <cp:keywords/>
  <dc:description/>
  <cp:lastModifiedBy>Legal</cp:lastModifiedBy>
  <cp:revision>2</cp:revision>
  <dcterms:created xsi:type="dcterms:W3CDTF">2022-01-11T13:46:00Z</dcterms:created>
  <dcterms:modified xsi:type="dcterms:W3CDTF">2022-01-11T13:46:00Z</dcterms:modified>
</cp:coreProperties>
</file>