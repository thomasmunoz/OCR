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A0FAE" w:rsidRPr="004206AC" w:rsidRDefault="00DF3755">
      <w:pPr>
        <w:jc w:val="both"/>
        <w:rPr>
          <w:rFonts w:ascii="Aptos" w:eastAsia="Calibri" w:hAnsi="Aptos" w:cs="Calibri"/>
          <w:b/>
        </w:rPr>
      </w:pPr>
      <w:r w:rsidRPr="004206AC">
        <w:rPr>
          <w:rFonts w:ascii="Aptos" w:eastAsia="Calibri" w:hAnsi="Aptos" w:cs="Calibri"/>
          <w:b/>
        </w:rPr>
        <w:t xml:space="preserve"> </w:t>
      </w:r>
    </w:p>
    <w:p w14:paraId="00000002" w14:textId="77777777" w:rsidR="00CA0FAE" w:rsidRPr="004206AC" w:rsidRDefault="00DF3755">
      <w:pPr>
        <w:jc w:val="center"/>
        <w:rPr>
          <w:rFonts w:ascii="Aptos" w:eastAsia="Calibri" w:hAnsi="Aptos" w:cs="Calibri"/>
        </w:rPr>
      </w:pPr>
      <w:r w:rsidRPr="004206AC">
        <w:rPr>
          <w:rFonts w:ascii="Aptos" w:eastAsia="Calibri" w:hAnsi="Aptos" w:cs="Calibri"/>
          <w:b/>
        </w:rPr>
        <w:t>DATA PROCESSING AGREEMENT</w:t>
      </w:r>
    </w:p>
    <w:p w14:paraId="00000004" w14:textId="0D58E1A4" w:rsidR="00CA0FAE" w:rsidRPr="004206AC" w:rsidRDefault="00CA0FAE">
      <w:pPr>
        <w:spacing w:line="256" w:lineRule="auto"/>
        <w:jc w:val="both"/>
        <w:rPr>
          <w:rFonts w:ascii="Aptos" w:eastAsia="Calibri" w:hAnsi="Aptos" w:cs="Calibri"/>
        </w:rPr>
      </w:pPr>
    </w:p>
    <w:p w14:paraId="7CC9A60A" w14:textId="77777777" w:rsidR="00CC7D11" w:rsidRPr="004206AC" w:rsidRDefault="00CC7D11">
      <w:pPr>
        <w:spacing w:line="256" w:lineRule="auto"/>
        <w:jc w:val="both"/>
        <w:rPr>
          <w:rFonts w:ascii="Aptos" w:eastAsia="Calibri" w:hAnsi="Aptos" w:cs="Calibri"/>
        </w:rPr>
      </w:pPr>
    </w:p>
    <w:p w14:paraId="4C292586" w14:textId="77777777" w:rsidR="00CC7D11" w:rsidRPr="004206AC" w:rsidRDefault="00CC7D11">
      <w:pPr>
        <w:spacing w:line="256" w:lineRule="auto"/>
        <w:jc w:val="both"/>
        <w:rPr>
          <w:rFonts w:ascii="Aptos" w:eastAsia="Calibri" w:hAnsi="Aptos" w:cs="Calibri"/>
        </w:rPr>
      </w:pPr>
    </w:p>
    <w:p w14:paraId="00000005" w14:textId="0789EFF0" w:rsidR="00CA0FAE" w:rsidRPr="004206AC" w:rsidRDefault="00DF3755" w:rsidP="00C30FFB">
      <w:pPr>
        <w:spacing w:line="256" w:lineRule="auto"/>
        <w:jc w:val="both"/>
        <w:rPr>
          <w:rFonts w:ascii="Aptos" w:eastAsia="Calibri" w:hAnsi="Aptos" w:cs="Calibri"/>
        </w:rPr>
      </w:pPr>
      <w:r w:rsidRPr="004206AC">
        <w:rPr>
          <w:rFonts w:ascii="Aptos" w:eastAsia="Calibri" w:hAnsi="Aptos" w:cs="Calibri"/>
        </w:rPr>
        <w:t>This Data Processing Agreement (“</w:t>
      </w:r>
      <w:r w:rsidRPr="004206AC">
        <w:rPr>
          <w:rFonts w:ascii="Aptos" w:eastAsia="Calibri" w:hAnsi="Aptos" w:cs="Calibri"/>
          <w:b/>
        </w:rPr>
        <w:t>DPA</w:t>
      </w:r>
      <w:r w:rsidRPr="004206AC">
        <w:rPr>
          <w:rFonts w:ascii="Aptos" w:eastAsia="Calibri" w:hAnsi="Aptos" w:cs="Calibri"/>
        </w:rPr>
        <w:t>") is hereby entered by and between</w:t>
      </w:r>
      <w:r w:rsidR="00C30FFB" w:rsidRPr="004206AC">
        <w:rPr>
          <w:rFonts w:ascii="Aptos" w:eastAsia="Calibri" w:hAnsi="Aptos" w:cs="Calibri"/>
        </w:rPr>
        <w:t xml:space="preserve"> 6785719 Canada Inc., d.b.a. E-Commerce Upclick</w:t>
      </w:r>
      <w:r w:rsidR="00B85727" w:rsidRPr="004206AC">
        <w:rPr>
          <w:rFonts w:ascii="Aptos" w:eastAsia="Calibri" w:hAnsi="Aptos" w:cs="Calibri"/>
        </w:rPr>
        <w:t>, a corporation duly constituted according to the laws Canada and with a place of business at 7075 Place Robert-Joncas, Suite 142, Ville Saint-Laurent, Quebec, Canada, H4M 2Z2 ("</w:t>
      </w:r>
      <w:r w:rsidR="00C30FFB" w:rsidRPr="004206AC">
        <w:rPr>
          <w:rFonts w:ascii="Aptos" w:eastAsia="Calibri" w:hAnsi="Aptos" w:cs="Calibri"/>
          <w:b/>
          <w:bCs/>
        </w:rPr>
        <w:t xml:space="preserve">E-Commerce Upclick </w:t>
      </w:r>
      <w:r w:rsidR="00CC7D11" w:rsidRPr="004206AC">
        <w:rPr>
          <w:rFonts w:ascii="Aptos" w:eastAsia="Calibri" w:hAnsi="Aptos" w:cs="Calibri"/>
        </w:rPr>
        <w:t>”) on</w:t>
      </w:r>
      <w:r w:rsidRPr="004206AC">
        <w:rPr>
          <w:rFonts w:ascii="Aptos" w:eastAsia="Calibri" w:hAnsi="Aptos" w:cs="Calibri"/>
        </w:rPr>
        <w:t xml:space="preserve"> behalf of itself and its Affiliated Companies, and between </w:t>
      </w:r>
      <w:r w:rsidR="00CC7D11" w:rsidRPr="004206AC">
        <w:rPr>
          <w:rFonts w:ascii="Aptos" w:eastAsia="Calibri" w:hAnsi="Aptos" w:cs="Calibri"/>
          <w:b/>
          <w:bCs/>
        </w:rPr>
        <w:t>Outsourcia</w:t>
      </w:r>
      <w:r w:rsidR="00F71B1C" w:rsidRPr="004206AC">
        <w:rPr>
          <w:rFonts w:ascii="Aptos" w:eastAsia="Calibri" w:hAnsi="Aptos" w:cs="Calibri"/>
          <w:b/>
          <w:bCs/>
        </w:rPr>
        <w:t xml:space="preserve"> S.A. </w:t>
      </w:r>
      <w:r w:rsidRPr="004206AC">
        <w:rPr>
          <w:rFonts w:ascii="Aptos" w:eastAsia="Calibri" w:hAnsi="Aptos" w:cs="Calibri"/>
        </w:rPr>
        <w:t xml:space="preserve">, </w:t>
      </w:r>
      <w:r w:rsidR="00CC7D11" w:rsidRPr="004206AC">
        <w:rPr>
          <w:rFonts w:ascii="Aptos" w:eastAsia="Calibri" w:hAnsi="Aptos" w:cs="Calibri"/>
        </w:rPr>
        <w:t>217, boulevard Anfa</w:t>
      </w:r>
      <w:r w:rsidR="00C30FFB" w:rsidRPr="004206AC">
        <w:rPr>
          <w:rFonts w:ascii="Aptos" w:eastAsia="Calibri" w:hAnsi="Aptos" w:cs="Calibri"/>
        </w:rPr>
        <w:t xml:space="preserve">, </w:t>
      </w:r>
      <w:r w:rsidR="00CC7D11" w:rsidRPr="004206AC">
        <w:rPr>
          <w:rFonts w:ascii="Aptos" w:eastAsia="Calibri" w:hAnsi="Aptos" w:cs="Calibri"/>
        </w:rPr>
        <w:t>21 000 Casablanca, MAROC</w:t>
      </w:r>
      <w:r w:rsidR="00C30FFB" w:rsidRPr="004206AC">
        <w:rPr>
          <w:rFonts w:ascii="Aptos" w:eastAsia="Calibri" w:hAnsi="Aptos" w:cs="Calibri"/>
        </w:rPr>
        <w:t>,</w:t>
      </w:r>
      <w:r w:rsidR="00F71B1C" w:rsidRPr="004206AC">
        <w:rPr>
          <w:rFonts w:ascii="Aptos" w:eastAsia="Calibri" w:hAnsi="Aptos" w:cs="Calibri"/>
        </w:rPr>
        <w:t xml:space="preserve"> registration number 128 255</w:t>
      </w:r>
      <w:r w:rsidR="00C30FFB" w:rsidRPr="004206AC">
        <w:rPr>
          <w:rFonts w:ascii="Aptos" w:eastAsia="Calibri" w:hAnsi="Aptos" w:cs="Calibri"/>
        </w:rPr>
        <w:t>,</w:t>
      </w:r>
      <w:r w:rsidR="00CC7D11" w:rsidRPr="004206AC">
        <w:rPr>
          <w:rFonts w:ascii="Aptos" w:eastAsia="Calibri" w:hAnsi="Aptos" w:cs="Calibri"/>
        </w:rPr>
        <w:t xml:space="preserve"> the undersigned service provider (“</w:t>
      </w:r>
      <w:r w:rsidR="00CC7D11" w:rsidRPr="004206AC">
        <w:rPr>
          <w:rFonts w:ascii="Aptos" w:eastAsia="Calibri" w:hAnsi="Aptos" w:cs="Calibri"/>
          <w:b/>
        </w:rPr>
        <w:t>Vendor</w:t>
      </w:r>
      <w:r w:rsidR="00CC7D11" w:rsidRPr="004206AC">
        <w:rPr>
          <w:rFonts w:ascii="Aptos" w:eastAsia="Calibri" w:hAnsi="Aptos" w:cs="Calibri"/>
        </w:rPr>
        <w:t>”), each a "</w:t>
      </w:r>
      <w:r w:rsidR="00CC7D11" w:rsidRPr="004206AC">
        <w:rPr>
          <w:rFonts w:ascii="Aptos" w:eastAsia="Calibri" w:hAnsi="Aptos" w:cs="Calibri"/>
          <w:b/>
        </w:rPr>
        <w:t>party</w:t>
      </w:r>
      <w:r w:rsidR="00CC7D11" w:rsidRPr="004206AC">
        <w:rPr>
          <w:rFonts w:ascii="Aptos" w:eastAsia="Calibri" w:hAnsi="Aptos" w:cs="Calibri"/>
        </w:rPr>
        <w:t>" and collectively, the "</w:t>
      </w:r>
      <w:r w:rsidR="00CC7D11" w:rsidRPr="004206AC">
        <w:rPr>
          <w:rFonts w:ascii="Aptos" w:eastAsia="Calibri" w:hAnsi="Aptos" w:cs="Calibri"/>
          <w:b/>
        </w:rPr>
        <w:t>parties</w:t>
      </w:r>
      <w:r w:rsidR="00CC7D11" w:rsidRPr="004206AC">
        <w:rPr>
          <w:rFonts w:ascii="Aptos" w:eastAsia="Calibri" w:hAnsi="Aptos" w:cs="Calibri"/>
        </w:rPr>
        <w:t>". This DPA forms an integral part of the binding agreement signed by the parties (“</w:t>
      </w:r>
      <w:r w:rsidR="00CC7D11" w:rsidRPr="004206AC">
        <w:rPr>
          <w:rFonts w:ascii="Aptos" w:eastAsia="Calibri" w:hAnsi="Aptos" w:cs="Calibri"/>
          <w:b/>
        </w:rPr>
        <w:t>Agreement</w:t>
      </w:r>
      <w:r w:rsidR="00CC7D11" w:rsidRPr="004206AC">
        <w:rPr>
          <w:rFonts w:ascii="Aptos" w:eastAsia="Calibri" w:hAnsi="Aptos" w:cs="Calibri"/>
        </w:rPr>
        <w:t>”). Capitalized terms not otherwise defined herein shall have the meaning given to them in the Agreement.</w:t>
      </w:r>
    </w:p>
    <w:p w14:paraId="00000006" w14:textId="77777777" w:rsidR="00CA0FAE" w:rsidRPr="004206AC" w:rsidRDefault="00DF3755">
      <w:pPr>
        <w:spacing w:line="256" w:lineRule="auto"/>
        <w:jc w:val="both"/>
        <w:rPr>
          <w:rFonts w:ascii="Aptos" w:eastAsia="Calibri" w:hAnsi="Aptos" w:cs="Calibri"/>
        </w:rPr>
      </w:pPr>
      <w:r w:rsidRPr="004206AC">
        <w:rPr>
          <w:rFonts w:ascii="Aptos" w:eastAsia="Calibri" w:hAnsi="Aptos" w:cs="Calibri"/>
        </w:rPr>
        <w:t xml:space="preserve"> </w:t>
      </w:r>
    </w:p>
    <w:p w14:paraId="00000007" w14:textId="0E60395C" w:rsidR="00CA0FAE" w:rsidRPr="004206AC" w:rsidRDefault="0C1E95EA" w:rsidP="0C1E95EA">
      <w:pPr>
        <w:spacing w:line="256" w:lineRule="auto"/>
        <w:jc w:val="both"/>
        <w:rPr>
          <w:rFonts w:ascii="Aptos" w:eastAsia="Calibri" w:hAnsi="Aptos" w:cs="Calibri"/>
          <w:b/>
          <w:bCs/>
        </w:rPr>
      </w:pPr>
      <w:r w:rsidRPr="004206AC">
        <w:rPr>
          <w:rFonts w:ascii="Aptos" w:eastAsia="Calibri" w:hAnsi="Aptos" w:cs="Calibri"/>
          <w:b/>
          <w:bCs/>
        </w:rPr>
        <w:t>When the Vendor is based outside the European Union (EU), a</w:t>
      </w:r>
      <w:r w:rsidR="00CC7D11" w:rsidRPr="004206AC">
        <w:rPr>
          <w:rFonts w:ascii="Aptos" w:eastAsia="Calibri" w:hAnsi="Aptos" w:cs="Calibri"/>
          <w:b/>
          <w:bCs/>
        </w:rPr>
        <w:t>ccesses</w:t>
      </w:r>
      <w:r w:rsidRPr="004206AC">
        <w:rPr>
          <w:rFonts w:ascii="Aptos" w:eastAsia="Calibri" w:hAnsi="Aptos" w:cs="Calibri"/>
          <w:b/>
          <w:bCs/>
        </w:rPr>
        <w:t xml:space="preserve"> or allows the access to data from non-EU countries, or otherwise transfer data to non-EU countries, the parties will attach to this Agreement Standard Contractual Clauses (SCC) in compliance with the latest decision of the European Commission (EC), from June 2021.</w:t>
      </w:r>
    </w:p>
    <w:p w14:paraId="00000008" w14:textId="77777777" w:rsidR="00CA0FAE" w:rsidRPr="004206AC" w:rsidRDefault="00DF3755">
      <w:pPr>
        <w:spacing w:line="256" w:lineRule="auto"/>
        <w:jc w:val="both"/>
        <w:rPr>
          <w:rFonts w:ascii="Aptos" w:eastAsia="Calibri" w:hAnsi="Aptos" w:cs="Calibri"/>
        </w:rPr>
      </w:pPr>
      <w:r w:rsidRPr="004206AC">
        <w:rPr>
          <w:rFonts w:ascii="Aptos" w:eastAsia="Calibri" w:hAnsi="Aptos" w:cs="Calibri"/>
        </w:rPr>
        <w:t xml:space="preserve"> </w:t>
      </w:r>
    </w:p>
    <w:p w14:paraId="00000009" w14:textId="4A891615" w:rsidR="00CA0FAE" w:rsidRPr="004206AC" w:rsidRDefault="005D7BB9">
      <w:pPr>
        <w:spacing w:after="160"/>
        <w:jc w:val="both"/>
        <w:rPr>
          <w:rFonts w:ascii="Aptos" w:eastAsia="Calibri" w:hAnsi="Aptos" w:cs="Calibri"/>
        </w:rPr>
      </w:pPr>
      <w:r w:rsidRPr="004206AC">
        <w:rPr>
          <w:rFonts w:ascii="Aptos" w:eastAsia="Calibri" w:hAnsi="Aptos" w:cs="Calibri"/>
        </w:rPr>
        <w:t xml:space="preserve">WHEREAS,  </w:t>
      </w:r>
      <w:r w:rsidR="00DF3755" w:rsidRPr="004206AC">
        <w:rPr>
          <w:rFonts w:ascii="Aptos" w:eastAsia="Calibri" w:hAnsi="Aptos" w:cs="Calibri"/>
        </w:rPr>
        <w:t xml:space="preserve">  the Company acts as a Data Controller, and</w:t>
      </w:r>
    </w:p>
    <w:p w14:paraId="0000000A" w14:textId="76EA7C45" w:rsidR="00CA0FAE" w:rsidRPr="004206AC" w:rsidRDefault="005D7BB9">
      <w:pPr>
        <w:spacing w:after="160"/>
        <w:jc w:val="both"/>
        <w:rPr>
          <w:rFonts w:ascii="Aptos" w:eastAsia="Calibri" w:hAnsi="Aptos" w:cs="Calibri"/>
        </w:rPr>
      </w:pPr>
      <w:r w:rsidRPr="004206AC">
        <w:rPr>
          <w:rFonts w:ascii="Aptos" w:eastAsia="Calibri" w:hAnsi="Aptos" w:cs="Calibri"/>
        </w:rPr>
        <w:t xml:space="preserve">WHEREAS,  </w:t>
      </w:r>
      <w:r w:rsidR="00DF3755" w:rsidRPr="004206AC">
        <w:rPr>
          <w:rFonts w:ascii="Aptos" w:eastAsia="Calibri" w:hAnsi="Aptos" w:cs="Calibri"/>
        </w:rPr>
        <w:t xml:space="preserve">  the Company wishes to subcontract certain services or functions, which imply   </w:t>
      </w:r>
    </w:p>
    <w:p w14:paraId="0000000B" w14:textId="77777777" w:rsidR="00CA0FAE" w:rsidRPr="004206AC" w:rsidRDefault="00DF3755">
      <w:pPr>
        <w:pBdr>
          <w:top w:val="nil"/>
          <w:left w:val="nil"/>
          <w:bottom w:val="nil"/>
          <w:right w:val="nil"/>
          <w:between w:val="nil"/>
        </w:pBdr>
        <w:spacing w:after="160"/>
        <w:jc w:val="both"/>
        <w:rPr>
          <w:rFonts w:ascii="Aptos" w:eastAsia="Calibri" w:hAnsi="Aptos" w:cs="Calibri"/>
        </w:rPr>
      </w:pPr>
      <w:r w:rsidRPr="004206AC">
        <w:rPr>
          <w:rFonts w:ascii="Aptos" w:eastAsia="Calibri" w:hAnsi="Aptos" w:cs="Calibri"/>
        </w:rPr>
        <w:t xml:space="preserve">                        the processing of Personal Data, to a Data Processor, and</w:t>
      </w:r>
    </w:p>
    <w:p w14:paraId="0000000C" w14:textId="65AAE7B3" w:rsidR="00CA0FAE" w:rsidRPr="004206AC" w:rsidRDefault="005D7BB9">
      <w:pPr>
        <w:pBdr>
          <w:top w:val="nil"/>
          <w:left w:val="nil"/>
          <w:bottom w:val="nil"/>
          <w:right w:val="nil"/>
          <w:between w:val="nil"/>
        </w:pBdr>
        <w:spacing w:after="160"/>
        <w:jc w:val="both"/>
        <w:rPr>
          <w:rFonts w:ascii="Aptos" w:eastAsia="Calibri" w:hAnsi="Aptos" w:cs="Calibri"/>
        </w:rPr>
      </w:pPr>
      <w:r w:rsidRPr="004206AC">
        <w:rPr>
          <w:rFonts w:ascii="Aptos" w:eastAsia="Calibri" w:hAnsi="Aptos" w:cs="Calibri"/>
        </w:rPr>
        <w:t xml:space="preserve">WHEREAS,  </w:t>
      </w:r>
      <w:r w:rsidR="00DF3755" w:rsidRPr="004206AC">
        <w:rPr>
          <w:rFonts w:ascii="Aptos" w:eastAsia="Calibri" w:hAnsi="Aptos" w:cs="Calibri"/>
        </w:rPr>
        <w:t xml:space="preserve">  the parties seek to implement a data processing agreement that complies with  </w:t>
      </w:r>
    </w:p>
    <w:p w14:paraId="0000000D" w14:textId="77777777" w:rsidR="00CA0FAE" w:rsidRPr="004206AC" w:rsidRDefault="00DF3755">
      <w:pPr>
        <w:pBdr>
          <w:top w:val="nil"/>
          <w:left w:val="nil"/>
          <w:bottom w:val="nil"/>
          <w:right w:val="nil"/>
          <w:between w:val="nil"/>
        </w:pBdr>
        <w:spacing w:after="160"/>
        <w:jc w:val="both"/>
        <w:rPr>
          <w:rFonts w:ascii="Aptos" w:eastAsia="Calibri" w:hAnsi="Aptos" w:cs="Calibri"/>
        </w:rPr>
      </w:pPr>
      <w:r w:rsidRPr="004206AC">
        <w:rPr>
          <w:rFonts w:ascii="Aptos" w:eastAsia="Calibri" w:hAnsi="Aptos" w:cs="Calibri"/>
        </w:rPr>
        <w:t xml:space="preserve">                        the requirements of the legal framework in relation to data processing and with </w:t>
      </w:r>
    </w:p>
    <w:p w14:paraId="0000000E" w14:textId="77777777" w:rsidR="00CA0FAE" w:rsidRPr="004206AC" w:rsidRDefault="00DF3755">
      <w:pPr>
        <w:pBdr>
          <w:top w:val="nil"/>
          <w:left w:val="nil"/>
          <w:bottom w:val="nil"/>
          <w:right w:val="nil"/>
          <w:between w:val="nil"/>
        </w:pBdr>
        <w:spacing w:after="160"/>
        <w:jc w:val="both"/>
        <w:rPr>
          <w:rFonts w:ascii="Aptos" w:eastAsia="Calibri" w:hAnsi="Aptos" w:cs="Calibri"/>
        </w:rPr>
      </w:pPr>
      <w:r w:rsidRPr="004206AC">
        <w:rPr>
          <w:rFonts w:ascii="Aptos" w:eastAsia="Calibri" w:hAnsi="Aptos" w:cs="Calibri"/>
        </w:rPr>
        <w:t xml:space="preserve">                        the applicable Data Protection Laws (as defined herein).</w:t>
      </w:r>
    </w:p>
    <w:p w14:paraId="0000000F" w14:textId="77777777" w:rsidR="00CA0FAE" w:rsidRPr="004206AC" w:rsidRDefault="00DF3755">
      <w:pPr>
        <w:jc w:val="both"/>
        <w:rPr>
          <w:rFonts w:ascii="Aptos" w:eastAsia="Calibri" w:hAnsi="Aptos" w:cs="Calibri"/>
        </w:rPr>
      </w:pPr>
      <w:r w:rsidRPr="004206AC">
        <w:rPr>
          <w:rFonts w:ascii="Aptos" w:eastAsia="Calibri" w:hAnsi="Aptos" w:cs="Calibri"/>
        </w:rPr>
        <w:t xml:space="preserve"> </w:t>
      </w:r>
    </w:p>
    <w:p w14:paraId="00000010" w14:textId="77777777" w:rsidR="00CA0FAE" w:rsidRPr="004206AC" w:rsidRDefault="00DF3755" w:rsidP="00F71B1C">
      <w:pPr>
        <w:spacing w:after="160" w:line="256" w:lineRule="auto"/>
        <w:jc w:val="both"/>
        <w:rPr>
          <w:rFonts w:ascii="Aptos" w:eastAsia="Calibri" w:hAnsi="Aptos" w:cs="Calibri"/>
        </w:rPr>
      </w:pPr>
      <w:r w:rsidRPr="004206AC">
        <w:rPr>
          <w:rFonts w:ascii="Aptos" w:eastAsia="Calibri" w:hAnsi="Aptos" w:cs="Calibri"/>
        </w:rPr>
        <w:t xml:space="preserve">Now, therefore, the parties hereby agree as follows: </w:t>
      </w:r>
    </w:p>
    <w:p w14:paraId="00000011" w14:textId="77777777" w:rsidR="00CA0FAE" w:rsidRPr="004206AC" w:rsidRDefault="00DF3755" w:rsidP="00F71B1C">
      <w:pPr>
        <w:numPr>
          <w:ilvl w:val="0"/>
          <w:numId w:val="2"/>
        </w:numPr>
        <w:spacing w:after="160" w:line="256" w:lineRule="auto"/>
        <w:jc w:val="both"/>
        <w:rPr>
          <w:rFonts w:ascii="Aptos" w:eastAsia="Calibri" w:hAnsi="Aptos" w:cs="Calibri"/>
          <w:b/>
        </w:rPr>
      </w:pPr>
      <w:r w:rsidRPr="004206AC">
        <w:rPr>
          <w:rFonts w:ascii="Aptos" w:eastAsia="Calibri" w:hAnsi="Aptos" w:cs="Calibri"/>
          <w:b/>
        </w:rPr>
        <w:t>SCOPE AND APPLICABILITY</w:t>
      </w:r>
    </w:p>
    <w:p w14:paraId="00000013" w14:textId="2B309D6A" w:rsidR="00CA0FAE" w:rsidRPr="004206AC" w:rsidRDefault="00DF3755" w:rsidP="00F71B1C">
      <w:pPr>
        <w:spacing w:after="160" w:line="256" w:lineRule="auto"/>
        <w:ind w:left="720"/>
        <w:jc w:val="both"/>
        <w:rPr>
          <w:rFonts w:ascii="Aptos" w:eastAsia="Calibri" w:hAnsi="Aptos" w:cs="Calibri"/>
        </w:rPr>
      </w:pPr>
      <w:r w:rsidRPr="004206AC">
        <w:rPr>
          <w:rFonts w:ascii="Aptos" w:eastAsia="Calibri" w:hAnsi="Aptos" w:cs="Calibri"/>
        </w:rPr>
        <w:t>1.1 This DPA applies to the extent that Data Protection Law applies to the Processing of             Personal Data under the Agreement, including where:</w:t>
      </w:r>
    </w:p>
    <w:p w14:paraId="00000014" w14:textId="77777777" w:rsidR="00CA0FAE" w:rsidRPr="004206AC" w:rsidRDefault="00DF3755" w:rsidP="00F71B1C">
      <w:pPr>
        <w:spacing w:after="120"/>
        <w:ind w:left="1180" w:hanging="360"/>
        <w:jc w:val="both"/>
        <w:rPr>
          <w:rFonts w:ascii="Aptos" w:eastAsia="Calibri" w:hAnsi="Aptos" w:cs="Calibri"/>
        </w:rPr>
      </w:pPr>
      <w:r w:rsidRPr="004206AC">
        <w:rPr>
          <w:rFonts w:ascii="Aptos" w:eastAsia="Calibri" w:hAnsi="Aptos" w:cs="Calibri"/>
        </w:rPr>
        <w:t>(a)   the Processing is in the context of the activities of an establishment of either party in the European Economic Area (“</w:t>
      </w:r>
      <w:r w:rsidRPr="004206AC">
        <w:rPr>
          <w:rFonts w:ascii="Aptos" w:eastAsia="Calibri" w:hAnsi="Aptos" w:cs="Calibri"/>
          <w:b/>
        </w:rPr>
        <w:t>EEA</w:t>
      </w:r>
      <w:r w:rsidRPr="004206AC">
        <w:rPr>
          <w:rFonts w:ascii="Aptos" w:eastAsia="Calibri" w:hAnsi="Aptos" w:cs="Calibri"/>
        </w:rPr>
        <w:t xml:space="preserve">”); or </w:t>
      </w:r>
    </w:p>
    <w:p w14:paraId="00000015" w14:textId="77777777" w:rsidR="00CA0FAE" w:rsidRPr="004206AC" w:rsidRDefault="00DF3755" w:rsidP="00F71B1C">
      <w:pPr>
        <w:spacing w:after="120"/>
        <w:ind w:left="1180" w:hanging="360"/>
        <w:jc w:val="both"/>
        <w:rPr>
          <w:rFonts w:ascii="Aptos" w:eastAsia="Calibri" w:hAnsi="Aptos" w:cs="Calibri"/>
        </w:rPr>
      </w:pPr>
      <w:r w:rsidRPr="004206AC">
        <w:rPr>
          <w:rFonts w:ascii="Aptos" w:eastAsia="Calibri" w:hAnsi="Aptos" w:cs="Calibri"/>
        </w:rPr>
        <w:t xml:space="preserve">(b) the Personal Data relates to Data Subjects who are in the EEA and the Processing relates to the offering to them of goods or services or the monitoring of their behavior in the EEA by or on behalf of a party. </w:t>
      </w:r>
    </w:p>
    <w:p w14:paraId="00000017" w14:textId="28CE95C6" w:rsidR="00CA0FAE" w:rsidRPr="004206AC" w:rsidRDefault="00DF3755" w:rsidP="00F71B1C">
      <w:pPr>
        <w:spacing w:after="160" w:line="256" w:lineRule="auto"/>
        <w:ind w:left="720"/>
        <w:jc w:val="both"/>
        <w:rPr>
          <w:rFonts w:ascii="Aptos" w:eastAsia="Calibri" w:hAnsi="Aptos" w:cs="Calibri"/>
        </w:rPr>
      </w:pPr>
      <w:r w:rsidRPr="004206AC">
        <w:rPr>
          <w:rFonts w:ascii="Aptos" w:eastAsia="Calibri" w:hAnsi="Aptos" w:cs="Calibri"/>
        </w:rPr>
        <w:t xml:space="preserve">1.2    Notwithstanding the above, this DPA and the obligations hereunder do </w:t>
      </w:r>
      <w:r w:rsidRPr="004206AC">
        <w:rPr>
          <w:rFonts w:ascii="Aptos" w:eastAsia="Calibri" w:hAnsi="Aptos" w:cs="Calibri"/>
          <w:b/>
        </w:rPr>
        <w:t>not</w:t>
      </w:r>
      <w:r w:rsidRPr="004206AC">
        <w:rPr>
          <w:rFonts w:ascii="Aptos" w:eastAsia="Calibri" w:hAnsi="Aptos" w:cs="Calibri"/>
        </w:rPr>
        <w:t xml:space="preserve"> apply to   </w:t>
      </w:r>
      <w:r w:rsidR="00F71B1C" w:rsidRPr="004206AC">
        <w:rPr>
          <w:rFonts w:ascii="Aptos" w:eastAsia="Calibri" w:hAnsi="Aptos" w:cs="Calibri"/>
        </w:rPr>
        <w:t xml:space="preserve"> </w:t>
      </w:r>
      <w:r w:rsidRPr="004206AC">
        <w:rPr>
          <w:rFonts w:ascii="Aptos" w:eastAsia="Calibri" w:hAnsi="Aptos" w:cs="Calibri"/>
        </w:rPr>
        <w:t xml:space="preserve">               aggregated reporting or statistics information.</w:t>
      </w:r>
    </w:p>
    <w:p w14:paraId="00000018" w14:textId="77777777" w:rsidR="00CA0FAE" w:rsidRPr="004206AC" w:rsidRDefault="00DF3755">
      <w:pPr>
        <w:spacing w:after="160" w:line="256" w:lineRule="auto"/>
        <w:ind w:left="720"/>
        <w:jc w:val="both"/>
        <w:rPr>
          <w:rFonts w:ascii="Aptos" w:eastAsia="Calibri" w:hAnsi="Aptos" w:cs="Calibri"/>
        </w:rPr>
      </w:pPr>
      <w:r w:rsidRPr="004206AC">
        <w:rPr>
          <w:rFonts w:ascii="Aptos" w:eastAsia="Calibri" w:hAnsi="Aptos" w:cs="Calibri"/>
        </w:rPr>
        <w:lastRenderedPageBreak/>
        <w:t xml:space="preserve">1.3     This DPA sets forth the parties’ responsibilities and obligations regarding the   </w:t>
      </w:r>
    </w:p>
    <w:p w14:paraId="00000019" w14:textId="77777777" w:rsidR="00CA0FAE" w:rsidRPr="004206AC" w:rsidRDefault="00DF3755">
      <w:pPr>
        <w:spacing w:after="120"/>
        <w:ind w:left="900" w:hanging="440"/>
        <w:jc w:val="both"/>
        <w:rPr>
          <w:rFonts w:ascii="Aptos" w:eastAsia="Calibri" w:hAnsi="Aptos" w:cs="Calibri"/>
        </w:rPr>
      </w:pPr>
      <w:r w:rsidRPr="004206AC">
        <w:rPr>
          <w:rFonts w:ascii="Aptos" w:eastAsia="Calibri" w:hAnsi="Aptos" w:cs="Calibri"/>
        </w:rPr>
        <w:t xml:space="preserve">                 Processing of Personal Data during the parties’ Agreement and thereafter. </w:t>
      </w:r>
    </w:p>
    <w:p w14:paraId="0000001A" w14:textId="77777777" w:rsidR="00CA0FAE" w:rsidRPr="004206AC" w:rsidRDefault="00DF3755">
      <w:pPr>
        <w:spacing w:after="160" w:line="256" w:lineRule="auto"/>
        <w:ind w:left="720"/>
        <w:jc w:val="both"/>
        <w:rPr>
          <w:rFonts w:ascii="Aptos" w:eastAsia="Calibri" w:hAnsi="Aptos" w:cs="Calibri"/>
        </w:rPr>
      </w:pPr>
      <w:r w:rsidRPr="004206AC">
        <w:rPr>
          <w:rFonts w:ascii="Aptos" w:eastAsia="Calibri" w:hAnsi="Aptos" w:cs="Calibri"/>
        </w:rPr>
        <w:t xml:space="preserve">1.4      Capitalized terms not otherwise defined herein shall have the meaning given to them in         </w:t>
      </w:r>
    </w:p>
    <w:p w14:paraId="0000001B" w14:textId="77777777" w:rsidR="00CA0FAE" w:rsidRPr="004206AC" w:rsidRDefault="00DF3755">
      <w:pPr>
        <w:spacing w:after="160" w:line="256" w:lineRule="auto"/>
        <w:ind w:left="720"/>
        <w:jc w:val="both"/>
        <w:rPr>
          <w:rFonts w:ascii="Aptos" w:eastAsia="Calibri" w:hAnsi="Aptos" w:cs="Calibri"/>
        </w:rPr>
      </w:pPr>
      <w:r w:rsidRPr="004206AC">
        <w:rPr>
          <w:rFonts w:ascii="Aptos" w:eastAsia="Calibri" w:hAnsi="Aptos" w:cs="Calibri"/>
        </w:rPr>
        <w:t xml:space="preserve">            the Agreement.</w:t>
      </w:r>
    </w:p>
    <w:p w14:paraId="0000001C" w14:textId="77777777" w:rsidR="00CA0FAE" w:rsidRPr="004206AC" w:rsidRDefault="00DF3755">
      <w:pPr>
        <w:numPr>
          <w:ilvl w:val="0"/>
          <w:numId w:val="2"/>
        </w:numPr>
        <w:spacing w:after="160" w:line="256" w:lineRule="auto"/>
        <w:jc w:val="both"/>
        <w:rPr>
          <w:rFonts w:ascii="Aptos" w:eastAsia="Calibri" w:hAnsi="Aptos" w:cs="Calibri"/>
          <w:b/>
        </w:rPr>
      </w:pPr>
      <w:r w:rsidRPr="004206AC">
        <w:rPr>
          <w:rFonts w:ascii="Aptos" w:eastAsia="Calibri" w:hAnsi="Aptos" w:cs="Calibri"/>
          <w:b/>
        </w:rPr>
        <w:t xml:space="preserve">DEFINITIONS  </w:t>
      </w:r>
    </w:p>
    <w:p w14:paraId="0000001D" w14:textId="24A46E79" w:rsidR="00CA0FAE" w:rsidRPr="004206AC" w:rsidRDefault="00DF3755">
      <w:pPr>
        <w:spacing w:after="160"/>
        <w:ind w:left="1260" w:hanging="440"/>
        <w:jc w:val="both"/>
        <w:rPr>
          <w:rFonts w:ascii="Aptos" w:eastAsia="Calibri" w:hAnsi="Aptos" w:cs="Calibri"/>
        </w:rPr>
      </w:pPr>
      <w:r w:rsidRPr="004206AC">
        <w:rPr>
          <w:rFonts w:ascii="Aptos" w:eastAsia="Calibri" w:hAnsi="Aptos" w:cs="Calibri"/>
        </w:rPr>
        <w:t>2.1. “</w:t>
      </w:r>
      <w:r w:rsidRPr="004206AC">
        <w:rPr>
          <w:rFonts w:ascii="Aptos" w:eastAsia="Calibri" w:hAnsi="Aptos" w:cs="Calibri"/>
          <w:b/>
        </w:rPr>
        <w:t>Affiliated Company</w:t>
      </w:r>
      <w:r w:rsidRPr="004206AC">
        <w:rPr>
          <w:rFonts w:ascii="Aptos" w:eastAsia="Calibri" w:hAnsi="Aptos" w:cs="Calibri"/>
        </w:rPr>
        <w:t xml:space="preserve">” means any entity that directly or indirectly controls, is controlled by, or is under common control with the subject entity. “Control” for purposes of this definition means direct or indirect a party may collect from end users or provide to the other party ownership or control of at least </w:t>
      </w:r>
      <w:r w:rsidR="005D7BB9" w:rsidRPr="004206AC">
        <w:rPr>
          <w:rFonts w:ascii="Aptos" w:eastAsia="Calibri" w:hAnsi="Aptos" w:cs="Calibri"/>
        </w:rPr>
        <w:t>50%.</w:t>
      </w:r>
    </w:p>
    <w:p w14:paraId="0000001E" w14:textId="77777777" w:rsidR="00CA0FAE" w:rsidRPr="004206AC" w:rsidRDefault="00DF3755">
      <w:pPr>
        <w:spacing w:after="160"/>
        <w:ind w:left="1260" w:hanging="440"/>
        <w:jc w:val="both"/>
        <w:rPr>
          <w:rFonts w:ascii="Aptos" w:eastAsia="Calibri" w:hAnsi="Aptos" w:cs="Calibri"/>
        </w:rPr>
      </w:pPr>
      <w:r w:rsidRPr="004206AC">
        <w:rPr>
          <w:rFonts w:ascii="Aptos" w:eastAsia="Calibri" w:hAnsi="Aptos" w:cs="Calibri"/>
        </w:rPr>
        <w:t xml:space="preserve">2.2. </w:t>
      </w:r>
      <w:r w:rsidRPr="004206AC">
        <w:rPr>
          <w:rFonts w:ascii="Aptos" w:eastAsia="Calibri" w:hAnsi="Aptos" w:cs="Calibri"/>
          <w:b/>
        </w:rPr>
        <w:t>“Applicable Law</w:t>
      </w:r>
      <w:r w:rsidRPr="004206AC">
        <w:rPr>
          <w:rFonts w:ascii="Aptos" w:eastAsia="Calibri" w:hAnsi="Aptos" w:cs="Calibri"/>
        </w:rPr>
        <w:t xml:space="preserve">" means any and all applicable privacy and data protection laws and regulations (including, where applicable, EU Data Protection Law) as may be amended or superseded from time to time. </w:t>
      </w:r>
    </w:p>
    <w:p w14:paraId="0000001F" w14:textId="2288B3E4" w:rsidR="00CA0FAE" w:rsidRPr="004206AC" w:rsidRDefault="00DF3755">
      <w:pPr>
        <w:spacing w:after="160"/>
        <w:ind w:left="1260" w:hanging="440"/>
        <w:jc w:val="both"/>
        <w:rPr>
          <w:rFonts w:ascii="Aptos" w:eastAsia="Calibri" w:hAnsi="Aptos" w:cs="Calibri"/>
        </w:rPr>
      </w:pPr>
      <w:r w:rsidRPr="004206AC">
        <w:rPr>
          <w:rFonts w:ascii="Aptos" w:eastAsia="Calibri" w:hAnsi="Aptos" w:cs="Calibri"/>
        </w:rPr>
        <w:t>2.3. "</w:t>
      </w:r>
      <w:r w:rsidRPr="004206AC">
        <w:rPr>
          <w:rFonts w:ascii="Aptos" w:eastAsia="Calibri" w:hAnsi="Aptos" w:cs="Calibri"/>
          <w:b/>
        </w:rPr>
        <w:t>Controller</w:t>
      </w:r>
      <w:r w:rsidRPr="004206AC">
        <w:rPr>
          <w:rFonts w:ascii="Aptos" w:eastAsia="Calibri" w:hAnsi="Aptos" w:cs="Calibri"/>
        </w:rPr>
        <w:t>", "</w:t>
      </w:r>
      <w:r w:rsidRPr="004206AC">
        <w:rPr>
          <w:rFonts w:ascii="Aptos" w:eastAsia="Calibri" w:hAnsi="Aptos" w:cs="Calibri"/>
          <w:b/>
        </w:rPr>
        <w:t>Processor</w:t>
      </w:r>
      <w:r w:rsidRPr="004206AC">
        <w:rPr>
          <w:rFonts w:ascii="Aptos" w:eastAsia="Calibri" w:hAnsi="Aptos" w:cs="Calibri"/>
        </w:rPr>
        <w:t>", “</w:t>
      </w:r>
      <w:r w:rsidRPr="004206AC">
        <w:rPr>
          <w:rFonts w:ascii="Aptos" w:eastAsia="Calibri" w:hAnsi="Aptos" w:cs="Calibri"/>
          <w:b/>
        </w:rPr>
        <w:t>Sub-Processo</w:t>
      </w:r>
      <w:r w:rsidRPr="004206AC">
        <w:rPr>
          <w:rFonts w:ascii="Aptos" w:eastAsia="Calibri" w:hAnsi="Aptos" w:cs="Calibri"/>
        </w:rPr>
        <w:t>r”, "</w:t>
      </w:r>
      <w:r w:rsidRPr="004206AC">
        <w:rPr>
          <w:rFonts w:ascii="Aptos" w:eastAsia="Calibri" w:hAnsi="Aptos" w:cs="Calibri"/>
          <w:b/>
        </w:rPr>
        <w:t>Data Subject</w:t>
      </w:r>
      <w:r w:rsidRPr="004206AC">
        <w:rPr>
          <w:rFonts w:ascii="Aptos" w:eastAsia="Calibri" w:hAnsi="Aptos" w:cs="Calibri"/>
        </w:rPr>
        <w:t>", "</w:t>
      </w:r>
      <w:r w:rsidRPr="004206AC">
        <w:rPr>
          <w:rFonts w:ascii="Aptos" w:eastAsia="Calibri" w:hAnsi="Aptos" w:cs="Calibri"/>
          <w:b/>
        </w:rPr>
        <w:t>Personal Data</w:t>
      </w:r>
      <w:r w:rsidRPr="004206AC">
        <w:rPr>
          <w:rFonts w:ascii="Aptos" w:eastAsia="Calibri" w:hAnsi="Aptos" w:cs="Calibri"/>
        </w:rPr>
        <w:t>", "</w:t>
      </w:r>
      <w:r w:rsidRPr="004206AC">
        <w:rPr>
          <w:rFonts w:ascii="Aptos" w:eastAsia="Calibri" w:hAnsi="Aptos" w:cs="Calibri"/>
          <w:b/>
        </w:rPr>
        <w:t>Processing</w:t>
      </w:r>
      <w:r w:rsidRPr="004206AC">
        <w:rPr>
          <w:rFonts w:ascii="Aptos" w:eastAsia="Calibri" w:hAnsi="Aptos" w:cs="Calibri"/>
        </w:rPr>
        <w:t>" (and "</w:t>
      </w:r>
      <w:r w:rsidRPr="004206AC">
        <w:rPr>
          <w:rFonts w:ascii="Aptos" w:eastAsia="Calibri" w:hAnsi="Aptos" w:cs="Calibri"/>
          <w:b/>
        </w:rPr>
        <w:t>Process</w:t>
      </w:r>
      <w:r w:rsidRPr="004206AC">
        <w:rPr>
          <w:rFonts w:ascii="Aptos" w:eastAsia="Calibri" w:hAnsi="Aptos" w:cs="Calibri"/>
        </w:rPr>
        <w:t>"), “</w:t>
      </w:r>
      <w:r w:rsidRPr="004206AC">
        <w:rPr>
          <w:rFonts w:ascii="Aptos" w:eastAsia="Calibri" w:hAnsi="Aptos" w:cs="Calibri"/>
          <w:b/>
        </w:rPr>
        <w:t>Personal Data Breach</w:t>
      </w:r>
      <w:r w:rsidRPr="004206AC">
        <w:rPr>
          <w:rFonts w:ascii="Aptos" w:eastAsia="Calibri" w:hAnsi="Aptos" w:cs="Calibri"/>
        </w:rPr>
        <w:t>”, “</w:t>
      </w:r>
      <w:r w:rsidRPr="004206AC">
        <w:rPr>
          <w:rFonts w:ascii="Aptos" w:eastAsia="Calibri" w:hAnsi="Aptos" w:cs="Calibri"/>
          <w:b/>
        </w:rPr>
        <w:t xml:space="preserve">the </w:t>
      </w:r>
      <w:r w:rsidR="00F71B1C" w:rsidRPr="004206AC">
        <w:rPr>
          <w:rFonts w:ascii="Aptos" w:eastAsia="Calibri" w:hAnsi="Aptos" w:cs="Calibri"/>
          <w:b/>
        </w:rPr>
        <w:t>Union</w:t>
      </w:r>
      <w:r w:rsidR="00F71B1C" w:rsidRPr="004206AC">
        <w:rPr>
          <w:rFonts w:ascii="Aptos" w:eastAsia="Calibri" w:hAnsi="Aptos" w:cs="Calibri"/>
        </w:rPr>
        <w:t>,</w:t>
      </w:r>
      <w:r w:rsidRPr="004206AC">
        <w:rPr>
          <w:rFonts w:ascii="Aptos" w:eastAsia="Calibri" w:hAnsi="Aptos" w:cs="Calibri"/>
        </w:rPr>
        <w:t xml:space="preserve"> “</w:t>
      </w:r>
      <w:r w:rsidRPr="004206AC">
        <w:rPr>
          <w:rFonts w:ascii="Aptos" w:eastAsia="Calibri" w:hAnsi="Aptos" w:cs="Calibri"/>
          <w:b/>
        </w:rPr>
        <w:t>Member State</w:t>
      </w:r>
      <w:r w:rsidRPr="004206AC">
        <w:rPr>
          <w:rFonts w:ascii="Aptos" w:eastAsia="Calibri" w:hAnsi="Aptos" w:cs="Calibri"/>
        </w:rPr>
        <w:t>” and "</w:t>
      </w:r>
      <w:r w:rsidRPr="004206AC">
        <w:rPr>
          <w:rFonts w:ascii="Aptos" w:eastAsia="Calibri" w:hAnsi="Aptos" w:cs="Calibri"/>
          <w:b/>
        </w:rPr>
        <w:t>Special Categories of Personal Data</w:t>
      </w:r>
      <w:r w:rsidRPr="004206AC">
        <w:rPr>
          <w:rFonts w:ascii="Aptos" w:eastAsia="Calibri" w:hAnsi="Aptos" w:cs="Calibri"/>
        </w:rPr>
        <w:t xml:space="preserve">" shall have the meanings given in the EU Data Protection Law. </w:t>
      </w:r>
    </w:p>
    <w:p w14:paraId="00000020" w14:textId="77777777" w:rsidR="00CA0FAE" w:rsidRPr="004206AC" w:rsidRDefault="00DF3755">
      <w:pPr>
        <w:spacing w:after="160"/>
        <w:ind w:left="1260" w:hanging="440"/>
        <w:jc w:val="both"/>
        <w:rPr>
          <w:rFonts w:ascii="Aptos" w:eastAsia="Calibri" w:hAnsi="Aptos" w:cs="Calibri"/>
        </w:rPr>
      </w:pPr>
      <w:r w:rsidRPr="004206AC">
        <w:rPr>
          <w:rFonts w:ascii="Aptos" w:eastAsia="Calibri" w:hAnsi="Aptos" w:cs="Calibri"/>
        </w:rPr>
        <w:t>2.4. “</w:t>
      </w:r>
      <w:r w:rsidRPr="004206AC">
        <w:rPr>
          <w:rFonts w:ascii="Aptos" w:eastAsia="Calibri" w:hAnsi="Aptos" w:cs="Calibri"/>
          <w:b/>
        </w:rPr>
        <w:t>Company Data</w:t>
      </w:r>
      <w:r w:rsidRPr="004206AC">
        <w:rPr>
          <w:rFonts w:ascii="Aptos" w:eastAsia="Calibri" w:hAnsi="Aptos" w:cs="Calibri"/>
        </w:rPr>
        <w:t xml:space="preserve">” means any and all Personal Data shared with Vendor, whether by Company or by its customers, for the purpose of fulfilling this DPA and the Agreement. The Personal Data elements and the purpose for processing them are detailed in ANNEX A.  </w:t>
      </w:r>
    </w:p>
    <w:p w14:paraId="00000021" w14:textId="75EFBB08" w:rsidR="00CA0FAE" w:rsidRPr="004206AC" w:rsidRDefault="005D7BB9">
      <w:pPr>
        <w:spacing w:after="160"/>
        <w:ind w:left="1260" w:hanging="440"/>
        <w:jc w:val="both"/>
        <w:rPr>
          <w:rFonts w:ascii="Aptos" w:eastAsia="Calibri" w:hAnsi="Aptos" w:cs="Calibri"/>
        </w:rPr>
      </w:pPr>
      <w:r w:rsidRPr="004206AC">
        <w:rPr>
          <w:rFonts w:ascii="Aptos" w:eastAsia="Calibri" w:hAnsi="Aptos" w:cs="Calibri"/>
        </w:rPr>
        <w:t>2.5 “</w:t>
      </w:r>
      <w:r w:rsidR="00DF3755" w:rsidRPr="004206AC">
        <w:rPr>
          <w:rFonts w:ascii="Aptos" w:eastAsia="Calibri" w:hAnsi="Aptos" w:cs="Calibri"/>
          <w:b/>
        </w:rPr>
        <w:t>C-to-P Transfer Clauses</w:t>
      </w:r>
      <w:r w:rsidR="00DF3755" w:rsidRPr="004206AC">
        <w:rPr>
          <w:rFonts w:ascii="Aptos" w:eastAsia="Calibri" w:hAnsi="Aptos" w:cs="Calibri"/>
        </w:rPr>
        <w:t>" means the Standard Contractual Clauses for the transfer of personal data to third countries pursuant to Regulation (EU) 2016/679 in accordance with Commission Implementing Decision (EU) 2021/914 of 4 June 2021, Module 2: Transfer Controller to Processor,  as set out in Annex D to this Agreement.</w:t>
      </w:r>
    </w:p>
    <w:p w14:paraId="00000022" w14:textId="77777777" w:rsidR="00CA0FAE" w:rsidRPr="004206AC" w:rsidRDefault="00DF3755">
      <w:pPr>
        <w:spacing w:after="160"/>
        <w:ind w:left="1260" w:hanging="440"/>
        <w:jc w:val="both"/>
        <w:rPr>
          <w:rFonts w:ascii="Aptos" w:eastAsia="Calibri" w:hAnsi="Aptos" w:cs="Calibri"/>
        </w:rPr>
      </w:pPr>
      <w:r w:rsidRPr="004206AC">
        <w:rPr>
          <w:rFonts w:ascii="Aptos" w:eastAsia="Calibri" w:hAnsi="Aptos" w:cs="Calibri"/>
        </w:rPr>
        <w:t>2.5. "</w:t>
      </w:r>
      <w:r w:rsidRPr="004206AC">
        <w:rPr>
          <w:rFonts w:ascii="Aptos" w:eastAsia="Calibri" w:hAnsi="Aptos" w:cs="Calibri"/>
          <w:b/>
        </w:rPr>
        <w:t>EU Data Protection Law</w:t>
      </w:r>
      <w:r w:rsidRPr="004206AC">
        <w:rPr>
          <w:rFonts w:ascii="Aptos" w:eastAsia="Calibri" w:hAnsi="Aptos" w:cs="Calibri"/>
        </w:rPr>
        <w:t>" means the (i) the EU General Data Protection Regulation (Regulation 2016/679) or the UK General Data Protection Regulation of 2021 (“GDPR”); (ii) the EU e-Privacy Directive (Directive 2002/58/EC), as amended and updated from time to time (“e-Privacy Law”); (iii) any national data protection laws made under, pursuant to, replacing or succeeding (i) and (ii); and (iv) any legislation replacing or updating any of the foregoing.</w:t>
      </w:r>
    </w:p>
    <w:p w14:paraId="00000023" w14:textId="77777777" w:rsidR="00CA0FAE" w:rsidRPr="004206AC" w:rsidRDefault="00DF3755">
      <w:pPr>
        <w:spacing w:after="160"/>
        <w:ind w:left="1260" w:hanging="440"/>
        <w:jc w:val="both"/>
        <w:rPr>
          <w:rFonts w:ascii="Aptos" w:eastAsia="Calibri" w:hAnsi="Aptos" w:cs="Calibri"/>
        </w:rPr>
      </w:pPr>
      <w:r w:rsidRPr="004206AC">
        <w:rPr>
          <w:rFonts w:ascii="Aptos" w:eastAsia="Calibri" w:hAnsi="Aptos" w:cs="Calibri"/>
        </w:rPr>
        <w:t>2.6. “</w:t>
      </w:r>
      <w:r w:rsidRPr="004206AC">
        <w:rPr>
          <w:rFonts w:ascii="Aptos" w:eastAsia="Calibri" w:hAnsi="Aptos" w:cs="Calibri"/>
          <w:b/>
        </w:rPr>
        <w:t>Data Transfer</w:t>
      </w:r>
      <w:r w:rsidRPr="004206AC">
        <w:rPr>
          <w:rFonts w:ascii="Aptos" w:eastAsia="Calibri" w:hAnsi="Aptos" w:cs="Calibri"/>
        </w:rPr>
        <w:t>s” means either one or both of: (a) a transfer of Company Data from the Company to Vendor; or (b) an onward transfer of any of Company Data from Vendor to a contracted and approved Sub-Processor, in each case, where such transfer would be prohibited by Data Protection Laws in the absence of a decision of adequacy, or proper measures for awful transfer of Personal Data.</w:t>
      </w:r>
    </w:p>
    <w:p w14:paraId="00000024" w14:textId="77777777" w:rsidR="00CA0FAE" w:rsidRPr="004206AC" w:rsidRDefault="00DF3755">
      <w:pPr>
        <w:spacing w:after="160"/>
        <w:ind w:left="1260" w:hanging="440"/>
        <w:jc w:val="both"/>
        <w:rPr>
          <w:rFonts w:ascii="Aptos" w:eastAsia="Calibri" w:hAnsi="Aptos" w:cs="Calibri"/>
        </w:rPr>
      </w:pPr>
      <w:r w:rsidRPr="004206AC">
        <w:rPr>
          <w:rFonts w:ascii="Aptos" w:eastAsia="Calibri" w:hAnsi="Aptos" w:cs="Calibri"/>
        </w:rPr>
        <w:lastRenderedPageBreak/>
        <w:t>2.7. “S</w:t>
      </w:r>
      <w:r w:rsidRPr="004206AC">
        <w:rPr>
          <w:rFonts w:ascii="Aptos" w:eastAsia="Calibri" w:hAnsi="Aptos" w:cs="Calibri"/>
          <w:b/>
        </w:rPr>
        <w:t>ecurity Incident</w:t>
      </w:r>
      <w:r w:rsidRPr="004206AC">
        <w:rPr>
          <w:rFonts w:ascii="Aptos" w:eastAsia="Calibri" w:hAnsi="Aptos" w:cs="Calibri"/>
        </w:rPr>
        <w:t xml:space="preserve">" means any accidental or unlawful destruction, loss, alteration, unauthorized use, or disclosure of, or access to, Personal Data of the other party or to facilities hosting such Personal Data. For the avoidance of doubt, any Personal Data Breach of the other party’s Personal Data will comprise a Security Incident. </w:t>
      </w:r>
    </w:p>
    <w:p w14:paraId="00000025" w14:textId="77777777" w:rsidR="00CA0FAE" w:rsidRPr="004206AC" w:rsidRDefault="00DF3755">
      <w:pPr>
        <w:spacing w:after="160"/>
        <w:ind w:left="820" w:hanging="360"/>
        <w:jc w:val="both"/>
        <w:rPr>
          <w:rFonts w:ascii="Aptos" w:eastAsia="Calibri" w:hAnsi="Aptos" w:cs="Calibri"/>
          <w:b/>
        </w:rPr>
      </w:pPr>
      <w:r w:rsidRPr="004206AC">
        <w:rPr>
          <w:rFonts w:ascii="Aptos" w:eastAsia="Calibri" w:hAnsi="Aptos" w:cs="Calibri"/>
          <w:b/>
        </w:rPr>
        <w:t>3.</w:t>
      </w:r>
      <w:r w:rsidRPr="004206AC">
        <w:rPr>
          <w:rFonts w:ascii="Aptos" w:eastAsia="Calibri" w:hAnsi="Aptos" w:cs="Calibri"/>
        </w:rPr>
        <w:t xml:space="preserve">     </w:t>
      </w:r>
      <w:r w:rsidRPr="004206AC">
        <w:rPr>
          <w:rFonts w:ascii="Aptos" w:eastAsia="Calibri" w:hAnsi="Aptos" w:cs="Calibri"/>
          <w:b/>
        </w:rPr>
        <w:t xml:space="preserve">RELATIONSHIP OF THE PARTIES </w:t>
      </w:r>
    </w:p>
    <w:p w14:paraId="00000026" w14:textId="5C926C9A" w:rsidR="00CA0FAE" w:rsidRPr="004206AC" w:rsidRDefault="00DF3755">
      <w:pPr>
        <w:spacing w:after="160"/>
        <w:ind w:left="1340" w:hanging="440"/>
        <w:jc w:val="both"/>
        <w:rPr>
          <w:rFonts w:ascii="Aptos" w:eastAsia="Calibri" w:hAnsi="Aptos" w:cs="Calibri"/>
        </w:rPr>
      </w:pPr>
      <w:r w:rsidRPr="004206AC">
        <w:rPr>
          <w:rFonts w:ascii="Aptos" w:eastAsia="Calibri" w:hAnsi="Aptos" w:cs="Calibri"/>
        </w:rPr>
        <w:t xml:space="preserve">3.1.  The parties agree and acknowledge that under the performance of their obligations set forth in the Agreement and with respect to the Processing of Personal Data, specifically the Company Data, the Company is the Data </w:t>
      </w:r>
      <w:r w:rsidR="00F71B1C" w:rsidRPr="004206AC">
        <w:rPr>
          <w:rFonts w:ascii="Aptos" w:eastAsia="Calibri" w:hAnsi="Aptos" w:cs="Calibri"/>
        </w:rPr>
        <w:t>Controller,</w:t>
      </w:r>
      <w:r w:rsidRPr="004206AC">
        <w:rPr>
          <w:rFonts w:ascii="Aptos" w:eastAsia="Calibri" w:hAnsi="Aptos" w:cs="Calibri"/>
        </w:rPr>
        <w:t xml:space="preserve"> and the Vendor is the Data Processor of behalf of Company. Each party shall be individually and separately be responsible for complying with the obligations that apply to it subject to the Data Protection Law. The subject-matter and duration of the Processing carried out by the Vendor in connection with the Agreement, the nature and purpose of the Processing, the type of Personal Data and categories of Data Subjects are described in </w:t>
      </w:r>
      <w:r w:rsidRPr="004206AC">
        <w:rPr>
          <w:rFonts w:ascii="Aptos" w:eastAsia="Calibri" w:hAnsi="Aptos" w:cs="Calibri"/>
          <w:b/>
        </w:rPr>
        <w:t>ANNEX A</w:t>
      </w:r>
      <w:r w:rsidRPr="004206AC">
        <w:rPr>
          <w:rFonts w:ascii="Aptos" w:eastAsia="Calibri" w:hAnsi="Aptos" w:cs="Calibri"/>
        </w:rPr>
        <w:t xml:space="preserve">. </w:t>
      </w:r>
    </w:p>
    <w:p w14:paraId="00000027" w14:textId="77777777" w:rsidR="00CA0FAE" w:rsidRPr="004206AC" w:rsidRDefault="00DF3755">
      <w:pPr>
        <w:spacing w:after="160"/>
        <w:ind w:left="1340" w:hanging="440"/>
        <w:jc w:val="both"/>
        <w:rPr>
          <w:rFonts w:ascii="Aptos" w:eastAsia="Calibri" w:hAnsi="Aptos" w:cs="Calibri"/>
        </w:rPr>
      </w:pPr>
      <w:r w:rsidRPr="004206AC">
        <w:rPr>
          <w:rFonts w:ascii="Aptos" w:eastAsia="Calibri" w:hAnsi="Aptos" w:cs="Calibri"/>
        </w:rPr>
        <w:t>3.2. Without limiting the generality of the above, Vendor shall: (a) comply with all Applicable Data Protection Laws in the Processing of Company Data; and (b) not Process Company Data other than as required for the purpose defined in the Agreement and this DPA; and (c) not Process Company Data other than instructed by Company.</w:t>
      </w:r>
    </w:p>
    <w:p w14:paraId="00000028" w14:textId="77777777" w:rsidR="00CA0FAE" w:rsidRPr="004206AC" w:rsidRDefault="00DF3755">
      <w:pPr>
        <w:jc w:val="both"/>
        <w:rPr>
          <w:rFonts w:ascii="Aptos" w:eastAsia="Calibri" w:hAnsi="Aptos" w:cs="Calibri"/>
        </w:rPr>
      </w:pPr>
      <w:r w:rsidRPr="004206AC">
        <w:rPr>
          <w:rFonts w:ascii="Aptos" w:eastAsia="Calibri" w:hAnsi="Aptos" w:cs="Calibri"/>
        </w:rPr>
        <w:t xml:space="preserve"> </w:t>
      </w:r>
    </w:p>
    <w:p w14:paraId="00000029" w14:textId="77777777" w:rsidR="00CA0FAE" w:rsidRPr="004206AC" w:rsidRDefault="00DF3755">
      <w:pPr>
        <w:spacing w:after="160"/>
        <w:ind w:left="820" w:hanging="360"/>
        <w:jc w:val="both"/>
        <w:rPr>
          <w:rFonts w:ascii="Aptos" w:eastAsia="Calibri" w:hAnsi="Aptos" w:cs="Calibri"/>
          <w:b/>
        </w:rPr>
      </w:pPr>
      <w:r w:rsidRPr="004206AC">
        <w:rPr>
          <w:rFonts w:ascii="Aptos" w:eastAsia="Calibri" w:hAnsi="Aptos" w:cs="Calibri"/>
          <w:b/>
        </w:rPr>
        <w:t>4.</w:t>
      </w:r>
      <w:r w:rsidRPr="004206AC">
        <w:rPr>
          <w:rFonts w:ascii="Aptos" w:eastAsia="Calibri" w:hAnsi="Aptos" w:cs="Calibri"/>
        </w:rPr>
        <w:t xml:space="preserve">     </w:t>
      </w:r>
      <w:r w:rsidRPr="004206AC">
        <w:rPr>
          <w:rFonts w:ascii="Aptos" w:eastAsia="Calibri" w:hAnsi="Aptos" w:cs="Calibri"/>
          <w:b/>
        </w:rPr>
        <w:t xml:space="preserve">PROCESSING AND PROTECTION OF PERSONAL DATA </w:t>
      </w:r>
    </w:p>
    <w:p w14:paraId="0000002A" w14:textId="77777777" w:rsidR="00CA0FAE" w:rsidRPr="004206AC" w:rsidRDefault="00DF3755">
      <w:pPr>
        <w:ind w:left="720" w:hanging="360"/>
        <w:jc w:val="both"/>
        <w:rPr>
          <w:rFonts w:ascii="Aptos" w:eastAsia="Calibri" w:hAnsi="Aptos" w:cs="Calibri"/>
        </w:rPr>
      </w:pPr>
      <w:r w:rsidRPr="004206AC">
        <w:rPr>
          <w:rFonts w:ascii="Aptos" w:eastAsia="Calibri" w:hAnsi="Aptos" w:cs="Calibri"/>
        </w:rPr>
        <w:t>4.1. In respect of the Processing of Personal Data by Vendor in connection with the Agreement where EU Data Protection Law applies, the Vendor is responsible for and shall comply with applicable Data Protection Law and agrees that it shall:</w:t>
      </w:r>
      <w:r w:rsidRPr="004206AC">
        <w:rPr>
          <w:rFonts w:ascii="Aptos" w:eastAsia="Calibri" w:hAnsi="Aptos" w:cs="Calibri"/>
          <w:b/>
        </w:rPr>
        <w:t xml:space="preserve"> (a)</w:t>
      </w:r>
      <w:r w:rsidRPr="004206AC">
        <w:rPr>
          <w:rFonts w:ascii="Aptos" w:eastAsia="Calibri" w:hAnsi="Aptos" w:cs="Calibri"/>
        </w:rPr>
        <w:t xml:space="preserve"> treat all Company Data processed by it on behalf of the Company as confidential and ensure that persons authorized to Process the Personal Data have committed themselves to confidentiality or are under an appropriate statutory obligation of confidentiality; </w:t>
      </w:r>
      <w:r w:rsidRPr="004206AC">
        <w:rPr>
          <w:rFonts w:ascii="Aptos" w:eastAsia="Calibri" w:hAnsi="Aptos" w:cs="Calibri"/>
          <w:b/>
        </w:rPr>
        <w:t>(b)</w:t>
      </w:r>
      <w:r w:rsidRPr="004206AC">
        <w:rPr>
          <w:rFonts w:ascii="Aptos" w:eastAsia="Calibri" w:hAnsi="Aptos" w:cs="Calibri"/>
        </w:rPr>
        <w:t xml:space="preserve"> cooperate as requested by the Company and implement appropriate technical and organizational measures to enable Company to comply with any exercise of rights by a Data Subject under applicable Data Protection Law in respect of Personal Data processed by Company under the agreement entered into by and between the parties (including, without limitation, deletion of a Data Subject’s Personal Data); </w:t>
      </w:r>
      <w:r w:rsidRPr="004206AC">
        <w:rPr>
          <w:rFonts w:ascii="Aptos" w:eastAsia="Calibri" w:hAnsi="Aptos" w:cs="Calibri"/>
          <w:b/>
        </w:rPr>
        <w:t>(c)</w:t>
      </w:r>
      <w:r w:rsidRPr="004206AC">
        <w:rPr>
          <w:rFonts w:ascii="Aptos" w:eastAsia="Calibri" w:hAnsi="Aptos" w:cs="Calibri"/>
        </w:rPr>
        <w:t xml:space="preserve"> not access or transfer outside the EEA any Personal Data without the prior written consent of the Company and without implementing appropriate lawful measures; </w:t>
      </w:r>
      <w:r w:rsidRPr="004206AC">
        <w:rPr>
          <w:rFonts w:ascii="Aptos" w:eastAsia="Calibri" w:hAnsi="Aptos" w:cs="Calibri"/>
          <w:b/>
        </w:rPr>
        <w:t>(d)</w:t>
      </w:r>
      <w:r w:rsidRPr="004206AC">
        <w:rPr>
          <w:rFonts w:ascii="Aptos" w:eastAsia="Calibri" w:hAnsi="Aptos" w:cs="Calibri"/>
        </w:rPr>
        <w:t xml:space="preserve"> provide the Company with reasonable resources and assistance as are required by the Company pursuant to Articles 32 to 36 of the GDPR; </w:t>
      </w:r>
      <w:r w:rsidRPr="004206AC">
        <w:rPr>
          <w:rFonts w:ascii="Aptos" w:eastAsia="Calibri" w:hAnsi="Aptos" w:cs="Calibri"/>
          <w:b/>
        </w:rPr>
        <w:t>(e)</w:t>
      </w:r>
      <w:r w:rsidRPr="004206AC">
        <w:rPr>
          <w:rFonts w:ascii="Aptos" w:eastAsia="Calibri" w:hAnsi="Aptos" w:cs="Calibri"/>
        </w:rPr>
        <w:t xml:space="preserve"> by Company’s sole instruction, delete all the Company Data following the completion of the Processing, and delete existing copies unless the Union or Member State law requires longer storage of such; </w:t>
      </w:r>
      <w:r w:rsidRPr="004206AC">
        <w:rPr>
          <w:rFonts w:ascii="Aptos" w:eastAsia="Calibri" w:hAnsi="Aptos" w:cs="Calibri"/>
          <w:b/>
        </w:rPr>
        <w:t xml:space="preserve">(f) </w:t>
      </w:r>
      <w:r w:rsidRPr="004206AC">
        <w:rPr>
          <w:rFonts w:ascii="Aptos" w:eastAsia="Calibri" w:hAnsi="Aptos" w:cs="Calibri"/>
        </w:rPr>
        <w:t xml:space="preserve">make available to the Company at its request all information necessary to demonstrate compliance with the obligations herein and under Article 28 of the GDPR, including without limitation, provide the </w:t>
      </w:r>
      <w:r w:rsidRPr="004206AC">
        <w:rPr>
          <w:rFonts w:ascii="Aptos" w:eastAsia="Calibri" w:hAnsi="Aptos" w:cs="Calibri"/>
        </w:rPr>
        <w:lastRenderedPageBreak/>
        <w:t xml:space="preserve">Company with a written description of the technical and organizational methods employed by Vendor and its Sub-Processors (if any) for the Processing of Personal Data; and </w:t>
      </w:r>
      <w:r w:rsidRPr="004206AC">
        <w:rPr>
          <w:rFonts w:ascii="Aptos" w:eastAsia="Calibri" w:hAnsi="Aptos" w:cs="Calibri"/>
          <w:b/>
        </w:rPr>
        <w:t>(g)</w:t>
      </w:r>
      <w:r w:rsidRPr="004206AC">
        <w:rPr>
          <w:rFonts w:ascii="Aptos" w:eastAsia="Calibri" w:hAnsi="Aptos" w:cs="Calibri"/>
        </w:rPr>
        <w:t xml:space="preserve"> immediately inform the Company if, in the its opinion, an instruction from the Company infringes applicable Data Protection Law.</w:t>
      </w:r>
    </w:p>
    <w:p w14:paraId="0000002B" w14:textId="77777777" w:rsidR="00CA0FAE" w:rsidRPr="004206AC" w:rsidRDefault="00DF3755">
      <w:pPr>
        <w:ind w:left="1160"/>
        <w:jc w:val="both"/>
        <w:rPr>
          <w:rFonts w:ascii="Aptos" w:eastAsia="Calibri" w:hAnsi="Aptos" w:cs="Calibri"/>
        </w:rPr>
      </w:pPr>
      <w:r w:rsidRPr="004206AC">
        <w:rPr>
          <w:rFonts w:ascii="Aptos" w:eastAsia="Calibri" w:hAnsi="Aptos" w:cs="Calibri"/>
        </w:rPr>
        <w:t xml:space="preserve"> </w:t>
      </w:r>
    </w:p>
    <w:p w14:paraId="0000002C" w14:textId="77777777" w:rsidR="00CA0FAE" w:rsidRPr="004206AC" w:rsidRDefault="00DF3755">
      <w:pPr>
        <w:spacing w:after="160"/>
        <w:ind w:left="820" w:hanging="360"/>
        <w:jc w:val="both"/>
        <w:rPr>
          <w:rFonts w:ascii="Aptos" w:eastAsia="Calibri" w:hAnsi="Aptos" w:cs="Calibri"/>
          <w:b/>
        </w:rPr>
      </w:pPr>
      <w:r w:rsidRPr="004206AC">
        <w:rPr>
          <w:rFonts w:ascii="Aptos" w:eastAsia="Calibri" w:hAnsi="Aptos" w:cs="Calibri"/>
          <w:b/>
        </w:rPr>
        <w:t>5.</w:t>
      </w:r>
      <w:r w:rsidRPr="004206AC">
        <w:rPr>
          <w:rFonts w:ascii="Aptos" w:eastAsia="Calibri" w:hAnsi="Aptos" w:cs="Calibri"/>
        </w:rPr>
        <w:t xml:space="preserve">     </w:t>
      </w:r>
      <w:r w:rsidRPr="004206AC">
        <w:rPr>
          <w:rFonts w:ascii="Aptos" w:eastAsia="Calibri" w:hAnsi="Aptos" w:cs="Calibri"/>
          <w:b/>
        </w:rPr>
        <w:t>NOTIFICATION OF SECURITY INCIDENT</w:t>
      </w:r>
    </w:p>
    <w:p w14:paraId="0000002D" w14:textId="21C018D3" w:rsidR="00CA0FAE" w:rsidRPr="004206AC" w:rsidRDefault="00DF3755">
      <w:pPr>
        <w:ind w:left="1240" w:hanging="440"/>
        <w:jc w:val="both"/>
        <w:rPr>
          <w:rFonts w:ascii="Aptos" w:eastAsia="Calibri" w:hAnsi="Aptos" w:cs="Calibri"/>
        </w:rPr>
      </w:pPr>
      <w:r w:rsidRPr="004206AC">
        <w:rPr>
          <w:rFonts w:ascii="Aptos" w:eastAsia="Calibri" w:hAnsi="Aptos" w:cs="Calibri"/>
        </w:rPr>
        <w:t xml:space="preserve">5.1.   Vendor will notify Company </w:t>
      </w:r>
      <w:del w:id="0" w:author="DPO Outsourcia" w:date="2024-06-24T14:26:00Z">
        <w:r w:rsidRPr="004206AC" w:rsidDel="005C1CC9">
          <w:rPr>
            <w:rFonts w:ascii="Aptos" w:eastAsia="Calibri" w:hAnsi="Aptos" w:cs="Calibri"/>
          </w:rPr>
          <w:delText>without undue delay</w:delText>
        </w:r>
      </w:del>
      <w:ins w:id="1" w:author="DPO Outsourcia" w:date="2024-06-24T14:26:00Z">
        <w:r w:rsidR="005C1CC9">
          <w:rPr>
            <w:rFonts w:ascii="Aptos" w:eastAsia="Calibri" w:hAnsi="Aptos" w:cs="Calibri"/>
          </w:rPr>
          <w:t xml:space="preserve">within </w:t>
        </w:r>
      </w:ins>
      <w:ins w:id="2" w:author="DPO Outsourcia" w:date="2024-06-24T14:27:00Z">
        <w:r w:rsidR="005C1CC9">
          <w:rPr>
            <w:rFonts w:ascii="Aptos" w:eastAsia="Calibri" w:hAnsi="Aptos" w:cs="Calibri"/>
          </w:rPr>
          <w:t>72 hours</w:t>
        </w:r>
      </w:ins>
      <w:r w:rsidRPr="004206AC">
        <w:rPr>
          <w:rFonts w:ascii="Aptos" w:eastAsia="Calibri" w:hAnsi="Aptos" w:cs="Calibri"/>
        </w:rPr>
        <w:t xml:space="preserve">, upon becoming aware that an actual Security Incident has occurred. Vendor will, as soon as possible, provide Company with at least the following information with respect to the Security Incident: </w:t>
      </w:r>
      <w:r w:rsidRPr="004206AC">
        <w:rPr>
          <w:rFonts w:ascii="Aptos" w:eastAsia="Calibri" w:hAnsi="Aptos" w:cs="Calibri"/>
          <w:b/>
        </w:rPr>
        <w:t>(a)</w:t>
      </w:r>
      <w:r w:rsidRPr="004206AC">
        <w:rPr>
          <w:rFonts w:ascii="Aptos" w:eastAsia="Calibri" w:hAnsi="Aptos" w:cs="Calibri"/>
        </w:rPr>
        <w:t xml:space="preserve"> a description of the cause and nature of the Security Incident including the categories and approximate numbers of Data Subjects concerned and the categories and approximate number of Personal Data records concerned; </w:t>
      </w:r>
      <w:r w:rsidRPr="004206AC">
        <w:rPr>
          <w:rFonts w:ascii="Aptos" w:eastAsia="Calibri" w:hAnsi="Aptos" w:cs="Calibri"/>
          <w:b/>
        </w:rPr>
        <w:t>(b)</w:t>
      </w:r>
      <w:r w:rsidRPr="004206AC">
        <w:rPr>
          <w:rFonts w:ascii="Aptos" w:eastAsia="Calibri" w:hAnsi="Aptos" w:cs="Calibri"/>
        </w:rPr>
        <w:t xml:space="preserve"> the measures being taken to contain, investigate and remediate the Security Incident; </w:t>
      </w:r>
      <w:r w:rsidRPr="004206AC">
        <w:rPr>
          <w:rFonts w:ascii="Aptos" w:eastAsia="Calibri" w:hAnsi="Aptos" w:cs="Calibri"/>
          <w:b/>
        </w:rPr>
        <w:t>(c)</w:t>
      </w:r>
      <w:r w:rsidRPr="004206AC">
        <w:rPr>
          <w:rFonts w:ascii="Aptos" w:eastAsia="Calibri" w:hAnsi="Aptos" w:cs="Calibri"/>
        </w:rPr>
        <w:t xml:space="preserve"> the likely consequences and risks for the Company and its Data Subjects as a result of the Security Incident; and </w:t>
      </w:r>
      <w:r w:rsidRPr="004206AC">
        <w:rPr>
          <w:rFonts w:ascii="Aptos" w:eastAsia="Calibri" w:hAnsi="Aptos" w:cs="Calibri"/>
          <w:b/>
        </w:rPr>
        <w:t>(d)</w:t>
      </w:r>
      <w:r w:rsidRPr="004206AC">
        <w:rPr>
          <w:rFonts w:ascii="Aptos" w:eastAsia="Calibri" w:hAnsi="Aptos" w:cs="Calibri"/>
        </w:rPr>
        <w:t xml:space="preserve"> any mitigating actions taken and a proposed plan to mitigate any risks for Data Subjects as a result of the Security Incident. Further, Vendor shall </w:t>
      </w:r>
      <w:r w:rsidRPr="004206AC">
        <w:rPr>
          <w:rFonts w:ascii="Aptos" w:eastAsia="Calibri" w:hAnsi="Aptos" w:cs="Calibri"/>
          <w:b/>
        </w:rPr>
        <w:t xml:space="preserve">(i) </w:t>
      </w:r>
      <w:r w:rsidRPr="004206AC">
        <w:rPr>
          <w:rFonts w:ascii="Aptos" w:eastAsia="Calibri" w:hAnsi="Aptos" w:cs="Calibri"/>
        </w:rPr>
        <w:t xml:space="preserve">immediately and without delay, take necessary steps to contain, remediate, minimize any effects of the Security Incident and to identify its cause; </w:t>
      </w:r>
      <w:r w:rsidRPr="004206AC">
        <w:rPr>
          <w:rFonts w:ascii="Aptos" w:eastAsia="Calibri" w:hAnsi="Aptos" w:cs="Calibri"/>
          <w:b/>
        </w:rPr>
        <w:t>(ii)</w:t>
      </w:r>
      <w:r w:rsidRPr="004206AC">
        <w:rPr>
          <w:rFonts w:ascii="Aptos" w:eastAsia="Calibri" w:hAnsi="Aptos" w:cs="Calibri"/>
        </w:rPr>
        <w:t xml:space="preserve"> cooperate with the Company and provide the Company with applicable assistance and information as it may reasonably require in connection with the mitigation of the Security Incident; and </w:t>
      </w:r>
      <w:r w:rsidRPr="004206AC">
        <w:rPr>
          <w:rFonts w:ascii="Aptos" w:eastAsia="Calibri" w:hAnsi="Aptos" w:cs="Calibri"/>
          <w:b/>
        </w:rPr>
        <w:t>(iii)</w:t>
      </w:r>
      <w:r w:rsidRPr="004206AC">
        <w:rPr>
          <w:rFonts w:ascii="Aptos" w:eastAsia="Calibri" w:hAnsi="Aptos" w:cs="Calibri"/>
        </w:rPr>
        <w:t>immediately notify the Company in writing of any request, inspection, audit or investigation by a Supervisory Authority.</w:t>
      </w:r>
    </w:p>
    <w:p w14:paraId="0000002E" w14:textId="77777777" w:rsidR="00CA0FAE" w:rsidRPr="004206AC" w:rsidRDefault="00DF3755">
      <w:pPr>
        <w:jc w:val="both"/>
        <w:rPr>
          <w:rFonts w:ascii="Aptos" w:eastAsia="Calibri" w:hAnsi="Aptos" w:cs="Calibri"/>
        </w:rPr>
      </w:pPr>
      <w:r w:rsidRPr="004206AC">
        <w:rPr>
          <w:rFonts w:ascii="Aptos" w:eastAsia="Calibri" w:hAnsi="Aptos" w:cs="Calibri"/>
        </w:rPr>
        <w:t xml:space="preserve"> </w:t>
      </w:r>
    </w:p>
    <w:p w14:paraId="0000002F" w14:textId="77777777" w:rsidR="00CA0FAE" w:rsidRPr="004206AC" w:rsidRDefault="00DF3755">
      <w:pPr>
        <w:spacing w:after="160"/>
        <w:ind w:left="820" w:hanging="360"/>
        <w:jc w:val="both"/>
        <w:rPr>
          <w:rFonts w:ascii="Aptos" w:eastAsia="Calibri" w:hAnsi="Aptos" w:cs="Calibri"/>
          <w:b/>
        </w:rPr>
      </w:pPr>
      <w:r w:rsidRPr="004206AC">
        <w:rPr>
          <w:rFonts w:ascii="Aptos" w:eastAsia="Calibri" w:hAnsi="Aptos" w:cs="Calibri"/>
          <w:b/>
        </w:rPr>
        <w:t>6.</w:t>
      </w:r>
      <w:r w:rsidRPr="004206AC">
        <w:rPr>
          <w:rFonts w:ascii="Aptos" w:eastAsia="Calibri" w:hAnsi="Aptos" w:cs="Calibri"/>
        </w:rPr>
        <w:t xml:space="preserve">     </w:t>
      </w:r>
      <w:r w:rsidRPr="004206AC">
        <w:rPr>
          <w:rFonts w:ascii="Aptos" w:eastAsia="Calibri" w:hAnsi="Aptos" w:cs="Calibri"/>
          <w:b/>
        </w:rPr>
        <w:t xml:space="preserve">SECURITY, TECHNICAL AND ORGANIZATIONAL MEASURES </w:t>
      </w:r>
    </w:p>
    <w:p w14:paraId="00000030" w14:textId="77777777" w:rsidR="00CA0FAE" w:rsidRPr="004206AC" w:rsidRDefault="00DF3755">
      <w:pPr>
        <w:spacing w:after="240"/>
        <w:ind w:left="1240" w:hanging="440"/>
        <w:jc w:val="both"/>
        <w:rPr>
          <w:rFonts w:ascii="Aptos" w:eastAsia="Calibri" w:hAnsi="Aptos" w:cs="Calibri"/>
        </w:rPr>
      </w:pPr>
      <w:r w:rsidRPr="004206AC">
        <w:rPr>
          <w:rFonts w:ascii="Aptos" w:eastAsia="Calibri" w:hAnsi="Aptos" w:cs="Calibri"/>
        </w:rPr>
        <w:t xml:space="preserve">6.1. Taking into account the state of the art, the costs of implementation and the nature, scope, context and purposes of Processing as well as the risk of varying likelihood and severity for the rights and freedoms of natural persons, Vendor shall in relation to the Company Data implement appropriate technical and organizational measures to ensure a level of security appropriate to that risk, including, as appropriate, the measures referred to in Article 32(1) of the GDPR including all organizational and technical security measures necessary to protect against unauthorized or accidental access, loss, alteration, disclosure or destruction of Company Data, in particular where the Processing involves the transmission of data over a network, and against all other unlawful forms of Processing.. </w:t>
      </w:r>
    </w:p>
    <w:p w14:paraId="00000031" w14:textId="77777777" w:rsidR="00CA0FAE" w:rsidRPr="004206AC" w:rsidRDefault="00DF3755">
      <w:pPr>
        <w:spacing w:after="240"/>
        <w:ind w:left="1240" w:hanging="440"/>
        <w:jc w:val="both"/>
        <w:rPr>
          <w:rFonts w:ascii="Aptos" w:eastAsia="Calibri" w:hAnsi="Aptos" w:cs="Calibri"/>
        </w:rPr>
      </w:pPr>
      <w:r w:rsidRPr="004206AC">
        <w:rPr>
          <w:rFonts w:ascii="Aptos" w:eastAsia="Calibri" w:hAnsi="Aptos" w:cs="Calibri"/>
        </w:rPr>
        <w:t>6.2.  In assessing the appropriate level of security, Vendor shall take account in particular of the risks that are presented by Processing, in particular from a Personal Data Breach.</w:t>
      </w:r>
    </w:p>
    <w:p w14:paraId="3285DD19" w14:textId="77777777" w:rsidR="004206AC" w:rsidRDefault="00DF3755" w:rsidP="004206AC">
      <w:pPr>
        <w:ind w:left="720"/>
        <w:jc w:val="both"/>
        <w:rPr>
          <w:rFonts w:ascii="Aptos" w:eastAsia="Calibri" w:hAnsi="Aptos" w:cs="Calibri"/>
          <w:b/>
        </w:rPr>
      </w:pPr>
      <w:r w:rsidRPr="004206AC">
        <w:rPr>
          <w:rFonts w:ascii="Aptos" w:eastAsia="Calibri" w:hAnsi="Aptos" w:cs="Calibri"/>
          <w:b/>
        </w:rPr>
        <w:t xml:space="preserve"> </w:t>
      </w:r>
    </w:p>
    <w:p w14:paraId="451CD9AC" w14:textId="77777777" w:rsidR="004206AC" w:rsidRDefault="004206AC" w:rsidP="004206AC">
      <w:pPr>
        <w:ind w:left="720"/>
        <w:jc w:val="both"/>
        <w:rPr>
          <w:rFonts w:ascii="Aptos" w:eastAsia="Calibri" w:hAnsi="Aptos" w:cs="Calibri"/>
          <w:b/>
        </w:rPr>
      </w:pPr>
    </w:p>
    <w:p w14:paraId="285B5E3E" w14:textId="77777777" w:rsidR="004206AC" w:rsidRDefault="004206AC" w:rsidP="004206AC">
      <w:pPr>
        <w:ind w:left="720"/>
        <w:jc w:val="both"/>
        <w:rPr>
          <w:rFonts w:ascii="Aptos" w:eastAsia="Calibri" w:hAnsi="Aptos" w:cs="Calibri"/>
          <w:b/>
        </w:rPr>
      </w:pPr>
    </w:p>
    <w:p w14:paraId="00000033" w14:textId="7ED7656F" w:rsidR="00CA0FAE" w:rsidRDefault="00DF3755" w:rsidP="004206AC">
      <w:pPr>
        <w:ind w:left="720"/>
        <w:jc w:val="both"/>
        <w:rPr>
          <w:rFonts w:ascii="Aptos" w:eastAsia="Calibri" w:hAnsi="Aptos" w:cs="Calibri"/>
          <w:b/>
        </w:rPr>
      </w:pPr>
      <w:r w:rsidRPr="004206AC">
        <w:rPr>
          <w:rFonts w:ascii="Aptos" w:eastAsia="Calibri" w:hAnsi="Aptos" w:cs="Calibri"/>
          <w:b/>
        </w:rPr>
        <w:lastRenderedPageBreak/>
        <w:t>7.</w:t>
      </w:r>
      <w:r w:rsidRPr="004206AC">
        <w:rPr>
          <w:rFonts w:ascii="Aptos" w:eastAsia="Calibri" w:hAnsi="Aptos" w:cs="Calibri"/>
        </w:rPr>
        <w:t xml:space="preserve">      </w:t>
      </w:r>
      <w:r w:rsidRPr="004206AC">
        <w:rPr>
          <w:rFonts w:ascii="Aptos" w:eastAsia="Calibri" w:hAnsi="Aptos" w:cs="Calibri"/>
          <w:b/>
        </w:rPr>
        <w:t>SUB-PROCESSORS</w:t>
      </w:r>
    </w:p>
    <w:p w14:paraId="0047B2FB" w14:textId="77777777" w:rsidR="004206AC" w:rsidRPr="004206AC" w:rsidRDefault="004206AC" w:rsidP="004206AC">
      <w:pPr>
        <w:ind w:left="720"/>
        <w:jc w:val="both"/>
        <w:rPr>
          <w:rFonts w:ascii="Aptos" w:eastAsia="Calibri" w:hAnsi="Aptos" w:cs="Calibri"/>
          <w:b/>
        </w:rPr>
      </w:pPr>
    </w:p>
    <w:p w14:paraId="00000034" w14:textId="77777777" w:rsidR="00CA0FAE" w:rsidRPr="004206AC" w:rsidRDefault="00DF3755">
      <w:pPr>
        <w:spacing w:after="240"/>
        <w:ind w:left="1240" w:hanging="440"/>
        <w:jc w:val="both"/>
        <w:rPr>
          <w:rFonts w:ascii="Aptos" w:eastAsia="Calibri" w:hAnsi="Aptos" w:cs="Calibri"/>
        </w:rPr>
      </w:pPr>
      <w:r w:rsidRPr="004206AC">
        <w:rPr>
          <w:rFonts w:ascii="Aptos" w:eastAsia="Calibri" w:hAnsi="Aptos" w:cs="Calibri"/>
        </w:rPr>
        <w:t xml:space="preserve">7.1.  Vendor </w:t>
      </w:r>
      <w:r w:rsidRPr="004206AC">
        <w:rPr>
          <w:rFonts w:ascii="Aptos" w:eastAsia="Calibri" w:hAnsi="Aptos" w:cs="Calibri"/>
          <w:b/>
        </w:rPr>
        <w:t>shall not appoint</w:t>
      </w:r>
      <w:r w:rsidRPr="004206AC">
        <w:rPr>
          <w:rFonts w:ascii="Aptos" w:eastAsia="Calibri" w:hAnsi="Aptos" w:cs="Calibri"/>
        </w:rPr>
        <w:t xml:space="preserve"> (or disclose any Company Data to) any Sub-Processor unless required or authorized by the Company. Any such use of Sub-Processor shall be authorized by Company in writing in advance of any such use, as listed and stipulated in Annex B. In the event the Vendor requires to engage with additional or replace an existing Sub-Processor to process Personal Data, it shall first ensure such Sub-Processor’s compliance with the Applicable data Protection Law, and this DPA, then Vendor shall notify the Company in writing of any intended use or replacement of a Sub-Processor and will include sufficient level of details for Company to validate Sub-Processor (email notification to the DPO at: dpo@avanquest.com). Company reserves the rights to objects in writing to the proposed use or replacement of the relevant Sub-Processor within thirty (30) days of receipt of the email notification (in which case Vendor shall not use or replace the Sub-Processor concerned in relation with the Company Data). </w:t>
      </w:r>
    </w:p>
    <w:p w14:paraId="00000035" w14:textId="77777777" w:rsidR="00CA0FAE" w:rsidRPr="004206AC" w:rsidRDefault="00DF3755">
      <w:pPr>
        <w:ind w:left="1240" w:hanging="440"/>
        <w:jc w:val="both"/>
        <w:rPr>
          <w:rFonts w:ascii="Aptos" w:eastAsia="Calibri" w:hAnsi="Aptos" w:cs="Calibri"/>
        </w:rPr>
      </w:pPr>
      <w:r w:rsidRPr="004206AC">
        <w:rPr>
          <w:rFonts w:ascii="Aptos" w:eastAsia="Calibri" w:hAnsi="Aptos" w:cs="Calibri"/>
        </w:rPr>
        <w:t>7.2. Vendor shall (i) only use a Sub-Processor that has provided sufficient guarantees to implement appropriate technical and organizational measures in such a manner that the processing will meet the requirements of the GDPR and this DPA and ensure the protection of the rights of Data Subjects; and (ii) impose, through a legally binding contract between Vendor and Sub-Processor, the same data protection obligations as set out in this DPA. The Vendor acknowledges and agrees that if any Sub-Processor fails to fulfil its obligations in the contract between the Vendor and Sub-Processor, Vendor shall remain fully liable to the Company for the performance of the Sub-Processor’s obligations.</w:t>
      </w:r>
    </w:p>
    <w:p w14:paraId="00000036" w14:textId="77777777" w:rsidR="00CA0FAE" w:rsidRPr="004206AC" w:rsidRDefault="00DF3755">
      <w:pPr>
        <w:ind w:left="720"/>
        <w:jc w:val="both"/>
        <w:rPr>
          <w:rFonts w:ascii="Aptos" w:eastAsia="Calibri" w:hAnsi="Aptos" w:cs="Calibri"/>
        </w:rPr>
      </w:pPr>
      <w:r w:rsidRPr="004206AC">
        <w:rPr>
          <w:rFonts w:ascii="Aptos" w:eastAsia="Calibri" w:hAnsi="Aptos" w:cs="Calibri"/>
        </w:rPr>
        <w:t xml:space="preserve"> </w:t>
      </w:r>
    </w:p>
    <w:p w14:paraId="00000037" w14:textId="77777777" w:rsidR="00CA0FAE" w:rsidRPr="004206AC" w:rsidRDefault="00DF3755">
      <w:pPr>
        <w:spacing w:after="160"/>
        <w:ind w:left="820" w:hanging="360"/>
        <w:jc w:val="both"/>
        <w:rPr>
          <w:rFonts w:ascii="Aptos" w:eastAsia="Calibri" w:hAnsi="Aptos" w:cs="Calibri"/>
          <w:b/>
        </w:rPr>
      </w:pPr>
      <w:r w:rsidRPr="004206AC">
        <w:rPr>
          <w:rFonts w:ascii="Aptos" w:eastAsia="Calibri" w:hAnsi="Aptos" w:cs="Calibri"/>
          <w:b/>
        </w:rPr>
        <w:t>8.</w:t>
      </w:r>
      <w:r w:rsidRPr="004206AC">
        <w:rPr>
          <w:rFonts w:ascii="Aptos" w:eastAsia="Calibri" w:hAnsi="Aptos" w:cs="Calibri"/>
        </w:rPr>
        <w:t xml:space="preserve">     </w:t>
      </w:r>
      <w:r w:rsidRPr="004206AC">
        <w:rPr>
          <w:rFonts w:ascii="Aptos" w:eastAsia="Calibri" w:hAnsi="Aptos" w:cs="Calibri"/>
          <w:b/>
        </w:rPr>
        <w:t>DATA TRANSFER</w:t>
      </w:r>
    </w:p>
    <w:p w14:paraId="00000038" w14:textId="77777777" w:rsidR="00CA0FAE" w:rsidRPr="004206AC" w:rsidRDefault="00DF3755">
      <w:pPr>
        <w:ind w:left="1240" w:hanging="440"/>
        <w:jc w:val="both"/>
        <w:rPr>
          <w:rFonts w:ascii="Aptos" w:eastAsia="Calibri" w:hAnsi="Aptos" w:cs="Calibri"/>
        </w:rPr>
      </w:pPr>
      <w:r w:rsidRPr="004206AC">
        <w:rPr>
          <w:rFonts w:ascii="Aptos" w:eastAsia="Calibri" w:hAnsi="Aptos" w:cs="Calibri"/>
        </w:rPr>
        <w:t xml:space="preserve">8.1.  Vendor may not transfer or authorize the transfer of Company Data to countries outside the EU and/or the European Economic Area (EEA) without the prior written consent of the Company. If Personal Data processed under the Agreement (including this DPA) is transferred from a country within the EEA to a country outside the EEA, the Parties shall ensure that such Data Transfers are adequately taking place as per GDPR Articles 44 through 49 and any related instructions and guidelines. To achieve this, without limiting any other required measure, the Parties shall, unless agreed otherwise, rely on EU </w:t>
      </w:r>
      <w:r w:rsidRPr="004206AC">
        <w:rPr>
          <w:rFonts w:ascii="Aptos" w:eastAsia="Calibri" w:hAnsi="Aptos" w:cs="Calibri"/>
          <w:b/>
        </w:rPr>
        <w:t>approved</w:t>
      </w:r>
      <w:r w:rsidRPr="004206AC">
        <w:rPr>
          <w:rFonts w:ascii="Aptos" w:eastAsia="Calibri" w:hAnsi="Aptos" w:cs="Calibri"/>
        </w:rPr>
        <w:t xml:space="preserve"> standard contractual clauses for the transfer of personal data.</w:t>
      </w:r>
    </w:p>
    <w:p w14:paraId="00000039" w14:textId="77777777" w:rsidR="00CA0FAE" w:rsidRPr="004206AC" w:rsidRDefault="00CA0FAE">
      <w:pPr>
        <w:ind w:left="1240" w:hanging="440"/>
        <w:jc w:val="both"/>
        <w:rPr>
          <w:rFonts w:ascii="Aptos" w:eastAsia="Calibri" w:hAnsi="Aptos" w:cs="Calibri"/>
        </w:rPr>
      </w:pPr>
    </w:p>
    <w:p w14:paraId="0000003A" w14:textId="5D1088D9" w:rsidR="00CA0FAE" w:rsidRPr="004206AC" w:rsidRDefault="005D7BB9">
      <w:pPr>
        <w:ind w:left="1240" w:hanging="440"/>
        <w:jc w:val="both"/>
        <w:rPr>
          <w:rFonts w:ascii="Aptos" w:eastAsia="Calibri" w:hAnsi="Aptos" w:cs="Calibri"/>
        </w:rPr>
      </w:pPr>
      <w:r w:rsidRPr="004206AC">
        <w:rPr>
          <w:rFonts w:ascii="Aptos" w:eastAsia="Calibri" w:hAnsi="Aptos" w:cs="Calibri"/>
        </w:rPr>
        <w:t>8.2 The</w:t>
      </w:r>
      <w:r w:rsidR="00DF3755" w:rsidRPr="004206AC">
        <w:rPr>
          <w:rFonts w:ascii="Aptos" w:eastAsia="Calibri" w:hAnsi="Aptos" w:cs="Calibri"/>
        </w:rPr>
        <w:t xml:space="preserve"> obligations herein shall apply inter alia to any onward transfer to another third country; or to another entity within the same country, it has been exported to.   </w:t>
      </w:r>
    </w:p>
    <w:p w14:paraId="0000003B" w14:textId="77777777" w:rsidR="00CA0FAE" w:rsidRPr="004206AC" w:rsidRDefault="00DF3755">
      <w:pPr>
        <w:ind w:left="1240" w:hanging="440"/>
        <w:jc w:val="both"/>
        <w:rPr>
          <w:rFonts w:ascii="Aptos" w:eastAsia="Calibri" w:hAnsi="Aptos" w:cs="Calibri"/>
        </w:rPr>
      </w:pPr>
      <w:r w:rsidRPr="004206AC">
        <w:rPr>
          <w:rFonts w:ascii="Aptos" w:eastAsia="Calibri" w:hAnsi="Aptos" w:cs="Calibri"/>
        </w:rPr>
        <w:t>8.3   Further restrictions on data exports from the European Economic Area (“EEA”):</w:t>
      </w:r>
    </w:p>
    <w:p w14:paraId="0000003C" w14:textId="77777777" w:rsidR="00CA0FAE" w:rsidRPr="004206AC" w:rsidRDefault="00CA0FAE">
      <w:pPr>
        <w:ind w:left="1240" w:hanging="440"/>
        <w:jc w:val="both"/>
        <w:rPr>
          <w:rFonts w:ascii="Aptos" w:eastAsia="Calibri" w:hAnsi="Aptos" w:cs="Calibri"/>
        </w:rPr>
      </w:pPr>
    </w:p>
    <w:p w14:paraId="0000003D" w14:textId="24101DE9" w:rsidR="00CA0FAE" w:rsidRPr="004206AC" w:rsidRDefault="00C30FFB">
      <w:pPr>
        <w:numPr>
          <w:ilvl w:val="0"/>
          <w:numId w:val="1"/>
        </w:numPr>
        <w:jc w:val="both"/>
        <w:rPr>
          <w:rFonts w:ascii="Aptos" w:eastAsia="Calibri" w:hAnsi="Aptos" w:cs="Calibri"/>
        </w:rPr>
      </w:pPr>
      <w:r w:rsidRPr="004206AC">
        <w:rPr>
          <w:rFonts w:ascii="Aptos" w:eastAsia="Calibri" w:hAnsi="Aptos" w:cs="Calibri"/>
        </w:rPr>
        <w:lastRenderedPageBreak/>
        <w:t>For any</w:t>
      </w:r>
      <w:r w:rsidR="00DF3755" w:rsidRPr="004206AC">
        <w:rPr>
          <w:rFonts w:ascii="Aptos" w:eastAsia="Calibri" w:hAnsi="Aptos" w:cs="Calibri"/>
        </w:rPr>
        <w:t xml:space="preserve"> Personal Data in the EEA, the Parties agree to comply with the C-to-P Transfer Clauses in its capacity as both Data Exporter or Data Importer, as the case may be, depending on the different flows of mutual data sharing.</w:t>
      </w:r>
    </w:p>
    <w:p w14:paraId="0000003E" w14:textId="77777777" w:rsidR="00CA0FAE" w:rsidRPr="004206AC" w:rsidRDefault="00DF3755">
      <w:pPr>
        <w:numPr>
          <w:ilvl w:val="0"/>
          <w:numId w:val="1"/>
        </w:numPr>
        <w:jc w:val="both"/>
        <w:rPr>
          <w:rFonts w:ascii="Aptos" w:eastAsia="Calibri" w:hAnsi="Aptos" w:cs="Calibri"/>
        </w:rPr>
      </w:pPr>
      <w:r w:rsidRPr="004206AC">
        <w:rPr>
          <w:rFonts w:ascii="Aptos" w:eastAsia="Calibri" w:hAnsi="Aptos" w:cs="Calibri"/>
        </w:rPr>
        <w:t>The C-to-P Transfer Clauses may be varied or terminated only as specifically set out in   the C-to-P Transfer Clauses. The terms of this Addendum shall not vary the C-to-P Transfer Clauses in any way.</w:t>
      </w:r>
    </w:p>
    <w:p w14:paraId="0000003F" w14:textId="77777777" w:rsidR="00CA0FAE" w:rsidRPr="004206AC" w:rsidRDefault="00DF3755">
      <w:pPr>
        <w:numPr>
          <w:ilvl w:val="0"/>
          <w:numId w:val="1"/>
        </w:numPr>
        <w:ind w:left="540" w:firstLine="0"/>
        <w:jc w:val="both"/>
        <w:rPr>
          <w:rFonts w:ascii="Aptos" w:eastAsia="Calibri" w:hAnsi="Aptos" w:cs="Calibri"/>
        </w:rPr>
      </w:pPr>
      <w:r w:rsidRPr="004206AC">
        <w:rPr>
          <w:rFonts w:ascii="Aptos" w:eastAsia="Calibri" w:hAnsi="Aptos" w:cs="Calibri"/>
        </w:rPr>
        <w:t>In the event that the C-to-P Transfer Clauses are amended, replaced or repealed by the European Commission or under applicable Data Protection Laws, the Parties shall work  together in good faith to enter into any updated version of the C-to-P Transfer Clauses or negotiate in good faith a solution to enable a transfer of Personal Data to be conducted in compliance with Data Protection Laws.</w:t>
      </w:r>
    </w:p>
    <w:p w14:paraId="00000041" w14:textId="77777777" w:rsidR="00CA0FAE" w:rsidRPr="004206AC" w:rsidRDefault="00DF3755">
      <w:pPr>
        <w:jc w:val="both"/>
        <w:rPr>
          <w:rFonts w:ascii="Aptos" w:eastAsia="Calibri" w:hAnsi="Aptos" w:cs="Calibri"/>
        </w:rPr>
      </w:pPr>
      <w:r w:rsidRPr="004206AC">
        <w:rPr>
          <w:rFonts w:ascii="Aptos" w:eastAsia="Calibri" w:hAnsi="Aptos" w:cs="Calibri"/>
        </w:rPr>
        <w:t xml:space="preserve"> </w:t>
      </w:r>
    </w:p>
    <w:p w14:paraId="00000042" w14:textId="77777777" w:rsidR="00CA0FAE" w:rsidRPr="004206AC" w:rsidRDefault="00DF3755">
      <w:pPr>
        <w:spacing w:after="160"/>
        <w:ind w:left="540" w:hanging="260"/>
        <w:jc w:val="both"/>
        <w:rPr>
          <w:rFonts w:ascii="Aptos" w:eastAsia="Calibri" w:hAnsi="Aptos" w:cs="Calibri"/>
          <w:b/>
        </w:rPr>
      </w:pPr>
      <w:r w:rsidRPr="004206AC">
        <w:rPr>
          <w:rFonts w:ascii="Aptos" w:eastAsia="Calibri" w:hAnsi="Aptos" w:cs="Calibri"/>
          <w:b/>
        </w:rPr>
        <w:t>9.</w:t>
      </w:r>
      <w:r w:rsidRPr="004206AC">
        <w:rPr>
          <w:rFonts w:ascii="Aptos" w:eastAsia="Calibri" w:hAnsi="Aptos" w:cs="Calibri"/>
        </w:rPr>
        <w:t xml:space="preserve">   </w:t>
      </w:r>
      <w:r w:rsidRPr="004206AC">
        <w:rPr>
          <w:rFonts w:ascii="Aptos" w:eastAsia="Calibri" w:hAnsi="Aptos" w:cs="Calibri"/>
          <w:b/>
        </w:rPr>
        <w:t>DATA SUBJECTS RIGHTS</w:t>
      </w:r>
    </w:p>
    <w:p w14:paraId="00000043" w14:textId="77777777" w:rsidR="00CA0FAE" w:rsidRPr="004206AC" w:rsidRDefault="00DF3755">
      <w:pPr>
        <w:spacing w:after="240"/>
        <w:ind w:left="640"/>
        <w:jc w:val="both"/>
        <w:rPr>
          <w:rFonts w:ascii="Aptos" w:eastAsia="Calibri" w:hAnsi="Aptos" w:cs="Calibri"/>
        </w:rPr>
      </w:pPr>
      <w:r w:rsidRPr="004206AC">
        <w:rPr>
          <w:rFonts w:ascii="Aptos" w:eastAsia="Calibri" w:hAnsi="Aptos" w:cs="Calibri"/>
        </w:rPr>
        <w:t>9.1 Taking into account the nature of the Processing, Vendor shall assist Company by implementing appropriate technical and organizational measures, insofar as this is possible, for the fulfillment of the Company obligations, as reasonably understood by Company, to respond to requests to exercise Data Subject rights under the Data Protection Laws.</w:t>
      </w:r>
    </w:p>
    <w:p w14:paraId="00000044" w14:textId="77777777" w:rsidR="00CA0FAE" w:rsidRPr="004206AC" w:rsidRDefault="00DF3755">
      <w:pPr>
        <w:ind w:left="1000" w:hanging="360"/>
        <w:jc w:val="both"/>
        <w:rPr>
          <w:rFonts w:ascii="Aptos" w:eastAsia="Calibri" w:hAnsi="Aptos" w:cs="Calibri"/>
        </w:rPr>
      </w:pPr>
      <w:r w:rsidRPr="004206AC">
        <w:rPr>
          <w:rFonts w:ascii="Aptos" w:eastAsia="Calibri" w:hAnsi="Aptos" w:cs="Calibri"/>
        </w:rPr>
        <w:t>9.2. Vendor shall:</w:t>
      </w:r>
    </w:p>
    <w:p w14:paraId="00000045" w14:textId="77777777" w:rsidR="00CA0FAE" w:rsidRPr="004206AC" w:rsidRDefault="00CA0FAE">
      <w:pPr>
        <w:jc w:val="both"/>
        <w:rPr>
          <w:rFonts w:ascii="Aptos" w:eastAsia="Calibri" w:hAnsi="Aptos" w:cs="Calibri"/>
        </w:rPr>
      </w:pPr>
    </w:p>
    <w:p w14:paraId="00000046" w14:textId="67964B1A" w:rsidR="00CA0FAE" w:rsidRPr="004206AC" w:rsidRDefault="00DF3755" w:rsidP="00F71B1C">
      <w:pPr>
        <w:spacing w:after="240"/>
        <w:ind w:left="1800" w:hanging="580"/>
        <w:jc w:val="both"/>
        <w:rPr>
          <w:rFonts w:ascii="Aptos" w:eastAsia="Calibri" w:hAnsi="Aptos" w:cs="Calibri"/>
        </w:rPr>
      </w:pPr>
      <w:r w:rsidRPr="004206AC">
        <w:rPr>
          <w:rFonts w:ascii="Aptos" w:eastAsia="Calibri" w:hAnsi="Aptos" w:cs="Calibri"/>
        </w:rPr>
        <w:t>9.2.1.</w:t>
      </w:r>
      <w:r w:rsidR="00F71B1C" w:rsidRPr="004206AC">
        <w:rPr>
          <w:rFonts w:ascii="Aptos" w:eastAsia="Calibri" w:hAnsi="Aptos" w:cs="Calibri"/>
        </w:rPr>
        <w:t xml:space="preserve">  </w:t>
      </w:r>
      <w:r w:rsidRPr="004206AC">
        <w:rPr>
          <w:rFonts w:ascii="Aptos" w:eastAsia="Calibri" w:hAnsi="Aptos" w:cs="Calibri"/>
        </w:rPr>
        <w:t>Promptly notify Company if it receives a request from a Data Subject under any     Data Protection Law in respect of Company Data; and</w:t>
      </w:r>
    </w:p>
    <w:p w14:paraId="00000047" w14:textId="4E2EC929" w:rsidR="00CA0FAE" w:rsidRPr="004206AC" w:rsidRDefault="00DF3755" w:rsidP="00F71B1C">
      <w:pPr>
        <w:spacing w:after="240"/>
        <w:ind w:left="1890" w:hanging="630"/>
        <w:jc w:val="both"/>
        <w:rPr>
          <w:rFonts w:ascii="Aptos" w:eastAsia="Calibri" w:hAnsi="Aptos" w:cs="Calibri"/>
        </w:rPr>
      </w:pPr>
      <w:r w:rsidRPr="004206AC">
        <w:rPr>
          <w:rFonts w:ascii="Aptos" w:eastAsia="Calibri" w:hAnsi="Aptos" w:cs="Calibri"/>
        </w:rPr>
        <w:t>9.2.</w:t>
      </w:r>
      <w:r w:rsidR="00F71B1C" w:rsidRPr="004206AC">
        <w:rPr>
          <w:rFonts w:ascii="Aptos" w:eastAsia="Calibri" w:hAnsi="Aptos" w:cs="Calibri"/>
        </w:rPr>
        <w:t>2. Ensure</w:t>
      </w:r>
      <w:r w:rsidRPr="004206AC">
        <w:rPr>
          <w:rFonts w:ascii="Aptos" w:eastAsia="Calibri" w:hAnsi="Aptos" w:cs="Calibri"/>
        </w:rPr>
        <w:t xml:space="preserve"> that it does not respond to that request except on the documented instructions of Company or as required by Applicable Data Laws to which the Vendor is subject, in which case Vendor shall to the extent permitted by Applicable Data Laws inform Company of that legal requirement before Vendor responds to the request.</w:t>
      </w:r>
    </w:p>
    <w:p w14:paraId="00000048" w14:textId="77777777" w:rsidR="00CA0FAE" w:rsidRPr="004206AC" w:rsidRDefault="00DF3755">
      <w:pPr>
        <w:spacing w:after="160"/>
        <w:ind w:left="820" w:hanging="360"/>
        <w:jc w:val="both"/>
        <w:rPr>
          <w:rFonts w:ascii="Aptos" w:eastAsia="Calibri" w:hAnsi="Aptos" w:cs="Calibri"/>
          <w:b/>
        </w:rPr>
      </w:pPr>
      <w:r w:rsidRPr="004206AC">
        <w:rPr>
          <w:rFonts w:ascii="Aptos" w:eastAsia="Calibri" w:hAnsi="Aptos" w:cs="Calibri"/>
          <w:b/>
        </w:rPr>
        <w:t>10.</w:t>
      </w:r>
      <w:r w:rsidRPr="004206AC">
        <w:rPr>
          <w:rFonts w:ascii="Aptos" w:eastAsia="Calibri" w:hAnsi="Aptos" w:cs="Calibri"/>
        </w:rPr>
        <w:t xml:space="preserve">  </w:t>
      </w:r>
      <w:r w:rsidRPr="004206AC">
        <w:rPr>
          <w:rFonts w:ascii="Aptos" w:eastAsia="Calibri" w:hAnsi="Aptos" w:cs="Calibri"/>
          <w:b/>
        </w:rPr>
        <w:t>DELETION OR RETURN OF COMPANY DATA</w:t>
      </w:r>
    </w:p>
    <w:p w14:paraId="00000049" w14:textId="2C5DC760" w:rsidR="00CA0FAE" w:rsidRPr="004206AC" w:rsidRDefault="00DF3755">
      <w:pPr>
        <w:ind w:left="630"/>
        <w:jc w:val="both"/>
        <w:rPr>
          <w:rFonts w:ascii="Aptos" w:eastAsia="Calibri" w:hAnsi="Aptos" w:cs="Calibri"/>
        </w:rPr>
      </w:pPr>
      <w:r w:rsidRPr="004206AC">
        <w:rPr>
          <w:rFonts w:ascii="Aptos" w:eastAsia="Calibri" w:hAnsi="Aptos" w:cs="Calibri"/>
        </w:rPr>
        <w:t xml:space="preserve">10.1. Vendor shall promptly and in any event within </w:t>
      </w:r>
      <w:ins w:id="3" w:author="DPO Outsourcia" w:date="2024-06-24T14:35:00Z">
        <w:r w:rsidR="005830F6">
          <w:rPr>
            <w:rFonts w:ascii="Aptos" w:eastAsia="Calibri" w:hAnsi="Aptos" w:cs="Calibri"/>
          </w:rPr>
          <w:t>2</w:t>
        </w:r>
      </w:ins>
      <w:del w:id="4" w:author="DPO Outsourcia" w:date="2024-06-24T14:35:00Z">
        <w:r w:rsidRPr="004206AC" w:rsidDel="005830F6">
          <w:rPr>
            <w:rFonts w:ascii="Aptos" w:eastAsia="Calibri" w:hAnsi="Aptos" w:cs="Calibri"/>
          </w:rPr>
          <w:delText>10</w:delText>
        </w:r>
      </w:del>
      <w:ins w:id="5" w:author="DPO Outsourcia" w:date="2024-06-24T14:35:00Z">
        <w:r w:rsidR="005830F6">
          <w:rPr>
            <w:rFonts w:ascii="Aptos" w:eastAsia="Calibri" w:hAnsi="Aptos" w:cs="Calibri"/>
          </w:rPr>
          <w:t>0</w:t>
        </w:r>
      </w:ins>
      <w:r w:rsidRPr="004206AC">
        <w:rPr>
          <w:rFonts w:ascii="Aptos" w:eastAsia="Calibri" w:hAnsi="Aptos" w:cs="Calibri"/>
        </w:rPr>
        <w:t xml:space="preserve"> business days of the date of termination of any Services involving the Processing of Company Data (the “Termination Date”), delete and procure the deletion of all copies of those Company Data.</w:t>
      </w:r>
    </w:p>
    <w:p w14:paraId="0000004A" w14:textId="77777777" w:rsidR="00CA0FAE" w:rsidRPr="004206AC" w:rsidRDefault="00DF3755">
      <w:pPr>
        <w:ind w:left="460"/>
        <w:jc w:val="both"/>
        <w:rPr>
          <w:rFonts w:ascii="Aptos" w:eastAsia="Calibri" w:hAnsi="Aptos" w:cs="Calibri"/>
          <w:b/>
        </w:rPr>
      </w:pPr>
      <w:r w:rsidRPr="004206AC">
        <w:rPr>
          <w:rFonts w:ascii="Aptos" w:eastAsia="Calibri" w:hAnsi="Aptos" w:cs="Calibri"/>
          <w:b/>
        </w:rPr>
        <w:t xml:space="preserve"> </w:t>
      </w:r>
    </w:p>
    <w:p w14:paraId="0000004B" w14:textId="77777777" w:rsidR="00CA0FAE" w:rsidRPr="004206AC" w:rsidRDefault="00DF3755">
      <w:pPr>
        <w:spacing w:after="160"/>
        <w:ind w:left="820" w:hanging="360"/>
        <w:jc w:val="both"/>
        <w:rPr>
          <w:rFonts w:ascii="Aptos" w:eastAsia="Calibri" w:hAnsi="Aptos" w:cs="Calibri"/>
        </w:rPr>
      </w:pPr>
      <w:r w:rsidRPr="004206AC">
        <w:rPr>
          <w:rFonts w:ascii="Aptos" w:eastAsia="Calibri" w:hAnsi="Aptos" w:cs="Calibri"/>
          <w:b/>
        </w:rPr>
        <w:t>11.</w:t>
      </w:r>
      <w:r w:rsidRPr="004206AC">
        <w:rPr>
          <w:rFonts w:ascii="Aptos" w:eastAsia="Calibri" w:hAnsi="Aptos" w:cs="Calibri"/>
        </w:rPr>
        <w:t xml:space="preserve">  </w:t>
      </w:r>
      <w:r w:rsidRPr="004206AC">
        <w:rPr>
          <w:rFonts w:ascii="Aptos" w:eastAsia="Calibri" w:hAnsi="Aptos" w:cs="Calibri"/>
          <w:b/>
        </w:rPr>
        <w:t>AUDIT</w:t>
      </w:r>
      <w:r w:rsidRPr="004206AC">
        <w:rPr>
          <w:rFonts w:ascii="Aptos" w:eastAsia="Calibri" w:hAnsi="Aptos" w:cs="Calibri"/>
        </w:rPr>
        <w:t xml:space="preserve"> </w:t>
      </w:r>
    </w:p>
    <w:p w14:paraId="0000004C" w14:textId="38AB1251" w:rsidR="00CA0FAE" w:rsidRPr="004206AC" w:rsidRDefault="00DF3755">
      <w:pPr>
        <w:spacing w:after="160"/>
        <w:ind w:left="675"/>
        <w:jc w:val="both"/>
        <w:rPr>
          <w:rFonts w:ascii="Aptos" w:eastAsia="Calibri" w:hAnsi="Aptos" w:cs="Calibri"/>
        </w:rPr>
      </w:pPr>
      <w:r w:rsidRPr="004206AC">
        <w:rPr>
          <w:rFonts w:ascii="Aptos" w:eastAsia="Calibri" w:hAnsi="Aptos" w:cs="Calibri"/>
        </w:rPr>
        <w:t>11.1 Vendor shall make available to the Company on request all information necessary to demonstrate compliance with this DPA</w:t>
      </w:r>
      <w:del w:id="6" w:author="DPO Outsourcia" w:date="2024-06-24T14:41:00Z">
        <w:r w:rsidRPr="004206AC" w:rsidDel="00FF29CF">
          <w:rPr>
            <w:rFonts w:ascii="Aptos" w:eastAsia="Calibri" w:hAnsi="Aptos" w:cs="Calibri"/>
          </w:rPr>
          <w:delText xml:space="preserve">, </w:delText>
        </w:r>
      </w:del>
      <w:ins w:id="7" w:author="DPO Outsourcia" w:date="2024-06-24T14:41:00Z">
        <w:r w:rsidR="00FF29CF">
          <w:rPr>
            <w:rFonts w:ascii="Aptos" w:eastAsia="Calibri" w:hAnsi="Aptos" w:cs="Calibri"/>
          </w:rPr>
          <w:t>. Vendor</w:t>
        </w:r>
      </w:ins>
      <w:del w:id="8" w:author="DPO Outsourcia" w:date="2024-06-24T14:41:00Z">
        <w:r w:rsidRPr="004206AC" w:rsidDel="00FF29CF">
          <w:rPr>
            <w:rFonts w:ascii="Aptos" w:eastAsia="Calibri" w:hAnsi="Aptos" w:cs="Calibri"/>
          </w:rPr>
          <w:delText>and</w:delText>
        </w:r>
      </w:del>
      <w:r w:rsidRPr="004206AC">
        <w:rPr>
          <w:rFonts w:ascii="Aptos" w:eastAsia="Calibri" w:hAnsi="Aptos" w:cs="Calibri"/>
        </w:rPr>
        <w:t xml:space="preserve"> shall allow for and contribute to audits, including inspections, by the Company or an </w:t>
      </w:r>
      <w:ins w:id="9" w:author="DPO Outsourcia" w:date="2024-06-24T14:35:00Z">
        <w:r w:rsidR="005830F6">
          <w:rPr>
            <w:rFonts w:ascii="Aptos" w:eastAsia="Calibri" w:hAnsi="Aptos" w:cs="Calibri"/>
          </w:rPr>
          <w:t xml:space="preserve">independent </w:t>
        </w:r>
      </w:ins>
      <w:r w:rsidRPr="004206AC">
        <w:rPr>
          <w:rFonts w:ascii="Aptos" w:eastAsia="Calibri" w:hAnsi="Aptos" w:cs="Calibri"/>
        </w:rPr>
        <w:t>auditor mandated by the Company in relation to the Processing of the Company Data by the Vendor</w:t>
      </w:r>
      <w:ins w:id="10" w:author="DPO Outsourcia" w:date="2024-06-24T14:41:00Z">
        <w:r w:rsidR="00FF29CF">
          <w:rPr>
            <w:rFonts w:ascii="Aptos" w:eastAsia="Calibri" w:hAnsi="Aptos" w:cs="Calibri"/>
          </w:rPr>
          <w:t>, up to once a year</w:t>
        </w:r>
      </w:ins>
      <w:r w:rsidRPr="004206AC">
        <w:rPr>
          <w:rFonts w:ascii="Aptos" w:eastAsia="Calibri" w:hAnsi="Aptos" w:cs="Calibri"/>
        </w:rPr>
        <w:t>.</w:t>
      </w:r>
      <w:ins w:id="11" w:author="DPO Outsourcia" w:date="2024-06-24T15:09:00Z">
        <w:r w:rsidR="004F3B42">
          <w:rPr>
            <w:rFonts w:ascii="Aptos" w:eastAsia="Calibri" w:hAnsi="Aptos" w:cs="Calibri"/>
          </w:rPr>
          <w:t xml:space="preserve"> </w:t>
        </w:r>
      </w:ins>
      <w:ins w:id="12" w:author="DPO Outsourcia" w:date="2024-06-24T15:12:00Z">
        <w:r w:rsidR="004F3B42">
          <w:rPr>
            <w:rFonts w:ascii="Aptos" w:eastAsia="Calibri" w:hAnsi="Aptos" w:cs="Calibri"/>
          </w:rPr>
          <w:t>In any case, a</w:t>
        </w:r>
      </w:ins>
      <w:ins w:id="13" w:author="DPO Outsourcia" w:date="2024-06-24T15:09:00Z">
        <w:r w:rsidR="004F3B42">
          <w:rPr>
            <w:rFonts w:ascii="Aptos" w:eastAsia="Calibri" w:hAnsi="Aptos" w:cs="Calibri"/>
          </w:rPr>
          <w:t>uditor is not allowed to</w:t>
        </w:r>
      </w:ins>
      <w:ins w:id="14" w:author="DPO Outsourcia" w:date="2024-06-24T15:11:00Z">
        <w:r w:rsidR="004F3B42">
          <w:rPr>
            <w:rFonts w:ascii="Aptos" w:eastAsia="Calibri" w:hAnsi="Aptos" w:cs="Calibri"/>
          </w:rPr>
          <w:t xml:space="preserve"> be in a situation of </w:t>
        </w:r>
      </w:ins>
      <w:ins w:id="15" w:author="DPO Outsourcia" w:date="2024-06-24T15:12:00Z">
        <w:r w:rsidR="004F3B42">
          <w:rPr>
            <w:rFonts w:ascii="Aptos" w:eastAsia="Calibri" w:hAnsi="Aptos" w:cs="Calibri"/>
          </w:rPr>
          <w:t>conflict-of-interest</w:t>
        </w:r>
      </w:ins>
      <w:ins w:id="16" w:author="DPO Outsourcia" w:date="2024-06-24T15:09:00Z">
        <w:r w:rsidR="004F3B42">
          <w:rPr>
            <w:rFonts w:ascii="Aptos" w:eastAsia="Calibri" w:hAnsi="Aptos" w:cs="Calibri"/>
          </w:rPr>
          <w:t xml:space="preserve"> </w:t>
        </w:r>
      </w:ins>
      <w:ins w:id="17" w:author="DPO Outsourcia" w:date="2024-06-24T15:12:00Z">
        <w:r w:rsidR="004F3B42">
          <w:rPr>
            <w:rFonts w:ascii="Aptos" w:eastAsia="Calibri" w:hAnsi="Aptos" w:cs="Calibri"/>
          </w:rPr>
          <w:t xml:space="preserve">or to </w:t>
        </w:r>
      </w:ins>
      <w:ins w:id="18" w:author="DPO Outsourcia" w:date="2024-06-24T15:09:00Z">
        <w:r w:rsidR="004F3B42">
          <w:rPr>
            <w:rFonts w:ascii="Aptos" w:eastAsia="Calibri" w:hAnsi="Aptos" w:cs="Calibri"/>
          </w:rPr>
          <w:t xml:space="preserve">work </w:t>
        </w:r>
      </w:ins>
      <w:ins w:id="19" w:author="DPO Outsourcia" w:date="2024-06-24T15:10:00Z">
        <w:r w:rsidR="004F3B42">
          <w:rPr>
            <w:rFonts w:ascii="Aptos" w:eastAsia="Calibri" w:hAnsi="Aptos" w:cs="Calibri"/>
          </w:rPr>
          <w:t>for a</w:t>
        </w:r>
      </w:ins>
      <w:ins w:id="20" w:author="DPO Outsourcia" w:date="2024-06-24T15:12:00Z">
        <w:r w:rsidR="004F3B42">
          <w:rPr>
            <w:rFonts w:ascii="Aptos" w:eastAsia="Calibri" w:hAnsi="Aptos" w:cs="Calibri"/>
          </w:rPr>
          <w:t xml:space="preserve"> </w:t>
        </w:r>
      </w:ins>
      <w:ins w:id="21" w:author="DPO Outsourcia" w:date="2024-06-24T15:10:00Z">
        <w:r w:rsidR="004F3B42">
          <w:rPr>
            <w:rFonts w:ascii="Aptos" w:eastAsia="Calibri" w:hAnsi="Aptos" w:cs="Calibri"/>
          </w:rPr>
          <w:t>rival company</w:t>
        </w:r>
      </w:ins>
      <w:ins w:id="22" w:author="DPO Outsourcia" w:date="2024-06-24T15:12:00Z">
        <w:r w:rsidR="004F3B42">
          <w:rPr>
            <w:rFonts w:ascii="Aptos" w:eastAsia="Calibri" w:hAnsi="Aptos" w:cs="Calibri"/>
          </w:rPr>
          <w:t>.</w:t>
        </w:r>
      </w:ins>
    </w:p>
    <w:p w14:paraId="0000004D" w14:textId="77777777" w:rsidR="00CA0FAE" w:rsidRPr="004206AC" w:rsidRDefault="00DF3755">
      <w:pPr>
        <w:ind w:left="720"/>
        <w:jc w:val="both"/>
        <w:rPr>
          <w:rFonts w:ascii="Aptos" w:eastAsia="Calibri" w:hAnsi="Aptos" w:cs="Calibri"/>
        </w:rPr>
      </w:pPr>
      <w:r w:rsidRPr="004206AC">
        <w:rPr>
          <w:rFonts w:ascii="Aptos" w:eastAsia="Calibri" w:hAnsi="Aptos" w:cs="Calibri"/>
        </w:rPr>
        <w:lastRenderedPageBreak/>
        <w:t xml:space="preserve"> </w:t>
      </w:r>
    </w:p>
    <w:p w14:paraId="0000004E" w14:textId="77777777" w:rsidR="00CA0FAE" w:rsidRPr="004206AC" w:rsidRDefault="00DF3755">
      <w:pPr>
        <w:spacing w:after="160"/>
        <w:ind w:left="820" w:hanging="360"/>
        <w:jc w:val="both"/>
        <w:rPr>
          <w:rFonts w:ascii="Aptos" w:eastAsia="Calibri" w:hAnsi="Aptos" w:cs="Calibri"/>
          <w:b/>
        </w:rPr>
      </w:pPr>
      <w:r w:rsidRPr="004206AC">
        <w:rPr>
          <w:rFonts w:ascii="Aptos" w:eastAsia="Calibri" w:hAnsi="Aptos" w:cs="Calibri"/>
          <w:b/>
        </w:rPr>
        <w:t>12.</w:t>
      </w:r>
      <w:r w:rsidRPr="004206AC">
        <w:rPr>
          <w:rFonts w:ascii="Aptos" w:eastAsia="Calibri" w:hAnsi="Aptos" w:cs="Calibri"/>
        </w:rPr>
        <w:t xml:space="preserve">  </w:t>
      </w:r>
      <w:r w:rsidRPr="004206AC">
        <w:rPr>
          <w:rFonts w:ascii="Aptos" w:eastAsia="Calibri" w:hAnsi="Aptos" w:cs="Calibri"/>
          <w:b/>
        </w:rPr>
        <w:t>LIABILITY</w:t>
      </w:r>
    </w:p>
    <w:p w14:paraId="00000050" w14:textId="53A5D100" w:rsidR="00CA0FAE" w:rsidRPr="005D7BB9" w:rsidRDefault="00DF3755" w:rsidP="005D7BB9">
      <w:pPr>
        <w:spacing w:after="160"/>
        <w:ind w:left="720" w:hanging="15"/>
        <w:jc w:val="both"/>
        <w:rPr>
          <w:rFonts w:ascii="Aptos" w:eastAsia="Calibri" w:hAnsi="Aptos" w:cs="Calibri"/>
        </w:rPr>
      </w:pPr>
      <w:r w:rsidRPr="004206AC">
        <w:rPr>
          <w:rFonts w:ascii="Aptos" w:eastAsia="Calibri" w:hAnsi="Aptos" w:cs="Calibri"/>
        </w:rPr>
        <w:t xml:space="preserve">12.1 The Vendor is solely and exclusively liable for all actions, </w:t>
      </w:r>
      <w:r w:rsidR="00F71B1C" w:rsidRPr="004206AC">
        <w:rPr>
          <w:rFonts w:ascii="Aptos" w:eastAsia="Calibri" w:hAnsi="Aptos" w:cs="Calibri"/>
        </w:rPr>
        <w:t>omissions,</w:t>
      </w:r>
      <w:r w:rsidRPr="004206AC">
        <w:rPr>
          <w:rFonts w:ascii="Aptos" w:eastAsia="Calibri" w:hAnsi="Aptos" w:cs="Calibri"/>
        </w:rPr>
        <w:t xml:space="preserve"> and processing activities that it or its directors, officers, employees, representatives and agents </w:t>
      </w:r>
      <w:r w:rsidR="00F71B1C" w:rsidRPr="004206AC">
        <w:rPr>
          <w:rFonts w:ascii="Aptos" w:eastAsia="Calibri" w:hAnsi="Aptos" w:cs="Calibri"/>
        </w:rPr>
        <w:t>take</w:t>
      </w:r>
      <w:r w:rsidRPr="004206AC">
        <w:rPr>
          <w:rFonts w:ascii="Aptos" w:eastAsia="Calibri" w:hAnsi="Aptos" w:cs="Calibri"/>
        </w:rPr>
        <w:t xml:space="preserve"> in respect of Processing the Company Data.</w:t>
      </w:r>
    </w:p>
    <w:p w14:paraId="00000051" w14:textId="77777777" w:rsidR="00CA0FAE" w:rsidRPr="004206AC" w:rsidRDefault="00DF3755">
      <w:pPr>
        <w:spacing w:after="160"/>
        <w:ind w:left="820" w:hanging="360"/>
        <w:jc w:val="both"/>
        <w:rPr>
          <w:rFonts w:ascii="Aptos" w:eastAsia="Calibri" w:hAnsi="Aptos" w:cs="Calibri"/>
          <w:b/>
        </w:rPr>
      </w:pPr>
      <w:r w:rsidRPr="004206AC">
        <w:rPr>
          <w:rFonts w:ascii="Aptos" w:eastAsia="Calibri" w:hAnsi="Aptos" w:cs="Calibri"/>
          <w:b/>
        </w:rPr>
        <w:t>13.</w:t>
      </w:r>
      <w:r w:rsidRPr="004206AC">
        <w:rPr>
          <w:rFonts w:ascii="Aptos" w:eastAsia="Calibri" w:hAnsi="Aptos" w:cs="Calibri"/>
        </w:rPr>
        <w:t xml:space="preserve">  </w:t>
      </w:r>
      <w:r w:rsidRPr="004206AC">
        <w:rPr>
          <w:rFonts w:ascii="Aptos" w:eastAsia="Calibri" w:hAnsi="Aptos" w:cs="Calibri"/>
          <w:b/>
        </w:rPr>
        <w:t xml:space="preserve">INDEMNIFICATION </w:t>
      </w:r>
    </w:p>
    <w:p w14:paraId="2006EF3B" w14:textId="37C5C6F9" w:rsidR="004206AC" w:rsidRPr="004206AC" w:rsidRDefault="007A0FF1" w:rsidP="007A0FF1">
      <w:pPr>
        <w:spacing w:after="160"/>
        <w:ind w:firstLine="720"/>
        <w:jc w:val="both"/>
        <w:rPr>
          <w:rFonts w:ascii="Aptos" w:eastAsia="Calibri" w:hAnsi="Aptos" w:cs="Calibri"/>
        </w:rPr>
      </w:pPr>
      <w:r>
        <w:rPr>
          <w:rFonts w:ascii="Aptos" w:eastAsia="Calibri" w:hAnsi="Aptos" w:cs="Calibri"/>
        </w:rPr>
        <w:t xml:space="preserve">13.1 </w:t>
      </w:r>
      <w:r w:rsidR="004206AC" w:rsidRPr="004206AC">
        <w:rPr>
          <w:rFonts w:ascii="Aptos" w:eastAsia="Calibri" w:hAnsi="Aptos" w:cs="Calibri"/>
        </w:rPr>
        <w:t>Indemnification Scope and Conditions:</w:t>
      </w:r>
    </w:p>
    <w:p w14:paraId="45147A15" w14:textId="46F2B962" w:rsidR="004206AC" w:rsidRPr="004206AC" w:rsidRDefault="004206AC" w:rsidP="007A0FF1">
      <w:pPr>
        <w:pStyle w:val="ListParagraph"/>
        <w:numPr>
          <w:ilvl w:val="0"/>
          <w:numId w:val="3"/>
        </w:numPr>
        <w:spacing w:after="160"/>
        <w:ind w:left="1418"/>
        <w:jc w:val="both"/>
        <w:rPr>
          <w:rFonts w:ascii="Aptos" w:eastAsia="Calibri" w:hAnsi="Aptos" w:cs="Calibri"/>
        </w:rPr>
      </w:pPr>
      <w:r w:rsidRPr="004206AC">
        <w:rPr>
          <w:rFonts w:ascii="Aptos" w:eastAsia="Calibri" w:hAnsi="Aptos" w:cs="Calibri"/>
        </w:rPr>
        <w:t>The Vendor shall defend, indemnify, and hold the Company harmless and keep the Company indemnified on demand from and against any and all actual or alleged claims, damages, and losses incurred by the Company as a result of Vendor’s or its employees’ (including without limitation any Sub-Processors) unauthorized or unlawful Processing or accidental loss, disclosure, destruction, or damage to any of the Company Data.</w:t>
      </w:r>
    </w:p>
    <w:p w14:paraId="3D9C54B1" w14:textId="15D6C3B2" w:rsidR="004206AC" w:rsidRPr="004206AC" w:rsidRDefault="004206AC" w:rsidP="007A0FF1">
      <w:pPr>
        <w:pStyle w:val="ListParagraph"/>
        <w:numPr>
          <w:ilvl w:val="0"/>
          <w:numId w:val="3"/>
        </w:numPr>
        <w:spacing w:after="160"/>
        <w:ind w:left="1418"/>
        <w:jc w:val="both"/>
        <w:rPr>
          <w:rFonts w:ascii="Aptos" w:eastAsia="Calibri" w:hAnsi="Aptos" w:cs="Calibri"/>
        </w:rPr>
      </w:pPr>
      <w:r w:rsidRPr="004206AC">
        <w:rPr>
          <w:rFonts w:ascii="Aptos" w:eastAsia="Calibri" w:hAnsi="Aptos" w:cs="Calibri"/>
        </w:rPr>
        <w:t>This indemnification shall cover both material and non-material damages, including but not limited to loss of revenue, business interruptions, legal costs, and any regulatory fines or penalties incurred by the Company due to Vendor's actions or omissions.</w:t>
      </w:r>
    </w:p>
    <w:p w14:paraId="4411E564" w14:textId="77777777" w:rsidR="004206AC" w:rsidRPr="004206AC" w:rsidRDefault="004206AC" w:rsidP="004206AC">
      <w:pPr>
        <w:spacing w:after="160"/>
        <w:ind w:left="720"/>
        <w:jc w:val="both"/>
        <w:rPr>
          <w:rFonts w:ascii="Aptos" w:eastAsia="Calibri" w:hAnsi="Aptos" w:cs="Calibri"/>
        </w:rPr>
      </w:pPr>
      <w:r w:rsidRPr="004206AC">
        <w:rPr>
          <w:rFonts w:ascii="Aptos" w:eastAsia="Calibri" w:hAnsi="Aptos" w:cs="Calibri"/>
        </w:rPr>
        <w:t>13.2 Exclusions and Liability Limits:</w:t>
      </w:r>
    </w:p>
    <w:p w14:paraId="7D9A0BA9" w14:textId="57D2D088" w:rsidR="004206AC" w:rsidRPr="004206AC" w:rsidRDefault="004206AC" w:rsidP="004206AC">
      <w:pPr>
        <w:pStyle w:val="ListParagraph"/>
        <w:numPr>
          <w:ilvl w:val="0"/>
          <w:numId w:val="3"/>
        </w:numPr>
        <w:spacing w:after="160"/>
        <w:ind w:left="1418"/>
        <w:jc w:val="both"/>
        <w:rPr>
          <w:rFonts w:ascii="Aptos" w:eastAsia="Calibri" w:hAnsi="Aptos" w:cs="Calibri"/>
        </w:rPr>
      </w:pPr>
      <w:r w:rsidRPr="004206AC">
        <w:rPr>
          <w:rFonts w:ascii="Aptos" w:eastAsia="Calibri" w:hAnsi="Aptos" w:cs="Calibri"/>
        </w:rPr>
        <w:t>The Vendor shall not be liable for indemnification in cases of force majeure or if the damage results from the Controller's own negligent acts.</w:t>
      </w:r>
    </w:p>
    <w:p w14:paraId="19BE4689" w14:textId="7760E430" w:rsidR="004206AC" w:rsidRDefault="004206AC" w:rsidP="004206AC">
      <w:pPr>
        <w:pStyle w:val="ListParagraph"/>
        <w:numPr>
          <w:ilvl w:val="0"/>
          <w:numId w:val="3"/>
        </w:numPr>
        <w:spacing w:after="160"/>
        <w:ind w:left="1418"/>
        <w:jc w:val="both"/>
        <w:rPr>
          <w:rFonts w:ascii="Aptos" w:eastAsia="Calibri" w:hAnsi="Aptos" w:cs="Calibri"/>
        </w:rPr>
      </w:pPr>
      <w:r w:rsidRPr="004206AC">
        <w:rPr>
          <w:rFonts w:ascii="Aptos" w:eastAsia="Calibri" w:hAnsi="Aptos" w:cs="Calibri"/>
        </w:rPr>
        <w:t>The total liability of the Vendor under this indemnification clause shall be limited to 2</w:t>
      </w:r>
      <w:r w:rsidR="005D7BB9">
        <w:rPr>
          <w:rFonts w:ascii="Aptos" w:eastAsia="Calibri" w:hAnsi="Aptos" w:cs="Calibri"/>
        </w:rPr>
        <w:t>M</w:t>
      </w:r>
      <w:r w:rsidR="005D7BB9" w:rsidRPr="005D7BB9">
        <w:rPr>
          <w:rFonts w:ascii="Aptos" w:eastAsia="Calibri" w:hAnsi="Aptos" w:cs="Calibri"/>
        </w:rPr>
        <w:t>€</w:t>
      </w:r>
      <w:ins w:id="23" w:author="DPO Outsourcia" w:date="2024-06-24T15:15:00Z">
        <w:r w:rsidR="00572BB0">
          <w:rPr>
            <w:rFonts w:ascii="Aptos" w:eastAsia="Calibri" w:hAnsi="Aptos" w:cs="Calibri"/>
          </w:rPr>
          <w:t xml:space="preserve"> </w:t>
        </w:r>
        <w:r w:rsidR="00572BB0" w:rsidRPr="00DE3DE7">
          <w:rPr>
            <w:rFonts w:ascii="Helvetica 55 Roman" w:hAnsi="Helvetica 55 Roman"/>
            <w:lang w:val="en-GB"/>
          </w:rPr>
          <w:t>all causes of loss taken together</w:t>
        </w:r>
      </w:ins>
      <w:r w:rsidRPr="004206AC">
        <w:rPr>
          <w:rFonts w:ascii="Aptos" w:eastAsia="Calibri" w:hAnsi="Aptos" w:cs="Calibri"/>
        </w:rPr>
        <w:t xml:space="preserve">. </w:t>
      </w:r>
      <w:del w:id="24" w:author="DPO Outsourcia" w:date="2024-06-24T14:11:00Z">
        <w:r w:rsidRPr="004206AC" w:rsidDel="00AA7852">
          <w:rPr>
            <w:rFonts w:ascii="Aptos" w:eastAsia="Calibri" w:hAnsi="Aptos" w:cs="Calibri"/>
          </w:rPr>
          <w:delText>However, in cases of gross negligence or willful misconduct, this liability cap shall increase to 4% of the Vendor's entire global turnover.</w:delText>
        </w:r>
      </w:del>
    </w:p>
    <w:p w14:paraId="1E799498" w14:textId="77777777" w:rsidR="004206AC" w:rsidRPr="004206AC" w:rsidRDefault="004206AC" w:rsidP="004206AC">
      <w:pPr>
        <w:pStyle w:val="ListParagraph"/>
        <w:spacing w:after="160"/>
        <w:ind w:left="1418"/>
        <w:jc w:val="both"/>
        <w:rPr>
          <w:rFonts w:ascii="Aptos" w:eastAsia="Calibri" w:hAnsi="Aptos" w:cs="Calibri"/>
        </w:rPr>
      </w:pPr>
    </w:p>
    <w:p w14:paraId="52228359" w14:textId="23EE2F60" w:rsidR="004206AC" w:rsidRDefault="004206AC" w:rsidP="007A0FF1">
      <w:pPr>
        <w:spacing w:after="160"/>
        <w:ind w:firstLine="720"/>
        <w:jc w:val="both"/>
        <w:rPr>
          <w:rFonts w:ascii="Aptos" w:eastAsia="Calibri" w:hAnsi="Aptos" w:cs="Calibri"/>
        </w:rPr>
      </w:pPr>
      <w:r>
        <w:rPr>
          <w:rFonts w:ascii="Aptos" w:eastAsia="Calibri" w:hAnsi="Aptos" w:cs="Calibri"/>
        </w:rPr>
        <w:t xml:space="preserve"> </w:t>
      </w:r>
      <w:r w:rsidR="007A0FF1">
        <w:rPr>
          <w:rFonts w:ascii="Aptos" w:eastAsia="Calibri" w:hAnsi="Aptos" w:cs="Calibri"/>
        </w:rPr>
        <w:t xml:space="preserve">13.3 </w:t>
      </w:r>
      <w:r w:rsidRPr="004206AC">
        <w:rPr>
          <w:rFonts w:ascii="Aptos" w:eastAsia="Calibri" w:hAnsi="Aptos" w:cs="Calibri"/>
        </w:rPr>
        <w:t>Notification and Cooperation:</w:t>
      </w:r>
    </w:p>
    <w:p w14:paraId="2C5671DA" w14:textId="6AF2D849" w:rsidR="004206AC" w:rsidRDefault="004206AC" w:rsidP="007A0FF1">
      <w:pPr>
        <w:pStyle w:val="ListParagraph"/>
        <w:numPr>
          <w:ilvl w:val="0"/>
          <w:numId w:val="3"/>
        </w:numPr>
        <w:spacing w:before="240" w:after="160"/>
        <w:ind w:left="1418"/>
        <w:jc w:val="both"/>
        <w:rPr>
          <w:rFonts w:ascii="Aptos" w:eastAsia="Calibri" w:hAnsi="Aptos" w:cs="Calibri"/>
        </w:rPr>
      </w:pPr>
      <w:r w:rsidRPr="004206AC">
        <w:rPr>
          <w:rFonts w:ascii="Aptos" w:eastAsia="Calibri" w:hAnsi="Aptos" w:cs="Calibri"/>
        </w:rPr>
        <w:t xml:space="preserve">The Vendor must notify the Company </w:t>
      </w:r>
      <w:del w:id="25" w:author="DPO Outsourcia" w:date="2024-06-24T14:47:00Z">
        <w:r w:rsidRPr="004206AC" w:rsidDel="0093480D">
          <w:rPr>
            <w:rFonts w:ascii="Aptos" w:eastAsia="Calibri" w:hAnsi="Aptos" w:cs="Calibri"/>
          </w:rPr>
          <w:delText>without undue delay</w:delText>
        </w:r>
      </w:del>
      <w:ins w:id="26" w:author="DPO Outsourcia" w:date="2024-06-24T14:47:00Z">
        <w:r w:rsidR="0093480D">
          <w:rPr>
            <w:rFonts w:ascii="Aptos" w:eastAsia="Calibri" w:hAnsi="Aptos" w:cs="Calibri"/>
          </w:rPr>
          <w:t>within 72h</w:t>
        </w:r>
      </w:ins>
      <w:r w:rsidRPr="004206AC">
        <w:rPr>
          <w:rFonts w:ascii="Aptos" w:eastAsia="Calibri" w:hAnsi="Aptos" w:cs="Calibri"/>
        </w:rPr>
        <w:t xml:space="preserve"> upon becoming aware of any incident that might lead to an indemnifiable claim. This notification must include a detailed description of the incident, the categories and approximate numbers of Data Subjects concerned, and the measures taken to mitigate the incident.</w:t>
      </w:r>
    </w:p>
    <w:p w14:paraId="0B027A9C" w14:textId="1D71A868" w:rsidR="004206AC" w:rsidRPr="004206AC" w:rsidRDefault="004206AC" w:rsidP="004206AC">
      <w:pPr>
        <w:pStyle w:val="ListParagraph"/>
        <w:numPr>
          <w:ilvl w:val="0"/>
          <w:numId w:val="3"/>
        </w:numPr>
        <w:spacing w:after="160"/>
        <w:ind w:left="1418"/>
        <w:jc w:val="both"/>
        <w:rPr>
          <w:rFonts w:ascii="Aptos" w:eastAsia="Calibri" w:hAnsi="Aptos" w:cs="Calibri"/>
        </w:rPr>
      </w:pPr>
      <w:r w:rsidRPr="004206AC">
        <w:rPr>
          <w:rFonts w:ascii="Aptos" w:eastAsia="Calibri" w:hAnsi="Aptos" w:cs="Calibri"/>
        </w:rPr>
        <w:t>The Vendor shall cooperate fully with the Company in investigating and remedying any such incidents to minimize the impact on Data Subjects and the Company.</w:t>
      </w:r>
    </w:p>
    <w:p w14:paraId="50C21622" w14:textId="77777777" w:rsidR="004206AC" w:rsidRPr="004206AC" w:rsidRDefault="004206AC" w:rsidP="004206AC">
      <w:pPr>
        <w:spacing w:after="160"/>
        <w:ind w:left="720"/>
        <w:jc w:val="both"/>
        <w:rPr>
          <w:rFonts w:ascii="Aptos" w:eastAsia="Calibri" w:hAnsi="Aptos" w:cs="Calibri"/>
        </w:rPr>
      </w:pPr>
      <w:r w:rsidRPr="004206AC">
        <w:rPr>
          <w:rFonts w:ascii="Aptos" w:eastAsia="Calibri" w:hAnsi="Aptos" w:cs="Calibri"/>
        </w:rPr>
        <w:t>13.4 Claims Procedure:</w:t>
      </w:r>
    </w:p>
    <w:p w14:paraId="40D7EACC" w14:textId="44E04486" w:rsidR="004206AC" w:rsidRPr="004206AC" w:rsidRDefault="004206AC" w:rsidP="007A0FF1">
      <w:pPr>
        <w:pStyle w:val="ListParagraph"/>
        <w:numPr>
          <w:ilvl w:val="0"/>
          <w:numId w:val="3"/>
        </w:numPr>
        <w:spacing w:after="160"/>
        <w:ind w:left="1418"/>
        <w:jc w:val="both"/>
        <w:rPr>
          <w:rFonts w:ascii="Aptos" w:eastAsia="Calibri" w:hAnsi="Aptos" w:cs="Calibri"/>
        </w:rPr>
      </w:pPr>
      <w:r w:rsidRPr="004206AC">
        <w:rPr>
          <w:rFonts w:ascii="Aptos" w:eastAsia="Calibri" w:hAnsi="Aptos" w:cs="Calibri"/>
        </w:rPr>
        <w:t>The Company must submit any claims for indemnification in writing within 30 days of becoming aware of the incident. The claim must include sufficient details and supporting documentation.</w:t>
      </w:r>
    </w:p>
    <w:p w14:paraId="365762C9" w14:textId="15106A95" w:rsidR="004206AC" w:rsidRPr="004206AC" w:rsidRDefault="004206AC" w:rsidP="007A0FF1">
      <w:pPr>
        <w:pStyle w:val="ListParagraph"/>
        <w:numPr>
          <w:ilvl w:val="0"/>
          <w:numId w:val="3"/>
        </w:numPr>
        <w:spacing w:after="160"/>
        <w:ind w:left="1418"/>
        <w:jc w:val="both"/>
        <w:rPr>
          <w:rFonts w:ascii="Aptos" w:eastAsia="Calibri" w:hAnsi="Aptos" w:cs="Calibri"/>
        </w:rPr>
      </w:pPr>
      <w:r w:rsidRPr="004206AC">
        <w:rPr>
          <w:rFonts w:ascii="Aptos" w:eastAsia="Calibri" w:hAnsi="Aptos" w:cs="Calibri"/>
        </w:rPr>
        <w:t>The Vendor shall respond to the claim in writing within 30 days and work with the Company to resolve the claim promptly and efficiently.</w:t>
      </w:r>
    </w:p>
    <w:p w14:paraId="4BA68B22" w14:textId="51B30EC6" w:rsidR="004206AC" w:rsidRPr="004206AC" w:rsidRDefault="004206AC" w:rsidP="007A0FF1">
      <w:pPr>
        <w:spacing w:after="160"/>
        <w:ind w:left="709"/>
        <w:jc w:val="both"/>
        <w:rPr>
          <w:rFonts w:ascii="Aptos" w:eastAsia="Calibri" w:hAnsi="Aptos" w:cs="Calibri"/>
        </w:rPr>
      </w:pPr>
      <w:r w:rsidRPr="004206AC">
        <w:rPr>
          <w:rFonts w:ascii="Aptos" w:eastAsia="Calibri" w:hAnsi="Aptos" w:cs="Calibri"/>
        </w:rPr>
        <w:lastRenderedPageBreak/>
        <w:t>13.5 Insurance:</w:t>
      </w:r>
      <w:r w:rsidR="007A0FF1">
        <w:rPr>
          <w:rFonts w:ascii="Aptos" w:eastAsia="Calibri" w:hAnsi="Aptos" w:cs="Calibri"/>
        </w:rPr>
        <w:t xml:space="preserve"> </w:t>
      </w:r>
      <w:r w:rsidRPr="004206AC">
        <w:rPr>
          <w:rFonts w:ascii="Aptos" w:eastAsia="Calibri" w:hAnsi="Aptos" w:cs="Calibri"/>
        </w:rPr>
        <w:t>The Vendor agrees to maintain adequate insurance coverage for liabilities arising from data breaches and other incidents covered by this indemnification clause. The Vendor shall provide proof of such insurance upon request by the Company.</w:t>
      </w:r>
    </w:p>
    <w:p w14:paraId="2BB041E9" w14:textId="73EE0C36" w:rsidR="004206AC" w:rsidRPr="00434C56" w:rsidRDefault="003802E7">
      <w:pPr>
        <w:pStyle w:val="ListParagraph"/>
        <w:numPr>
          <w:ilvl w:val="1"/>
          <w:numId w:val="11"/>
        </w:numPr>
        <w:spacing w:after="160"/>
        <w:jc w:val="both"/>
        <w:rPr>
          <w:rFonts w:ascii="Aptos" w:eastAsia="Calibri" w:hAnsi="Aptos" w:cs="Calibri"/>
          <w:rPrChange w:id="27" w:author="DPO Outsourcia" w:date="2024-06-24T14:52:00Z">
            <w:rPr/>
          </w:rPrChange>
        </w:rPr>
        <w:pPrChange w:id="28" w:author="DPO Outsourcia" w:date="2024-06-24T14:52:00Z">
          <w:pPr>
            <w:spacing w:after="160"/>
            <w:ind w:left="720"/>
            <w:jc w:val="both"/>
          </w:pPr>
        </w:pPrChange>
      </w:pPr>
      <w:ins w:id="29" w:author="DPO Outsourcia" w:date="2024-06-24T15:15:00Z">
        <w:r>
          <w:rPr>
            <w:rFonts w:ascii="Aptos" w:eastAsia="Calibri" w:hAnsi="Aptos" w:cs="Calibri"/>
          </w:rPr>
          <w:t xml:space="preserve"> </w:t>
        </w:r>
      </w:ins>
      <w:del w:id="30" w:author="DPO Outsourcia" w:date="2024-06-24T14:52:00Z">
        <w:r w:rsidR="004206AC" w:rsidRPr="00434C56" w:rsidDel="00434C56">
          <w:rPr>
            <w:rFonts w:ascii="Aptos" w:eastAsia="Calibri" w:hAnsi="Aptos" w:cs="Calibri"/>
            <w:rPrChange w:id="31" w:author="DPO Outsourcia" w:date="2024-06-24T14:52:00Z">
              <w:rPr/>
            </w:rPrChange>
          </w:rPr>
          <w:delText xml:space="preserve">13.6 </w:delText>
        </w:r>
      </w:del>
      <w:r w:rsidR="004206AC" w:rsidRPr="00434C56">
        <w:rPr>
          <w:rFonts w:ascii="Aptos" w:eastAsia="Calibri" w:hAnsi="Aptos" w:cs="Calibri"/>
          <w:rPrChange w:id="32" w:author="DPO Outsourcia" w:date="2024-06-24T14:52:00Z">
            <w:rPr/>
          </w:rPrChange>
        </w:rPr>
        <w:t>Audit Rights:</w:t>
      </w:r>
    </w:p>
    <w:p w14:paraId="23DD5DF7" w14:textId="5429629E" w:rsidR="004206AC" w:rsidDel="00434C56" w:rsidRDefault="004206AC" w:rsidP="00434C56">
      <w:pPr>
        <w:pStyle w:val="ListParagraph"/>
        <w:numPr>
          <w:ilvl w:val="0"/>
          <w:numId w:val="3"/>
        </w:numPr>
        <w:spacing w:after="160"/>
        <w:ind w:left="1418"/>
        <w:jc w:val="both"/>
        <w:rPr>
          <w:del w:id="33" w:author="DPO Outsourcia" w:date="2024-06-24T14:52:00Z"/>
          <w:rFonts w:ascii="Aptos" w:eastAsia="Calibri" w:hAnsi="Aptos" w:cs="Calibri"/>
        </w:rPr>
      </w:pPr>
      <w:r w:rsidRPr="004206AC">
        <w:rPr>
          <w:rFonts w:ascii="Aptos" w:eastAsia="Calibri" w:hAnsi="Aptos" w:cs="Calibri"/>
        </w:rPr>
        <w:t xml:space="preserve">The Company reserves the right to audit the Vendor’s compliance with this DPA, including the measures taken to ensure data security and manage incidents. Such audits shall be conducted no more than </w:t>
      </w:r>
      <w:r w:rsidR="007A0FF1" w:rsidRPr="004206AC">
        <w:rPr>
          <w:rFonts w:ascii="Aptos" w:eastAsia="Calibri" w:hAnsi="Aptos" w:cs="Calibri"/>
        </w:rPr>
        <w:t>annually</w:t>
      </w:r>
      <w:del w:id="34" w:author="DPO Outsourcia" w:date="2024-06-24T14:50:00Z">
        <w:r w:rsidRPr="004206AC" w:rsidDel="00434C56">
          <w:rPr>
            <w:rFonts w:ascii="Aptos" w:eastAsia="Calibri" w:hAnsi="Aptos" w:cs="Calibri"/>
          </w:rPr>
          <w:delText xml:space="preserve"> or upon the occurrence of an incident</w:delText>
        </w:r>
      </w:del>
      <w:r w:rsidRPr="004206AC">
        <w:rPr>
          <w:rFonts w:ascii="Aptos" w:eastAsia="Calibri" w:hAnsi="Aptos" w:cs="Calibri"/>
        </w:rPr>
        <w:t>.</w:t>
      </w:r>
    </w:p>
    <w:p w14:paraId="0F041BBF" w14:textId="77777777" w:rsidR="00434C56" w:rsidRPr="004206AC" w:rsidRDefault="00434C56" w:rsidP="004206AC">
      <w:pPr>
        <w:pStyle w:val="ListParagraph"/>
        <w:numPr>
          <w:ilvl w:val="0"/>
          <w:numId w:val="3"/>
        </w:numPr>
        <w:spacing w:after="160"/>
        <w:ind w:left="1418"/>
        <w:jc w:val="both"/>
        <w:rPr>
          <w:ins w:id="35" w:author="DPO Outsourcia" w:date="2024-06-24T14:52:00Z"/>
          <w:rFonts w:ascii="Aptos" w:eastAsia="Calibri" w:hAnsi="Aptos" w:cs="Calibri"/>
        </w:rPr>
      </w:pPr>
    </w:p>
    <w:p w14:paraId="00000052" w14:textId="5FD2F978" w:rsidR="00CA0FAE" w:rsidRPr="00434C56" w:rsidDel="00434C56" w:rsidRDefault="004206AC">
      <w:pPr>
        <w:pStyle w:val="ListParagraph"/>
        <w:numPr>
          <w:ilvl w:val="0"/>
          <w:numId w:val="3"/>
        </w:numPr>
        <w:spacing w:after="160"/>
        <w:ind w:left="1418"/>
        <w:jc w:val="both"/>
        <w:rPr>
          <w:del w:id="36" w:author="DPO Outsourcia" w:date="2024-06-24T14:52:00Z"/>
          <w:rFonts w:ascii="Aptos" w:eastAsia="Calibri" w:hAnsi="Aptos" w:cs="Calibri"/>
          <w:rPrChange w:id="37" w:author="DPO Outsourcia" w:date="2024-06-24T14:52:00Z">
            <w:rPr>
              <w:del w:id="38" w:author="DPO Outsourcia" w:date="2024-06-24T14:52:00Z"/>
            </w:rPr>
          </w:rPrChange>
        </w:rPr>
      </w:pPr>
      <w:r w:rsidRPr="00434C56">
        <w:rPr>
          <w:rFonts w:ascii="Aptos" w:eastAsia="Calibri" w:hAnsi="Aptos" w:cs="Calibri"/>
          <w:rPrChange w:id="39" w:author="DPO Outsourcia" w:date="2024-06-24T14:52:00Z">
            <w:rPr/>
          </w:rPrChange>
        </w:rPr>
        <w:t>The Vendor shall facilitate these audits by providing access to relevant records and personnel as reasonably required by the Company.</w:t>
      </w:r>
      <w:del w:id="40" w:author="DPO Outsourcia" w:date="2024-06-24T14:52:00Z">
        <w:r w:rsidR="00DF3755" w:rsidRPr="00434C56" w:rsidDel="00434C56">
          <w:rPr>
            <w:rFonts w:ascii="Aptos" w:eastAsia="Calibri" w:hAnsi="Aptos" w:cs="Calibri"/>
            <w:rPrChange w:id="41" w:author="DPO Outsourcia" w:date="2024-06-24T14:52:00Z">
              <w:rPr/>
            </w:rPrChange>
          </w:rPr>
          <w:delText xml:space="preserve">13.1 The Vendor shall defend, </w:delText>
        </w:r>
        <w:r w:rsidR="00F71B1C" w:rsidRPr="00434C56" w:rsidDel="00434C56">
          <w:rPr>
            <w:rFonts w:ascii="Aptos" w:eastAsia="Calibri" w:hAnsi="Aptos" w:cs="Calibri"/>
            <w:rPrChange w:id="42" w:author="DPO Outsourcia" w:date="2024-06-24T14:52:00Z">
              <w:rPr/>
            </w:rPrChange>
          </w:rPr>
          <w:delText>indemnify,</w:delText>
        </w:r>
        <w:r w:rsidR="00DF3755" w:rsidRPr="00434C56" w:rsidDel="00434C56">
          <w:rPr>
            <w:rFonts w:ascii="Aptos" w:eastAsia="Calibri" w:hAnsi="Aptos" w:cs="Calibri"/>
            <w:rPrChange w:id="43" w:author="DPO Outsourcia" w:date="2024-06-24T14:52:00Z">
              <w:rPr/>
            </w:rPrChange>
          </w:rPr>
          <w:delText xml:space="preserve"> and hold the Company harmless and keep the Company indemnified, on demand from and against any and all actual or alleged claims and damages incurred by the Vendor as a result of Vendor’s or its employees (including without limitation any Sub-Processors) unauthorized or unlawful Processing, or accidental loss, disclosure, destruction or damage to any of the Company Data. The Vendor shall be liable for and shall indemnify the Company from and against all damages which the Company may suffer consequent upon any breach of applicable Data Protection Law.</w:delText>
        </w:r>
      </w:del>
    </w:p>
    <w:p w14:paraId="00000053" w14:textId="77777777" w:rsidR="00CA0FAE" w:rsidRPr="00434C56" w:rsidRDefault="00DF3755">
      <w:pPr>
        <w:pStyle w:val="ListParagraph"/>
        <w:numPr>
          <w:ilvl w:val="0"/>
          <w:numId w:val="3"/>
        </w:numPr>
        <w:spacing w:after="160"/>
        <w:ind w:left="1418"/>
        <w:jc w:val="both"/>
        <w:rPr>
          <w:b/>
        </w:rPr>
        <w:pPrChange w:id="44" w:author="DPO Outsourcia" w:date="2024-06-24T14:52:00Z">
          <w:pPr>
            <w:ind w:left="720"/>
            <w:jc w:val="both"/>
          </w:pPr>
        </w:pPrChange>
      </w:pPr>
      <w:r w:rsidRPr="00434C56">
        <w:rPr>
          <w:b/>
        </w:rPr>
        <w:t xml:space="preserve"> </w:t>
      </w:r>
    </w:p>
    <w:p w14:paraId="00000054"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b/>
        </w:rPr>
        <w:t>IN WITNESS WHEREOF</w:t>
      </w:r>
      <w:r w:rsidRPr="004206AC">
        <w:rPr>
          <w:rFonts w:ascii="Aptos" w:eastAsia="Calibri" w:hAnsi="Aptos" w:cs="Calibri"/>
        </w:rPr>
        <w:t>, this DPA is entered into and becomes a binding part of the agreement by and between the parties and is effective, as of both parties’ signature below.</w:t>
      </w:r>
    </w:p>
    <w:p w14:paraId="00000055"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56" w14:textId="5FCFB3C1" w:rsidR="00CA0FAE" w:rsidRPr="004206AC" w:rsidRDefault="00C30FFB" w:rsidP="00C30FFB">
      <w:pPr>
        <w:tabs>
          <w:tab w:val="left" w:pos="4860"/>
        </w:tabs>
        <w:spacing w:after="160" w:line="256" w:lineRule="auto"/>
        <w:ind w:right="-1240"/>
        <w:jc w:val="both"/>
        <w:rPr>
          <w:rFonts w:ascii="Aptos" w:eastAsia="Calibri" w:hAnsi="Aptos" w:cs="Calibri"/>
          <w:b/>
          <w:bCs/>
          <w:lang w:val="en-CA"/>
        </w:rPr>
      </w:pPr>
      <w:r w:rsidRPr="004206AC">
        <w:rPr>
          <w:rFonts w:ascii="Aptos" w:eastAsia="Calibri" w:hAnsi="Aptos" w:cs="Calibri"/>
          <w:b/>
          <w:lang w:val="en-CA"/>
        </w:rPr>
        <w:t>Outsourcia</w:t>
      </w:r>
      <w:r w:rsidR="00F71B1C" w:rsidRPr="004206AC">
        <w:rPr>
          <w:rFonts w:ascii="Aptos" w:eastAsia="Calibri" w:hAnsi="Aptos" w:cs="Calibri"/>
          <w:b/>
          <w:lang w:val="en-CA"/>
        </w:rPr>
        <w:t xml:space="preserve"> S.A.</w:t>
      </w:r>
      <w:r w:rsidRPr="004206AC">
        <w:rPr>
          <w:rFonts w:ascii="Aptos" w:eastAsia="Calibri" w:hAnsi="Aptos" w:cs="Calibri"/>
          <w:b/>
          <w:lang w:val="en-CA"/>
        </w:rPr>
        <w:tab/>
      </w:r>
      <w:r w:rsidRPr="004206AC">
        <w:rPr>
          <w:rFonts w:ascii="Aptos" w:eastAsia="Calibri" w:hAnsi="Aptos" w:cs="Calibri"/>
          <w:b/>
          <w:bCs/>
          <w:lang w:val="en-CA"/>
        </w:rPr>
        <w:t>6785719 Canada Inc., d.b.a. E-Commerce Upclick</w:t>
      </w:r>
    </w:p>
    <w:p w14:paraId="00000057" w14:textId="708D3ADA" w:rsidR="00CA0FAE" w:rsidRPr="004206AC" w:rsidRDefault="00DF3755">
      <w:pPr>
        <w:spacing w:after="160" w:line="256" w:lineRule="auto"/>
        <w:ind w:right="-1240"/>
        <w:jc w:val="both"/>
        <w:rPr>
          <w:rFonts w:ascii="Aptos" w:eastAsia="Calibri" w:hAnsi="Aptos" w:cs="Calibri"/>
        </w:rPr>
      </w:pPr>
      <w:r w:rsidRPr="004206AC">
        <w:rPr>
          <w:rFonts w:ascii="Aptos" w:eastAsia="Calibri" w:hAnsi="Aptos" w:cs="Calibri"/>
        </w:rPr>
        <w:t xml:space="preserve">Signature </w:t>
      </w:r>
      <w:r w:rsidRPr="004206AC">
        <w:rPr>
          <w:rFonts w:ascii="Aptos" w:eastAsia="Calibri" w:hAnsi="Aptos" w:cs="Calibri"/>
          <w:highlight w:val="yellow"/>
        </w:rPr>
        <w:t>______________________________</w:t>
      </w:r>
      <w:r w:rsidRPr="004206AC">
        <w:rPr>
          <w:rFonts w:ascii="Aptos" w:eastAsia="Calibri" w:hAnsi="Aptos" w:cs="Calibri"/>
        </w:rPr>
        <w:t xml:space="preserve">              Signature </w:t>
      </w:r>
    </w:p>
    <w:p w14:paraId="73C12AAA" w14:textId="0005EBB3" w:rsidR="00C30FFB" w:rsidRPr="004206AC" w:rsidRDefault="00DF3755">
      <w:pPr>
        <w:spacing w:after="160" w:line="256" w:lineRule="auto"/>
        <w:ind w:right="-1240"/>
        <w:jc w:val="both"/>
        <w:rPr>
          <w:rFonts w:ascii="Aptos" w:eastAsia="Calibri" w:hAnsi="Aptos" w:cs="Calibri"/>
        </w:rPr>
      </w:pPr>
      <w:r w:rsidRPr="004206AC">
        <w:rPr>
          <w:rFonts w:ascii="Aptos" w:eastAsia="Calibri" w:hAnsi="Aptos" w:cs="Calibri"/>
        </w:rPr>
        <w:t xml:space="preserve">Name </w:t>
      </w:r>
      <w:r w:rsidRPr="004206AC">
        <w:rPr>
          <w:rFonts w:ascii="Aptos" w:eastAsia="Calibri" w:hAnsi="Aptos" w:cs="Calibri"/>
          <w:highlight w:val="yellow"/>
        </w:rPr>
        <w:t>_________________________________</w:t>
      </w:r>
      <w:r w:rsidRPr="004206AC">
        <w:rPr>
          <w:rFonts w:ascii="Aptos" w:eastAsia="Calibri" w:hAnsi="Aptos" w:cs="Calibri"/>
        </w:rPr>
        <w:t xml:space="preserve">              Name</w:t>
      </w:r>
      <w:r w:rsidR="00C30FFB" w:rsidRPr="004206AC">
        <w:rPr>
          <w:rFonts w:ascii="Aptos" w:eastAsia="Calibri" w:hAnsi="Aptos" w:cs="Calibri"/>
        </w:rPr>
        <w:t xml:space="preserve"> Mathieu Laforge</w:t>
      </w:r>
    </w:p>
    <w:p w14:paraId="00000059" w14:textId="23767158" w:rsidR="00CA0FAE" w:rsidRPr="004206AC" w:rsidRDefault="00DF3755">
      <w:pPr>
        <w:spacing w:after="160" w:line="256" w:lineRule="auto"/>
        <w:ind w:right="-1240"/>
        <w:jc w:val="both"/>
        <w:rPr>
          <w:rFonts w:ascii="Aptos" w:eastAsia="Calibri" w:hAnsi="Aptos" w:cs="Calibri"/>
        </w:rPr>
      </w:pPr>
      <w:r w:rsidRPr="004206AC">
        <w:rPr>
          <w:rFonts w:ascii="Aptos" w:eastAsia="Calibri" w:hAnsi="Aptos" w:cs="Calibri"/>
        </w:rPr>
        <w:t xml:space="preserve">Title </w:t>
      </w:r>
      <w:r w:rsidRPr="004206AC">
        <w:rPr>
          <w:rFonts w:ascii="Aptos" w:eastAsia="Calibri" w:hAnsi="Aptos" w:cs="Calibri"/>
          <w:highlight w:val="yellow"/>
        </w:rPr>
        <w:t>__________________________________</w:t>
      </w:r>
      <w:r w:rsidRPr="004206AC">
        <w:rPr>
          <w:rFonts w:ascii="Aptos" w:eastAsia="Calibri" w:hAnsi="Aptos" w:cs="Calibri"/>
        </w:rPr>
        <w:t xml:space="preserve">              Title </w:t>
      </w:r>
      <w:r w:rsidR="00C30FFB" w:rsidRPr="004206AC">
        <w:rPr>
          <w:rFonts w:ascii="Aptos" w:eastAsia="Calibri" w:hAnsi="Aptos" w:cs="Calibri"/>
        </w:rPr>
        <w:t>Executive Vice-President Operations</w:t>
      </w:r>
    </w:p>
    <w:p w14:paraId="0000005D" w14:textId="7128FFA3" w:rsidR="00CA0FAE" w:rsidRPr="004206AC" w:rsidRDefault="00F71B1C" w:rsidP="00C30FFB">
      <w:pPr>
        <w:tabs>
          <w:tab w:val="left" w:pos="4860"/>
        </w:tabs>
        <w:spacing w:after="160" w:line="256" w:lineRule="auto"/>
        <w:ind w:right="-1240"/>
        <w:jc w:val="both"/>
        <w:rPr>
          <w:rFonts w:ascii="Aptos" w:eastAsia="Calibri" w:hAnsi="Aptos" w:cs="Calibri"/>
          <w:b/>
        </w:rPr>
      </w:pPr>
      <w:r w:rsidRPr="004206AC">
        <w:rPr>
          <w:rFonts w:ascii="Aptos" w:eastAsia="Calibri" w:hAnsi="Aptos" w:cs="Calibri"/>
        </w:rPr>
        <w:t xml:space="preserve">Date </w:t>
      </w:r>
      <w:r w:rsidRPr="004206AC">
        <w:rPr>
          <w:rFonts w:ascii="Aptos" w:eastAsia="Calibri" w:hAnsi="Aptos" w:cs="Calibri"/>
        </w:rPr>
        <w:tab/>
      </w:r>
      <w:r w:rsidR="00DF3755" w:rsidRPr="004206AC">
        <w:rPr>
          <w:rFonts w:ascii="Aptos" w:eastAsia="Calibri" w:hAnsi="Aptos" w:cs="Calibri"/>
        </w:rPr>
        <w:t>Date</w:t>
      </w:r>
      <w:r w:rsidR="00C30FFB" w:rsidRPr="004206AC">
        <w:rPr>
          <w:rFonts w:ascii="Aptos" w:eastAsia="Calibri" w:hAnsi="Aptos" w:cs="Calibri"/>
        </w:rPr>
        <w:t xml:space="preserve"> </w:t>
      </w:r>
    </w:p>
    <w:p w14:paraId="00000064" w14:textId="77777777" w:rsidR="00CA0FAE" w:rsidRPr="004206AC" w:rsidRDefault="00CA0FAE">
      <w:pPr>
        <w:spacing w:line="256" w:lineRule="auto"/>
        <w:rPr>
          <w:rFonts w:ascii="Aptos" w:eastAsia="Calibri" w:hAnsi="Aptos" w:cs="Calibri"/>
          <w:b/>
        </w:rPr>
      </w:pPr>
    </w:p>
    <w:p w14:paraId="00000065" w14:textId="77777777" w:rsidR="00CA0FAE" w:rsidRPr="004206AC" w:rsidRDefault="00CA0FAE">
      <w:pPr>
        <w:spacing w:line="256" w:lineRule="auto"/>
        <w:rPr>
          <w:rFonts w:ascii="Aptos" w:eastAsia="Calibri" w:hAnsi="Aptos" w:cs="Calibri"/>
          <w:b/>
        </w:rPr>
      </w:pPr>
    </w:p>
    <w:p w14:paraId="00000066" w14:textId="77777777" w:rsidR="00CA0FAE" w:rsidRPr="004206AC" w:rsidRDefault="00CA0FAE">
      <w:pPr>
        <w:spacing w:line="256" w:lineRule="auto"/>
        <w:rPr>
          <w:rFonts w:ascii="Aptos" w:eastAsia="Calibri" w:hAnsi="Aptos" w:cs="Calibri"/>
          <w:b/>
        </w:rPr>
      </w:pPr>
    </w:p>
    <w:p w14:paraId="00000067" w14:textId="77777777" w:rsidR="00CA0FAE" w:rsidRPr="004206AC" w:rsidRDefault="00CA0FAE">
      <w:pPr>
        <w:spacing w:line="256" w:lineRule="auto"/>
        <w:rPr>
          <w:rFonts w:ascii="Aptos" w:eastAsia="Calibri" w:hAnsi="Aptos" w:cs="Calibri"/>
          <w:b/>
        </w:rPr>
      </w:pPr>
    </w:p>
    <w:p w14:paraId="00000068" w14:textId="77777777" w:rsidR="00CA0FAE" w:rsidRPr="004206AC" w:rsidRDefault="00CA0FAE">
      <w:pPr>
        <w:spacing w:line="256" w:lineRule="auto"/>
        <w:rPr>
          <w:rFonts w:ascii="Aptos" w:eastAsia="Calibri" w:hAnsi="Aptos" w:cs="Calibri"/>
          <w:b/>
        </w:rPr>
      </w:pPr>
    </w:p>
    <w:p w14:paraId="00000069" w14:textId="77777777" w:rsidR="00CA0FAE" w:rsidRPr="004206AC" w:rsidRDefault="00CA0FAE">
      <w:pPr>
        <w:spacing w:line="256" w:lineRule="auto"/>
        <w:rPr>
          <w:rFonts w:ascii="Aptos" w:eastAsia="Calibri" w:hAnsi="Aptos" w:cs="Calibri"/>
          <w:b/>
        </w:rPr>
      </w:pPr>
    </w:p>
    <w:p w14:paraId="0000006A" w14:textId="77777777" w:rsidR="00CA0FAE" w:rsidRPr="004206AC" w:rsidRDefault="00CA0FAE">
      <w:pPr>
        <w:spacing w:line="256" w:lineRule="auto"/>
        <w:rPr>
          <w:rFonts w:ascii="Aptos" w:eastAsia="Calibri" w:hAnsi="Aptos" w:cs="Calibri"/>
          <w:b/>
        </w:rPr>
      </w:pPr>
    </w:p>
    <w:p w14:paraId="0000006B" w14:textId="68879ED5" w:rsidR="005D7BB9" w:rsidRDefault="005D7BB9">
      <w:pPr>
        <w:rPr>
          <w:rFonts w:ascii="Aptos" w:eastAsia="Calibri" w:hAnsi="Aptos" w:cs="Calibri"/>
          <w:b/>
        </w:rPr>
      </w:pPr>
      <w:r>
        <w:rPr>
          <w:rFonts w:ascii="Aptos" w:eastAsia="Calibri" w:hAnsi="Aptos" w:cs="Calibri"/>
          <w:b/>
        </w:rPr>
        <w:br w:type="page"/>
      </w:r>
    </w:p>
    <w:p w14:paraId="35E5454B" w14:textId="77777777" w:rsidR="00CA0FAE" w:rsidRPr="004206AC" w:rsidRDefault="00CA0FAE">
      <w:pPr>
        <w:spacing w:line="256" w:lineRule="auto"/>
        <w:rPr>
          <w:rFonts w:ascii="Aptos" w:eastAsia="Calibri" w:hAnsi="Aptos" w:cs="Calibri"/>
          <w:b/>
        </w:rPr>
      </w:pPr>
    </w:p>
    <w:p w14:paraId="00000072" w14:textId="77777777" w:rsidR="00CA0FAE" w:rsidRPr="004206AC" w:rsidRDefault="00DF3755">
      <w:pPr>
        <w:jc w:val="center"/>
        <w:rPr>
          <w:rFonts w:ascii="Aptos" w:eastAsia="Calibri" w:hAnsi="Aptos" w:cs="Calibri"/>
          <w:b/>
        </w:rPr>
      </w:pPr>
      <w:r w:rsidRPr="004206AC">
        <w:rPr>
          <w:rFonts w:ascii="Aptos" w:eastAsia="Calibri" w:hAnsi="Aptos" w:cs="Calibri"/>
          <w:b/>
        </w:rPr>
        <w:t>ANNEX A</w:t>
      </w:r>
    </w:p>
    <w:p w14:paraId="00000073"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DETAILS OF PROCESSING ACTIVITIES </w:t>
      </w:r>
    </w:p>
    <w:p w14:paraId="00000074" w14:textId="77777777" w:rsidR="00CA0FAE" w:rsidRPr="004206AC" w:rsidRDefault="00DF3755">
      <w:pPr>
        <w:jc w:val="both"/>
        <w:rPr>
          <w:rFonts w:ascii="Aptos" w:eastAsia="Calibri" w:hAnsi="Aptos" w:cs="Calibri"/>
          <w:b/>
        </w:rPr>
      </w:pPr>
      <w:r w:rsidRPr="004206AC">
        <w:rPr>
          <w:rFonts w:ascii="Aptos" w:eastAsia="Calibri" w:hAnsi="Aptos" w:cs="Calibri"/>
          <w:b/>
        </w:rPr>
        <w:t xml:space="preserve"> </w:t>
      </w:r>
    </w:p>
    <w:p w14:paraId="00000075" w14:textId="77777777" w:rsidR="00CA0FAE" w:rsidRPr="004206AC" w:rsidRDefault="00CA0FAE">
      <w:pPr>
        <w:jc w:val="both"/>
        <w:rPr>
          <w:rFonts w:ascii="Aptos" w:eastAsia="Calibri" w:hAnsi="Aptos" w:cs="Calibri"/>
          <w:b/>
          <w:i/>
        </w:rPr>
      </w:pPr>
    </w:p>
    <w:p w14:paraId="00000077" w14:textId="082782ED" w:rsidR="00CA0FAE" w:rsidRPr="004206AC" w:rsidRDefault="00DF3755" w:rsidP="00B85727">
      <w:pPr>
        <w:jc w:val="both"/>
        <w:rPr>
          <w:rFonts w:ascii="Aptos" w:eastAsia="Calibri" w:hAnsi="Aptos" w:cs="Calibri"/>
          <w:b/>
          <w:i/>
        </w:rPr>
      </w:pPr>
      <w:r w:rsidRPr="004206AC">
        <w:rPr>
          <w:rFonts w:ascii="Aptos" w:eastAsia="Calibri" w:hAnsi="Aptos" w:cs="Calibri"/>
          <w:b/>
          <w:i/>
        </w:rPr>
        <w:t>Subject Matter</w:t>
      </w:r>
    </w:p>
    <w:p w14:paraId="221D8FDC" w14:textId="77777777" w:rsidR="00ED4CFA" w:rsidRPr="004206AC" w:rsidRDefault="00ED4CFA" w:rsidP="00ED4CFA">
      <w:pPr>
        <w:jc w:val="both"/>
        <w:rPr>
          <w:rFonts w:ascii="Aptos" w:hAnsi="Aptos"/>
        </w:rPr>
      </w:pPr>
    </w:p>
    <w:p w14:paraId="00000079" w14:textId="6324B03B" w:rsidR="00CA0FAE" w:rsidRPr="004206AC" w:rsidRDefault="00ED4CFA" w:rsidP="00ED4CFA">
      <w:pPr>
        <w:jc w:val="both"/>
        <w:rPr>
          <w:rFonts w:ascii="Aptos" w:hAnsi="Aptos"/>
        </w:rPr>
      </w:pPr>
      <w:r w:rsidRPr="004206AC">
        <w:rPr>
          <w:rFonts w:ascii="Aptos" w:hAnsi="Aptos"/>
        </w:rPr>
        <w:t>Processing activities related to the provision of services, including the resale of goods and services, as well as payment processing.</w:t>
      </w:r>
    </w:p>
    <w:p w14:paraId="3F8C1675" w14:textId="77777777" w:rsidR="00ED4CFA" w:rsidRPr="004206AC" w:rsidRDefault="00ED4CFA" w:rsidP="00ED4CFA">
      <w:pPr>
        <w:jc w:val="both"/>
        <w:rPr>
          <w:rFonts w:ascii="Aptos" w:eastAsia="Calibri" w:hAnsi="Aptos" w:cs="Calibri"/>
        </w:rPr>
      </w:pPr>
    </w:p>
    <w:p w14:paraId="0000007B" w14:textId="0EE4215E" w:rsidR="00CA0FAE" w:rsidRPr="004206AC" w:rsidRDefault="00DF3755" w:rsidP="00B85727">
      <w:pPr>
        <w:jc w:val="both"/>
        <w:rPr>
          <w:rFonts w:ascii="Aptos" w:eastAsia="Calibri" w:hAnsi="Aptos" w:cs="Calibri"/>
          <w:b/>
          <w:i/>
        </w:rPr>
      </w:pPr>
      <w:r w:rsidRPr="004206AC">
        <w:rPr>
          <w:rFonts w:ascii="Aptos" w:eastAsia="Calibri" w:hAnsi="Aptos" w:cs="Calibri"/>
          <w:b/>
          <w:i/>
        </w:rPr>
        <w:t>Categories of data and Types of Personal Data</w:t>
      </w:r>
    </w:p>
    <w:p w14:paraId="6ABE634D" w14:textId="3D1A0A6E" w:rsidR="00B85727" w:rsidRPr="004206AC" w:rsidRDefault="00B85727" w:rsidP="00B85727">
      <w:pPr>
        <w:spacing w:before="120"/>
        <w:rPr>
          <w:rFonts w:ascii="Aptos" w:hAnsi="Aptos"/>
        </w:rPr>
      </w:pPr>
      <w:r w:rsidRPr="004206AC">
        <w:rPr>
          <w:rFonts w:ascii="Aptos" w:hAnsi="Aptos"/>
        </w:rPr>
        <w:t>Name,</w:t>
      </w:r>
      <w:r w:rsidRPr="004206AC">
        <w:rPr>
          <w:rFonts w:ascii="Aptos" w:hAnsi="Aptos"/>
          <w:spacing w:val="-11"/>
        </w:rPr>
        <w:t xml:space="preserve"> </w:t>
      </w:r>
      <w:r w:rsidRPr="004206AC">
        <w:rPr>
          <w:rFonts w:ascii="Aptos" w:hAnsi="Aptos"/>
        </w:rPr>
        <w:t>address,</w:t>
      </w:r>
      <w:r w:rsidRPr="004206AC">
        <w:rPr>
          <w:rFonts w:ascii="Aptos" w:hAnsi="Aptos"/>
          <w:spacing w:val="-8"/>
        </w:rPr>
        <w:t xml:space="preserve"> </w:t>
      </w:r>
      <w:r w:rsidRPr="004206AC">
        <w:rPr>
          <w:rFonts w:ascii="Aptos" w:hAnsi="Aptos"/>
        </w:rPr>
        <w:t>non-critical</w:t>
      </w:r>
      <w:r w:rsidRPr="004206AC">
        <w:rPr>
          <w:rFonts w:ascii="Aptos" w:hAnsi="Aptos"/>
          <w:spacing w:val="-9"/>
        </w:rPr>
        <w:t xml:space="preserve"> </w:t>
      </w:r>
      <w:r w:rsidRPr="004206AC">
        <w:rPr>
          <w:rFonts w:ascii="Aptos" w:hAnsi="Aptos"/>
        </w:rPr>
        <w:t>payment</w:t>
      </w:r>
      <w:r w:rsidRPr="004206AC">
        <w:rPr>
          <w:rFonts w:ascii="Aptos" w:hAnsi="Aptos"/>
          <w:spacing w:val="-8"/>
        </w:rPr>
        <w:t xml:space="preserve"> </w:t>
      </w:r>
      <w:r w:rsidRPr="004206AC">
        <w:rPr>
          <w:rFonts w:ascii="Aptos" w:hAnsi="Aptos"/>
        </w:rPr>
        <w:t>data,</w:t>
      </w:r>
      <w:r w:rsidRPr="004206AC">
        <w:rPr>
          <w:rFonts w:ascii="Aptos" w:hAnsi="Aptos"/>
          <w:spacing w:val="-9"/>
        </w:rPr>
        <w:t xml:space="preserve"> </w:t>
      </w:r>
      <w:r w:rsidRPr="004206AC">
        <w:rPr>
          <w:rFonts w:ascii="Aptos" w:hAnsi="Aptos"/>
        </w:rPr>
        <w:t>email</w:t>
      </w:r>
      <w:r w:rsidRPr="004206AC">
        <w:rPr>
          <w:rFonts w:ascii="Aptos" w:hAnsi="Aptos"/>
          <w:spacing w:val="-8"/>
        </w:rPr>
        <w:t xml:space="preserve">, </w:t>
      </w:r>
      <w:r w:rsidRPr="004206AC">
        <w:rPr>
          <w:rFonts w:ascii="Aptos" w:hAnsi="Aptos"/>
          <w:spacing w:val="-2"/>
        </w:rPr>
        <w:t>address.</w:t>
      </w:r>
    </w:p>
    <w:p w14:paraId="0000007D" w14:textId="77777777" w:rsidR="00CA0FAE" w:rsidRPr="004206AC" w:rsidRDefault="00DF3755">
      <w:pPr>
        <w:jc w:val="both"/>
        <w:rPr>
          <w:rFonts w:ascii="Aptos" w:eastAsia="Calibri" w:hAnsi="Aptos" w:cs="Calibri"/>
        </w:rPr>
      </w:pPr>
      <w:r w:rsidRPr="004206AC">
        <w:rPr>
          <w:rFonts w:ascii="Aptos" w:eastAsia="Calibri" w:hAnsi="Aptos" w:cs="Calibri"/>
        </w:rPr>
        <w:t xml:space="preserve"> </w:t>
      </w:r>
    </w:p>
    <w:p w14:paraId="0000007F" w14:textId="7542E7CD" w:rsidR="00CA0FAE" w:rsidRPr="004206AC" w:rsidRDefault="00DF3755" w:rsidP="00B85727">
      <w:pPr>
        <w:jc w:val="both"/>
        <w:rPr>
          <w:rFonts w:ascii="Aptos" w:eastAsia="Calibri" w:hAnsi="Aptos" w:cs="Calibri"/>
          <w:b/>
          <w:i/>
        </w:rPr>
      </w:pPr>
      <w:r w:rsidRPr="004206AC">
        <w:rPr>
          <w:rFonts w:ascii="Aptos" w:eastAsia="Calibri" w:hAnsi="Aptos" w:cs="Calibri"/>
          <w:b/>
          <w:i/>
        </w:rPr>
        <w:t>Purpose for Processing</w:t>
      </w:r>
    </w:p>
    <w:p w14:paraId="0F071975" w14:textId="2E5D7412" w:rsidR="00B85727" w:rsidRPr="004206AC" w:rsidRDefault="00B85727" w:rsidP="00B85727">
      <w:pPr>
        <w:spacing w:before="120"/>
        <w:rPr>
          <w:rFonts w:ascii="Aptos" w:hAnsi="Aptos"/>
        </w:rPr>
      </w:pPr>
      <w:r w:rsidRPr="004206AC">
        <w:rPr>
          <w:rFonts w:ascii="Aptos" w:hAnsi="Aptos"/>
        </w:rPr>
        <w:t>To</w:t>
      </w:r>
      <w:r w:rsidRPr="004206AC">
        <w:rPr>
          <w:rFonts w:ascii="Aptos" w:hAnsi="Aptos"/>
          <w:spacing w:val="-10"/>
        </w:rPr>
        <w:t xml:space="preserve"> </w:t>
      </w:r>
      <w:r w:rsidRPr="004206AC">
        <w:rPr>
          <w:rFonts w:ascii="Aptos" w:hAnsi="Aptos"/>
        </w:rPr>
        <w:t>provide</w:t>
      </w:r>
      <w:r w:rsidRPr="004206AC">
        <w:rPr>
          <w:rFonts w:ascii="Aptos" w:hAnsi="Aptos"/>
          <w:spacing w:val="-7"/>
        </w:rPr>
        <w:t xml:space="preserve"> </w:t>
      </w:r>
      <w:r w:rsidRPr="004206AC">
        <w:rPr>
          <w:rFonts w:ascii="Aptos" w:hAnsi="Aptos"/>
        </w:rPr>
        <w:t>the</w:t>
      </w:r>
      <w:r w:rsidRPr="004206AC">
        <w:rPr>
          <w:rFonts w:ascii="Aptos" w:hAnsi="Aptos"/>
          <w:spacing w:val="-7"/>
        </w:rPr>
        <w:t xml:space="preserve"> </w:t>
      </w:r>
      <w:r w:rsidRPr="004206AC">
        <w:rPr>
          <w:rFonts w:ascii="Aptos" w:hAnsi="Aptos"/>
        </w:rPr>
        <w:t>services</w:t>
      </w:r>
      <w:r w:rsidRPr="004206AC">
        <w:rPr>
          <w:rFonts w:ascii="Aptos" w:hAnsi="Aptos"/>
          <w:spacing w:val="-8"/>
        </w:rPr>
        <w:t xml:space="preserve"> </w:t>
      </w:r>
      <w:r w:rsidRPr="004206AC">
        <w:rPr>
          <w:rFonts w:ascii="Aptos" w:hAnsi="Aptos"/>
        </w:rPr>
        <w:t>of</w:t>
      </w:r>
      <w:r w:rsidRPr="004206AC">
        <w:rPr>
          <w:rFonts w:ascii="Aptos" w:hAnsi="Aptos"/>
          <w:spacing w:val="-7"/>
        </w:rPr>
        <w:t xml:space="preserve"> </w:t>
      </w:r>
      <w:r w:rsidRPr="004206AC">
        <w:rPr>
          <w:rFonts w:ascii="Aptos" w:hAnsi="Aptos"/>
        </w:rPr>
        <w:t>reselling</w:t>
      </w:r>
      <w:r w:rsidRPr="004206AC">
        <w:rPr>
          <w:rFonts w:ascii="Aptos" w:hAnsi="Aptos"/>
          <w:spacing w:val="-7"/>
        </w:rPr>
        <w:t xml:space="preserve"> </w:t>
      </w:r>
      <w:r w:rsidRPr="004206AC">
        <w:rPr>
          <w:rFonts w:ascii="Aptos" w:hAnsi="Aptos"/>
        </w:rPr>
        <w:t>goods</w:t>
      </w:r>
      <w:r w:rsidRPr="004206AC">
        <w:rPr>
          <w:rFonts w:ascii="Aptos" w:hAnsi="Aptos"/>
          <w:spacing w:val="-7"/>
        </w:rPr>
        <w:t xml:space="preserve"> </w:t>
      </w:r>
      <w:r w:rsidRPr="004206AC">
        <w:rPr>
          <w:rFonts w:ascii="Aptos" w:hAnsi="Aptos"/>
        </w:rPr>
        <w:t>and</w:t>
      </w:r>
      <w:r w:rsidRPr="004206AC">
        <w:rPr>
          <w:rFonts w:ascii="Aptos" w:hAnsi="Aptos"/>
          <w:spacing w:val="-7"/>
        </w:rPr>
        <w:t xml:space="preserve"> </w:t>
      </w:r>
      <w:r w:rsidRPr="004206AC">
        <w:rPr>
          <w:rFonts w:ascii="Aptos" w:hAnsi="Aptos"/>
        </w:rPr>
        <w:t>services</w:t>
      </w:r>
      <w:r w:rsidRPr="004206AC">
        <w:rPr>
          <w:rFonts w:ascii="Aptos" w:hAnsi="Aptos"/>
          <w:spacing w:val="-8"/>
        </w:rPr>
        <w:t xml:space="preserve"> </w:t>
      </w:r>
      <w:r w:rsidRPr="004206AC">
        <w:rPr>
          <w:rFonts w:ascii="Aptos" w:hAnsi="Aptos"/>
        </w:rPr>
        <w:t>and</w:t>
      </w:r>
      <w:r w:rsidRPr="004206AC">
        <w:rPr>
          <w:rFonts w:ascii="Aptos" w:hAnsi="Aptos"/>
          <w:spacing w:val="-7"/>
        </w:rPr>
        <w:t xml:space="preserve"> </w:t>
      </w:r>
      <w:r w:rsidRPr="004206AC">
        <w:rPr>
          <w:rFonts w:ascii="Aptos" w:hAnsi="Aptos"/>
        </w:rPr>
        <w:t>processing</w:t>
      </w:r>
      <w:r w:rsidRPr="004206AC">
        <w:rPr>
          <w:rFonts w:ascii="Aptos" w:hAnsi="Aptos"/>
          <w:spacing w:val="-7"/>
        </w:rPr>
        <w:t xml:space="preserve"> </w:t>
      </w:r>
      <w:r w:rsidRPr="004206AC">
        <w:rPr>
          <w:rFonts w:ascii="Aptos" w:hAnsi="Aptos"/>
          <w:spacing w:val="-2"/>
        </w:rPr>
        <w:t>payments.</w:t>
      </w:r>
    </w:p>
    <w:p w14:paraId="00000081" w14:textId="77777777" w:rsidR="00CA0FAE" w:rsidRPr="004206AC" w:rsidRDefault="00DF3755">
      <w:pPr>
        <w:jc w:val="both"/>
        <w:rPr>
          <w:rFonts w:ascii="Aptos" w:eastAsia="Calibri" w:hAnsi="Aptos" w:cs="Calibri"/>
          <w:b/>
          <w:i/>
        </w:rPr>
      </w:pPr>
      <w:r w:rsidRPr="004206AC">
        <w:rPr>
          <w:rFonts w:ascii="Aptos" w:eastAsia="Calibri" w:hAnsi="Aptos" w:cs="Calibri"/>
          <w:b/>
          <w:i/>
        </w:rPr>
        <w:t xml:space="preserve"> </w:t>
      </w:r>
    </w:p>
    <w:p w14:paraId="55C048C1" w14:textId="4CB3F226" w:rsidR="00B85727" w:rsidRPr="004206AC" w:rsidRDefault="00DF3755" w:rsidP="00B85727">
      <w:pPr>
        <w:jc w:val="both"/>
        <w:rPr>
          <w:rFonts w:ascii="Aptos" w:eastAsia="Calibri" w:hAnsi="Aptos" w:cs="Calibri"/>
          <w:b/>
          <w:i/>
        </w:rPr>
      </w:pPr>
      <w:r w:rsidRPr="004206AC">
        <w:rPr>
          <w:rFonts w:ascii="Aptos" w:eastAsia="Calibri" w:hAnsi="Aptos" w:cs="Calibri"/>
          <w:b/>
          <w:i/>
        </w:rPr>
        <w:t xml:space="preserve">Special categories of data </w:t>
      </w:r>
    </w:p>
    <w:p w14:paraId="00000085" w14:textId="2D65DD63" w:rsidR="00CA0FAE" w:rsidRPr="004206AC" w:rsidRDefault="00B85727">
      <w:pPr>
        <w:jc w:val="both"/>
        <w:rPr>
          <w:rFonts w:ascii="Aptos" w:eastAsia="Calibri" w:hAnsi="Aptos" w:cs="Calibri"/>
          <w:i/>
        </w:rPr>
      </w:pPr>
      <w:r w:rsidRPr="004206AC">
        <w:rPr>
          <w:rFonts w:ascii="Aptos" w:eastAsia="Calibri" w:hAnsi="Aptos" w:cs="Calibri"/>
          <w:i/>
        </w:rPr>
        <w:t>N/A</w:t>
      </w:r>
    </w:p>
    <w:p w14:paraId="475B81EE" w14:textId="77777777" w:rsidR="00B85727" w:rsidRPr="004206AC" w:rsidRDefault="00B85727">
      <w:pPr>
        <w:jc w:val="both"/>
        <w:rPr>
          <w:rFonts w:ascii="Aptos" w:eastAsia="Calibri" w:hAnsi="Aptos" w:cs="Calibri"/>
          <w:b/>
        </w:rPr>
      </w:pPr>
    </w:p>
    <w:p w14:paraId="00000086" w14:textId="77777777" w:rsidR="00CA0FAE" w:rsidRPr="004206AC" w:rsidRDefault="00DF3755">
      <w:pPr>
        <w:jc w:val="both"/>
        <w:rPr>
          <w:rFonts w:ascii="Aptos" w:eastAsia="Calibri" w:hAnsi="Aptos" w:cs="Calibri"/>
          <w:b/>
          <w:i/>
        </w:rPr>
      </w:pPr>
      <w:r w:rsidRPr="004206AC">
        <w:rPr>
          <w:rFonts w:ascii="Aptos" w:eastAsia="Calibri" w:hAnsi="Aptos" w:cs="Calibri"/>
          <w:b/>
          <w:i/>
        </w:rPr>
        <w:t>Location of Processing (including accessing)</w:t>
      </w:r>
    </w:p>
    <w:p w14:paraId="0BA4CD4B" w14:textId="77777777" w:rsidR="00B85727" w:rsidRPr="004206AC" w:rsidRDefault="00DF3755" w:rsidP="00B85727">
      <w:pPr>
        <w:jc w:val="both"/>
        <w:rPr>
          <w:rFonts w:ascii="Aptos" w:eastAsia="Calibri" w:hAnsi="Aptos" w:cs="Calibri"/>
          <w:i/>
        </w:rPr>
      </w:pPr>
      <w:r w:rsidRPr="004206AC">
        <w:rPr>
          <w:rFonts w:ascii="Aptos" w:eastAsia="Calibri" w:hAnsi="Aptos" w:cs="Calibri"/>
          <w:i/>
          <w:highlight w:val="yellow"/>
        </w:rPr>
        <w:t xml:space="preserve"> </w:t>
      </w:r>
    </w:p>
    <w:p w14:paraId="31FB053E" w14:textId="13B5F5C5" w:rsidR="00B85727" w:rsidRPr="004206AC" w:rsidRDefault="00B85727" w:rsidP="00B85727">
      <w:pPr>
        <w:jc w:val="both"/>
        <w:rPr>
          <w:rFonts w:ascii="Aptos" w:eastAsia="Calibri" w:hAnsi="Aptos" w:cs="Calibri"/>
          <w:i/>
          <w:highlight w:val="yellow"/>
        </w:rPr>
      </w:pPr>
      <w:r w:rsidRPr="004206AC">
        <w:rPr>
          <w:rFonts w:ascii="Aptos" w:hAnsi="Aptos"/>
        </w:rPr>
        <w:t>Customers/Data</w:t>
      </w:r>
      <w:r w:rsidRPr="004206AC">
        <w:rPr>
          <w:rFonts w:ascii="Aptos" w:hAnsi="Aptos"/>
          <w:spacing w:val="-10"/>
        </w:rPr>
        <w:t xml:space="preserve"> </w:t>
      </w:r>
      <w:r w:rsidRPr="004206AC">
        <w:rPr>
          <w:rFonts w:ascii="Aptos" w:hAnsi="Aptos"/>
        </w:rPr>
        <w:t>Subject</w:t>
      </w:r>
      <w:r w:rsidRPr="004206AC">
        <w:rPr>
          <w:rFonts w:ascii="Aptos" w:hAnsi="Aptos"/>
          <w:spacing w:val="-9"/>
        </w:rPr>
        <w:t xml:space="preserve"> </w:t>
      </w:r>
      <w:r w:rsidRPr="004206AC">
        <w:rPr>
          <w:rFonts w:ascii="Aptos" w:hAnsi="Aptos"/>
        </w:rPr>
        <w:t>in</w:t>
      </w:r>
      <w:r w:rsidRPr="004206AC">
        <w:rPr>
          <w:rFonts w:ascii="Aptos" w:hAnsi="Aptos"/>
          <w:spacing w:val="-9"/>
        </w:rPr>
        <w:t xml:space="preserve"> </w:t>
      </w:r>
      <w:r w:rsidRPr="004206AC">
        <w:rPr>
          <w:rFonts w:ascii="Aptos" w:hAnsi="Aptos"/>
        </w:rPr>
        <w:t>the</w:t>
      </w:r>
      <w:r w:rsidRPr="004206AC">
        <w:rPr>
          <w:rFonts w:ascii="Aptos" w:hAnsi="Aptos"/>
          <w:spacing w:val="-9"/>
        </w:rPr>
        <w:t xml:space="preserve"> </w:t>
      </w:r>
      <w:r w:rsidRPr="004206AC">
        <w:rPr>
          <w:rFonts w:ascii="Aptos" w:hAnsi="Aptos"/>
          <w:spacing w:val="-4"/>
        </w:rPr>
        <w:t>EEA</w:t>
      </w:r>
      <w:r w:rsidR="00CC7D11" w:rsidRPr="004206AC">
        <w:rPr>
          <w:rFonts w:ascii="Aptos" w:hAnsi="Aptos"/>
          <w:spacing w:val="-4"/>
        </w:rPr>
        <w:t xml:space="preserve">, </w:t>
      </w:r>
      <w:r w:rsidR="00F71B1C" w:rsidRPr="004206AC">
        <w:rPr>
          <w:rFonts w:ascii="Aptos" w:hAnsi="Aptos"/>
          <w:spacing w:val="-4"/>
        </w:rPr>
        <w:t>USA,</w:t>
      </w:r>
      <w:r w:rsidR="00CC7D11" w:rsidRPr="004206AC">
        <w:rPr>
          <w:rFonts w:ascii="Aptos" w:hAnsi="Aptos"/>
          <w:spacing w:val="-4"/>
        </w:rPr>
        <w:t xml:space="preserve"> and Canada</w:t>
      </w:r>
      <w:r w:rsidRPr="004206AC">
        <w:rPr>
          <w:rFonts w:ascii="Aptos" w:hAnsi="Aptos"/>
          <w:spacing w:val="-4"/>
        </w:rPr>
        <w:t>.</w:t>
      </w:r>
    </w:p>
    <w:p w14:paraId="00000089" w14:textId="77777777" w:rsidR="00CA0FAE" w:rsidRPr="004206AC" w:rsidRDefault="00DF3755">
      <w:pPr>
        <w:jc w:val="both"/>
        <w:rPr>
          <w:rFonts w:ascii="Aptos" w:eastAsia="Calibri" w:hAnsi="Aptos" w:cs="Calibri"/>
          <w:b/>
          <w:i/>
        </w:rPr>
      </w:pPr>
      <w:r w:rsidRPr="004206AC">
        <w:rPr>
          <w:rFonts w:ascii="Aptos" w:eastAsia="Calibri" w:hAnsi="Aptos" w:cs="Calibri"/>
          <w:b/>
          <w:i/>
        </w:rPr>
        <w:t xml:space="preserve"> </w:t>
      </w:r>
    </w:p>
    <w:p w14:paraId="0000008A" w14:textId="77777777" w:rsidR="00CA0FAE" w:rsidRPr="004206AC" w:rsidRDefault="00DF3755">
      <w:pPr>
        <w:ind w:left="720"/>
        <w:jc w:val="both"/>
        <w:rPr>
          <w:rFonts w:ascii="Aptos" w:eastAsia="Calibri" w:hAnsi="Aptos" w:cs="Calibri"/>
        </w:rPr>
      </w:pPr>
      <w:r w:rsidRPr="004206AC">
        <w:rPr>
          <w:rFonts w:ascii="Aptos" w:eastAsia="Calibri" w:hAnsi="Aptos" w:cs="Calibri"/>
        </w:rPr>
        <w:t xml:space="preserve"> </w:t>
      </w:r>
    </w:p>
    <w:p w14:paraId="0000008B"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8C"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8D"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8E"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8F"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90"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91"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92"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93"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94"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00000095" w14:textId="77777777" w:rsidR="00CA0FAE" w:rsidRPr="004206AC" w:rsidRDefault="00DF3755">
      <w:pPr>
        <w:spacing w:after="160" w:line="256" w:lineRule="auto"/>
        <w:jc w:val="both"/>
        <w:rPr>
          <w:rFonts w:ascii="Aptos" w:eastAsia="Calibri" w:hAnsi="Aptos" w:cs="Calibri"/>
        </w:rPr>
      </w:pPr>
      <w:r w:rsidRPr="004206AC">
        <w:rPr>
          <w:rFonts w:ascii="Aptos" w:eastAsia="Calibri" w:hAnsi="Aptos" w:cs="Calibri"/>
        </w:rPr>
        <w:t xml:space="preserve"> </w:t>
      </w:r>
    </w:p>
    <w:p w14:paraId="60894640" w14:textId="77777777" w:rsidR="00CC7D11" w:rsidRPr="004206AC" w:rsidRDefault="00CC7D11">
      <w:pPr>
        <w:spacing w:after="160" w:line="256" w:lineRule="auto"/>
        <w:jc w:val="both"/>
        <w:rPr>
          <w:rFonts w:ascii="Aptos" w:eastAsia="Calibri" w:hAnsi="Aptos" w:cs="Calibri"/>
        </w:rPr>
      </w:pPr>
    </w:p>
    <w:p w14:paraId="00000096" w14:textId="77777777" w:rsidR="00CA0FAE" w:rsidRPr="004206AC" w:rsidRDefault="00DF3755">
      <w:pPr>
        <w:jc w:val="center"/>
        <w:rPr>
          <w:rFonts w:ascii="Aptos" w:eastAsia="Calibri" w:hAnsi="Aptos" w:cs="Calibri"/>
          <w:b/>
        </w:rPr>
      </w:pPr>
      <w:r w:rsidRPr="004206AC">
        <w:rPr>
          <w:rFonts w:ascii="Aptos" w:eastAsia="Calibri" w:hAnsi="Aptos" w:cs="Calibri"/>
          <w:b/>
        </w:rPr>
        <w:lastRenderedPageBreak/>
        <w:t>ANNEX B</w:t>
      </w:r>
    </w:p>
    <w:p w14:paraId="00000097"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98" w14:textId="77777777" w:rsidR="00CA0FAE" w:rsidRPr="004206AC" w:rsidRDefault="00DF3755">
      <w:pPr>
        <w:jc w:val="center"/>
        <w:rPr>
          <w:rFonts w:ascii="Aptos" w:eastAsia="Calibri" w:hAnsi="Aptos" w:cs="Calibri"/>
          <w:b/>
          <w:i/>
          <w:highlight w:val="yellow"/>
        </w:rPr>
      </w:pPr>
      <w:r w:rsidRPr="004206AC">
        <w:rPr>
          <w:rFonts w:ascii="Aptos" w:eastAsia="Calibri" w:hAnsi="Aptos" w:cs="Calibri"/>
          <w:b/>
          <w:i/>
          <w:highlight w:val="yellow"/>
        </w:rPr>
        <w:t>Authorized Sub Processors</w:t>
      </w:r>
    </w:p>
    <w:p w14:paraId="00000099" w14:textId="77777777" w:rsidR="00CA0FAE" w:rsidRPr="004206AC" w:rsidRDefault="00DF3755">
      <w:pPr>
        <w:ind w:left="1620"/>
        <w:jc w:val="both"/>
        <w:rPr>
          <w:rFonts w:ascii="Aptos" w:eastAsia="Calibri" w:hAnsi="Aptos" w:cs="Calibri"/>
        </w:rPr>
      </w:pPr>
      <w:r w:rsidRPr="004206AC">
        <w:rPr>
          <w:rFonts w:ascii="Aptos" w:eastAsia="Calibri" w:hAnsi="Aptos" w:cs="Calibri"/>
        </w:rPr>
        <w:t xml:space="preserve"> </w:t>
      </w:r>
    </w:p>
    <w:p w14:paraId="0000009A" w14:textId="77777777" w:rsidR="00CA0FAE" w:rsidRPr="004206AC" w:rsidRDefault="00DF3755">
      <w:pPr>
        <w:shd w:val="clear" w:color="auto" w:fill="FFFFFF"/>
        <w:jc w:val="both"/>
        <w:rPr>
          <w:rFonts w:ascii="Aptos" w:eastAsia="Calibri" w:hAnsi="Aptos" w:cs="Calibri"/>
        </w:rPr>
      </w:pPr>
      <w:r w:rsidRPr="004206AC">
        <w:rPr>
          <w:rFonts w:ascii="Aptos" w:eastAsia="Calibri" w:hAnsi="Aptos" w:cs="Calibri"/>
        </w:rPr>
        <w:t>The Vendor may engage the following entities to carry out specific processing activities on behalf of Controller or data center facility management activities.</w:t>
      </w:r>
    </w:p>
    <w:p w14:paraId="0000009B" w14:textId="77777777" w:rsidR="00CA0FAE" w:rsidRPr="004206AC" w:rsidRDefault="00DF3755">
      <w:pPr>
        <w:shd w:val="clear" w:color="auto" w:fill="FFFFFF"/>
        <w:spacing w:after="200"/>
        <w:jc w:val="both"/>
        <w:rPr>
          <w:rFonts w:ascii="Aptos" w:eastAsia="Calibri" w:hAnsi="Aptos" w:cs="Calibri"/>
        </w:rPr>
      </w:pPr>
      <w:r w:rsidRPr="004206AC">
        <w:rPr>
          <w:rFonts w:ascii="Aptos" w:eastAsia="Calibri" w:hAnsi="Aptos" w:cs="Calibri"/>
        </w:rPr>
        <w:t xml:space="preserve"> </w:t>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1922"/>
        <w:gridCol w:w="1866"/>
        <w:gridCol w:w="1978"/>
        <w:gridCol w:w="1811"/>
        <w:gridCol w:w="1783"/>
      </w:tblGrid>
      <w:tr w:rsidR="00CA0FAE" w:rsidRPr="004206AC" w14:paraId="2AEDBAD4" w14:textId="77777777" w:rsidTr="003306A3">
        <w:trPr>
          <w:trHeight w:val="660"/>
        </w:trPr>
        <w:tc>
          <w:tcPr>
            <w:tcW w:w="1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C" w14:textId="77777777" w:rsidR="00CA0FAE" w:rsidRPr="004206AC" w:rsidRDefault="00DF3755">
            <w:pPr>
              <w:rPr>
                <w:rFonts w:ascii="Aptos" w:eastAsia="Calibri" w:hAnsi="Aptos" w:cs="Calibri"/>
                <w:b/>
                <w:highlight w:val="yellow"/>
              </w:rPr>
            </w:pPr>
            <w:r w:rsidRPr="004206AC">
              <w:rPr>
                <w:rFonts w:ascii="Aptos" w:eastAsia="Calibri" w:hAnsi="Aptos" w:cs="Calibri"/>
                <w:b/>
                <w:highlight w:val="yellow"/>
              </w:rPr>
              <w:t>Entity</w:t>
            </w:r>
          </w:p>
        </w:tc>
        <w:tc>
          <w:tcPr>
            <w:tcW w:w="1866" w:type="dxa"/>
            <w:tcBorders>
              <w:top w:val="single" w:sz="8" w:space="0" w:color="000000"/>
              <w:bottom w:val="single" w:sz="8" w:space="0" w:color="000000"/>
              <w:right w:val="single" w:sz="8" w:space="0" w:color="000000"/>
            </w:tcBorders>
            <w:tcMar>
              <w:top w:w="20" w:type="dxa"/>
              <w:left w:w="20" w:type="dxa"/>
              <w:bottom w:w="20" w:type="dxa"/>
              <w:right w:w="20" w:type="dxa"/>
            </w:tcMar>
          </w:tcPr>
          <w:p w14:paraId="0000009D" w14:textId="77777777" w:rsidR="00CA0FAE" w:rsidRPr="004206AC" w:rsidRDefault="00DF3755">
            <w:pPr>
              <w:rPr>
                <w:rFonts w:ascii="Aptos" w:eastAsia="Calibri" w:hAnsi="Aptos" w:cs="Calibri"/>
                <w:b/>
                <w:highlight w:val="yellow"/>
              </w:rPr>
            </w:pPr>
            <w:r w:rsidRPr="004206AC">
              <w:rPr>
                <w:rFonts w:ascii="Aptos" w:eastAsia="Calibri" w:hAnsi="Aptos" w:cs="Calibri"/>
                <w:b/>
                <w:highlight w:val="yellow"/>
              </w:rPr>
              <w:t>Data Involved in processing</w:t>
            </w:r>
          </w:p>
        </w:tc>
        <w:tc>
          <w:tcPr>
            <w:tcW w:w="1978"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0000009E" w14:textId="77777777" w:rsidR="00CA0FAE" w:rsidRPr="004206AC" w:rsidRDefault="00DF3755">
            <w:pPr>
              <w:rPr>
                <w:rFonts w:ascii="Aptos" w:eastAsia="Calibri" w:hAnsi="Aptos" w:cs="Calibri"/>
                <w:b/>
                <w:highlight w:val="yellow"/>
              </w:rPr>
            </w:pPr>
            <w:r w:rsidRPr="004206AC">
              <w:rPr>
                <w:rFonts w:ascii="Aptos" w:eastAsia="Calibri" w:hAnsi="Aptos" w:cs="Calibri"/>
                <w:b/>
                <w:highlight w:val="yellow"/>
              </w:rPr>
              <w:t>Location</w:t>
            </w:r>
          </w:p>
        </w:tc>
        <w:tc>
          <w:tcPr>
            <w:tcW w:w="1811" w:type="dxa"/>
            <w:tcBorders>
              <w:top w:val="single" w:sz="8" w:space="0" w:color="000000"/>
              <w:bottom w:val="single" w:sz="8" w:space="0" w:color="000000"/>
              <w:right w:val="single" w:sz="8" w:space="0" w:color="000000"/>
            </w:tcBorders>
            <w:tcMar>
              <w:top w:w="20" w:type="dxa"/>
              <w:left w:w="20" w:type="dxa"/>
              <w:bottom w:w="20" w:type="dxa"/>
              <w:right w:w="20" w:type="dxa"/>
            </w:tcMar>
          </w:tcPr>
          <w:p w14:paraId="0000009F" w14:textId="77777777" w:rsidR="00CA0FAE" w:rsidRPr="004206AC" w:rsidRDefault="00DF3755">
            <w:pPr>
              <w:rPr>
                <w:rFonts w:ascii="Aptos" w:eastAsia="Calibri" w:hAnsi="Aptos" w:cs="Calibri"/>
                <w:b/>
                <w:highlight w:val="yellow"/>
              </w:rPr>
            </w:pPr>
            <w:r w:rsidRPr="004206AC">
              <w:rPr>
                <w:rFonts w:ascii="Aptos" w:eastAsia="Calibri" w:hAnsi="Aptos" w:cs="Calibri"/>
                <w:b/>
                <w:highlight w:val="yellow"/>
              </w:rPr>
              <w:t>Purpose for sharing</w:t>
            </w:r>
          </w:p>
        </w:tc>
        <w:tc>
          <w:tcPr>
            <w:tcW w:w="1783" w:type="dxa"/>
            <w:tcBorders>
              <w:top w:val="single" w:sz="8" w:space="0" w:color="000000"/>
              <w:bottom w:val="single" w:sz="8" w:space="0" w:color="000000"/>
              <w:right w:val="single" w:sz="8" w:space="0" w:color="000000"/>
            </w:tcBorders>
            <w:tcMar>
              <w:top w:w="20" w:type="dxa"/>
              <w:left w:w="20" w:type="dxa"/>
              <w:bottom w:w="20" w:type="dxa"/>
              <w:right w:w="20" w:type="dxa"/>
            </w:tcMar>
          </w:tcPr>
          <w:p w14:paraId="000000A0" w14:textId="77777777" w:rsidR="00CA0FAE" w:rsidRPr="004206AC" w:rsidRDefault="00DF3755">
            <w:pPr>
              <w:rPr>
                <w:rFonts w:ascii="Aptos" w:eastAsia="Calibri" w:hAnsi="Aptos" w:cs="Calibri"/>
                <w:b/>
              </w:rPr>
            </w:pPr>
            <w:r w:rsidRPr="004206AC">
              <w:rPr>
                <w:rFonts w:ascii="Aptos" w:eastAsia="Calibri" w:hAnsi="Aptos" w:cs="Calibri"/>
                <w:b/>
                <w:highlight w:val="yellow"/>
              </w:rPr>
              <w:t>Was a DPA signed</w:t>
            </w:r>
          </w:p>
        </w:tc>
      </w:tr>
      <w:tr w:rsidR="003306A3" w:rsidRPr="004206AC" w14:paraId="54F9AE05" w14:textId="77777777" w:rsidTr="003306A3">
        <w:trPr>
          <w:trHeight w:val="360"/>
        </w:trPr>
        <w:tc>
          <w:tcPr>
            <w:tcW w:w="192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0000A1" w14:textId="7926728B" w:rsidR="003306A3" w:rsidRPr="004206AC" w:rsidRDefault="003306A3" w:rsidP="003306A3">
            <w:pPr>
              <w:rPr>
                <w:rFonts w:ascii="Aptos" w:eastAsia="Calibri" w:hAnsi="Aptos" w:cs="Calibri"/>
              </w:rPr>
            </w:pPr>
            <w:ins w:id="45" w:author="DPO Outsourcia" w:date="2024-06-24T14:56:00Z">
              <w:r>
                <w:rPr>
                  <w:rFonts w:ascii="Calibri" w:eastAsia="Calibri" w:hAnsi="Calibri" w:cs="Calibri"/>
                </w:rPr>
                <w:t>Outsourcia Morocco</w:t>
              </w:r>
            </w:ins>
          </w:p>
        </w:tc>
        <w:tc>
          <w:tcPr>
            <w:tcW w:w="1866" w:type="dxa"/>
            <w:tcBorders>
              <w:bottom w:val="single" w:sz="8" w:space="0" w:color="000000"/>
              <w:right w:val="single" w:sz="8" w:space="0" w:color="000000"/>
            </w:tcBorders>
            <w:tcMar>
              <w:top w:w="20" w:type="dxa"/>
              <w:left w:w="20" w:type="dxa"/>
              <w:bottom w:w="20" w:type="dxa"/>
              <w:right w:w="20" w:type="dxa"/>
            </w:tcMar>
          </w:tcPr>
          <w:p w14:paraId="000000A2" w14:textId="0B31EB8E" w:rsidR="003306A3" w:rsidRPr="004206AC" w:rsidRDefault="003306A3" w:rsidP="003306A3">
            <w:pPr>
              <w:rPr>
                <w:rFonts w:ascii="Aptos" w:eastAsia="Calibri" w:hAnsi="Aptos" w:cs="Calibri"/>
              </w:rPr>
            </w:pPr>
            <w:ins w:id="46" w:author="DPO Outsourcia" w:date="2024-06-24T14:56:00Z">
              <w:r>
                <w:rPr>
                  <w:rFonts w:ascii="Calibri" w:eastAsia="Calibri" w:hAnsi="Calibri" w:cs="Calibri"/>
                </w:rPr>
                <w:t xml:space="preserve"> Personal Data Listed in Annex A</w:t>
              </w:r>
            </w:ins>
            <w:del w:id="47" w:author="DPO Outsourcia" w:date="2024-06-24T14:56:00Z">
              <w:r w:rsidRPr="004206AC" w:rsidDel="008D3347">
                <w:rPr>
                  <w:rFonts w:ascii="Aptos" w:eastAsia="Calibri" w:hAnsi="Aptos" w:cs="Calibri"/>
                </w:rPr>
                <w:delText xml:space="preserve"> </w:delText>
              </w:r>
            </w:del>
          </w:p>
        </w:tc>
        <w:tc>
          <w:tcPr>
            <w:tcW w:w="1978" w:type="dxa"/>
            <w:tcBorders>
              <w:bottom w:val="single" w:sz="8" w:space="0" w:color="000000"/>
              <w:right w:val="single" w:sz="8" w:space="0" w:color="000000"/>
            </w:tcBorders>
            <w:tcMar>
              <w:top w:w="100" w:type="dxa"/>
              <w:left w:w="100" w:type="dxa"/>
              <w:bottom w:w="100" w:type="dxa"/>
              <w:right w:w="100" w:type="dxa"/>
            </w:tcMar>
          </w:tcPr>
          <w:p w14:paraId="000000A3" w14:textId="152652F2" w:rsidR="003306A3" w:rsidRPr="004206AC" w:rsidRDefault="003306A3" w:rsidP="003306A3">
            <w:pPr>
              <w:rPr>
                <w:rFonts w:ascii="Aptos" w:eastAsia="Calibri" w:hAnsi="Aptos" w:cs="Calibri"/>
              </w:rPr>
            </w:pPr>
            <w:ins w:id="48" w:author="DPO Outsourcia" w:date="2024-06-24T14:56:00Z">
              <w:r>
                <w:rPr>
                  <w:rFonts w:ascii="Calibri" w:eastAsia="Calibri" w:hAnsi="Calibri" w:cs="Calibri"/>
                </w:rPr>
                <w:t>MOROCCO</w:t>
              </w:r>
            </w:ins>
          </w:p>
        </w:tc>
        <w:tc>
          <w:tcPr>
            <w:tcW w:w="1811" w:type="dxa"/>
            <w:tcBorders>
              <w:bottom w:val="single" w:sz="8" w:space="0" w:color="000000"/>
              <w:right w:val="single" w:sz="8" w:space="0" w:color="000000"/>
            </w:tcBorders>
            <w:tcMar>
              <w:top w:w="20" w:type="dxa"/>
              <w:left w:w="20" w:type="dxa"/>
              <w:bottom w:w="20" w:type="dxa"/>
              <w:right w:w="20" w:type="dxa"/>
            </w:tcMar>
          </w:tcPr>
          <w:p w14:paraId="000000A4" w14:textId="573DC7D2" w:rsidR="003306A3" w:rsidRPr="004206AC" w:rsidRDefault="003306A3" w:rsidP="003306A3">
            <w:pPr>
              <w:rPr>
                <w:rFonts w:ascii="Aptos" w:eastAsia="Calibri" w:hAnsi="Aptos" w:cs="Calibri"/>
              </w:rPr>
            </w:pPr>
            <w:ins w:id="49" w:author="DPO Outsourcia" w:date="2024-06-24T14:56:00Z">
              <w:r w:rsidRPr="00EA55CE">
                <w:rPr>
                  <w:rFonts w:ascii="Calibri" w:eastAsia="Calibri" w:hAnsi="Calibri" w:cs="Calibri"/>
                </w:rPr>
                <w:t>Staff delivering the services listed in Annex A on behalf of Outsourcia S.A</w:t>
              </w:r>
            </w:ins>
            <w:del w:id="50" w:author="DPO Outsourcia" w:date="2024-06-24T14:56:00Z">
              <w:r w:rsidRPr="004206AC" w:rsidDel="008D3347">
                <w:rPr>
                  <w:rFonts w:ascii="Aptos" w:eastAsia="Calibri" w:hAnsi="Aptos" w:cs="Calibri"/>
                </w:rPr>
                <w:delText xml:space="preserve"> </w:delText>
              </w:r>
            </w:del>
          </w:p>
        </w:tc>
        <w:tc>
          <w:tcPr>
            <w:tcW w:w="1783" w:type="dxa"/>
            <w:tcBorders>
              <w:bottom w:val="single" w:sz="8" w:space="0" w:color="000000"/>
              <w:right w:val="single" w:sz="8" w:space="0" w:color="000000"/>
            </w:tcBorders>
            <w:tcMar>
              <w:top w:w="20" w:type="dxa"/>
              <w:left w:w="20" w:type="dxa"/>
              <w:bottom w:w="20" w:type="dxa"/>
              <w:right w:w="20" w:type="dxa"/>
            </w:tcMar>
          </w:tcPr>
          <w:p w14:paraId="000000A5" w14:textId="27361973" w:rsidR="003306A3" w:rsidRPr="004206AC" w:rsidRDefault="003306A3" w:rsidP="003306A3">
            <w:pPr>
              <w:rPr>
                <w:rFonts w:ascii="Aptos" w:eastAsia="Calibri" w:hAnsi="Aptos" w:cs="Calibri"/>
              </w:rPr>
            </w:pPr>
            <w:ins w:id="51" w:author="DPO Outsourcia" w:date="2024-06-24T14:56:00Z">
              <w:r>
                <w:rPr>
                  <w:rFonts w:ascii="Calibri" w:eastAsia="Calibri" w:hAnsi="Calibri" w:cs="Calibri"/>
                </w:rPr>
                <w:t>Standard Contractual Clauses</w:t>
              </w:r>
            </w:ins>
            <w:del w:id="52" w:author="DPO Outsourcia" w:date="2024-06-24T14:56:00Z">
              <w:r w:rsidRPr="004206AC" w:rsidDel="008D3347">
                <w:rPr>
                  <w:rFonts w:ascii="Aptos" w:eastAsia="Calibri" w:hAnsi="Aptos" w:cs="Calibri"/>
                </w:rPr>
                <w:delText xml:space="preserve"> </w:delText>
              </w:r>
            </w:del>
          </w:p>
        </w:tc>
      </w:tr>
      <w:tr w:rsidR="003306A3" w:rsidRPr="004206AC" w14:paraId="2894B68E" w14:textId="77777777" w:rsidTr="003306A3">
        <w:trPr>
          <w:trHeight w:val="360"/>
        </w:trPr>
        <w:tc>
          <w:tcPr>
            <w:tcW w:w="192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0000A6" w14:textId="293D79CB" w:rsidR="003306A3" w:rsidRPr="004206AC" w:rsidRDefault="003306A3" w:rsidP="003306A3">
            <w:pPr>
              <w:rPr>
                <w:rFonts w:ascii="Aptos" w:eastAsia="Calibri" w:hAnsi="Aptos" w:cs="Calibri"/>
              </w:rPr>
            </w:pPr>
            <w:ins w:id="53" w:author="DPO Outsourcia" w:date="2024-06-24T14:56:00Z">
              <w:r>
                <w:rPr>
                  <w:rFonts w:ascii="Calibri" w:eastAsia="Calibri" w:hAnsi="Calibri" w:cs="Calibri"/>
                </w:rPr>
                <w:t>Outsourcia Tunisia</w:t>
              </w:r>
            </w:ins>
          </w:p>
        </w:tc>
        <w:tc>
          <w:tcPr>
            <w:tcW w:w="1866" w:type="dxa"/>
            <w:tcBorders>
              <w:bottom w:val="single" w:sz="8" w:space="0" w:color="000000"/>
              <w:right w:val="single" w:sz="8" w:space="0" w:color="000000"/>
            </w:tcBorders>
            <w:tcMar>
              <w:top w:w="20" w:type="dxa"/>
              <w:left w:w="20" w:type="dxa"/>
              <w:bottom w:w="20" w:type="dxa"/>
              <w:right w:w="20" w:type="dxa"/>
            </w:tcMar>
          </w:tcPr>
          <w:p w14:paraId="000000A7" w14:textId="70E33BF6" w:rsidR="003306A3" w:rsidRPr="004206AC" w:rsidRDefault="003306A3" w:rsidP="003306A3">
            <w:pPr>
              <w:rPr>
                <w:rFonts w:ascii="Aptos" w:eastAsia="Calibri" w:hAnsi="Aptos" w:cs="Calibri"/>
              </w:rPr>
            </w:pPr>
            <w:ins w:id="54" w:author="DPO Outsourcia" w:date="2024-06-24T14:56:00Z">
              <w:r>
                <w:rPr>
                  <w:rFonts w:ascii="Calibri" w:eastAsia="Calibri" w:hAnsi="Calibri" w:cs="Calibri"/>
                </w:rPr>
                <w:t xml:space="preserve"> Personal Data Listed in Annex A</w:t>
              </w:r>
            </w:ins>
            <w:del w:id="55" w:author="DPO Outsourcia" w:date="2024-06-24T14:56:00Z">
              <w:r w:rsidRPr="004206AC" w:rsidDel="00C10EB7">
                <w:rPr>
                  <w:rFonts w:ascii="Aptos" w:eastAsia="Calibri" w:hAnsi="Aptos" w:cs="Calibri"/>
                </w:rPr>
                <w:delText xml:space="preserve"> </w:delText>
              </w:r>
            </w:del>
          </w:p>
        </w:tc>
        <w:tc>
          <w:tcPr>
            <w:tcW w:w="1978" w:type="dxa"/>
            <w:tcBorders>
              <w:bottom w:val="single" w:sz="8" w:space="0" w:color="000000"/>
              <w:right w:val="single" w:sz="8" w:space="0" w:color="000000"/>
            </w:tcBorders>
            <w:tcMar>
              <w:top w:w="100" w:type="dxa"/>
              <w:left w:w="100" w:type="dxa"/>
              <w:bottom w:w="100" w:type="dxa"/>
              <w:right w:w="100" w:type="dxa"/>
            </w:tcMar>
          </w:tcPr>
          <w:p w14:paraId="000000A8" w14:textId="588052CA" w:rsidR="003306A3" w:rsidRPr="004206AC" w:rsidRDefault="003306A3" w:rsidP="003306A3">
            <w:pPr>
              <w:rPr>
                <w:rFonts w:ascii="Aptos" w:eastAsia="Calibri" w:hAnsi="Aptos" w:cs="Calibri"/>
              </w:rPr>
            </w:pPr>
            <w:ins w:id="56" w:author="DPO Outsourcia" w:date="2024-06-24T14:56:00Z">
              <w:r>
                <w:rPr>
                  <w:rFonts w:ascii="Calibri" w:eastAsia="Calibri" w:hAnsi="Calibri" w:cs="Calibri"/>
                </w:rPr>
                <w:t xml:space="preserve"> TUNISIA</w:t>
              </w:r>
            </w:ins>
          </w:p>
        </w:tc>
        <w:tc>
          <w:tcPr>
            <w:tcW w:w="1811" w:type="dxa"/>
            <w:tcBorders>
              <w:bottom w:val="single" w:sz="8" w:space="0" w:color="000000"/>
              <w:right w:val="single" w:sz="8" w:space="0" w:color="000000"/>
            </w:tcBorders>
            <w:tcMar>
              <w:top w:w="20" w:type="dxa"/>
              <w:left w:w="20" w:type="dxa"/>
              <w:bottom w:w="20" w:type="dxa"/>
              <w:right w:w="20" w:type="dxa"/>
            </w:tcMar>
          </w:tcPr>
          <w:p w14:paraId="000000A9" w14:textId="46E08A2C" w:rsidR="003306A3" w:rsidRPr="004206AC" w:rsidRDefault="003306A3" w:rsidP="003306A3">
            <w:pPr>
              <w:rPr>
                <w:rFonts w:ascii="Aptos" w:eastAsia="Calibri" w:hAnsi="Aptos" w:cs="Calibri"/>
              </w:rPr>
            </w:pPr>
            <w:ins w:id="57" w:author="DPO Outsourcia" w:date="2024-06-24T14:56:00Z">
              <w:r w:rsidRPr="00EA55CE">
                <w:rPr>
                  <w:rFonts w:ascii="Calibri" w:eastAsia="Calibri" w:hAnsi="Calibri" w:cs="Calibri"/>
                </w:rPr>
                <w:t>Staff delivering the services listed in Annex A on behalf of Outsourcia S.A</w:t>
              </w:r>
            </w:ins>
            <w:del w:id="58" w:author="DPO Outsourcia" w:date="2024-06-24T14:56:00Z">
              <w:r w:rsidRPr="004206AC" w:rsidDel="00C10EB7">
                <w:rPr>
                  <w:rFonts w:ascii="Aptos" w:eastAsia="Calibri" w:hAnsi="Aptos" w:cs="Calibri"/>
                </w:rPr>
                <w:delText xml:space="preserve"> </w:delText>
              </w:r>
            </w:del>
          </w:p>
        </w:tc>
        <w:tc>
          <w:tcPr>
            <w:tcW w:w="1783" w:type="dxa"/>
            <w:tcBorders>
              <w:bottom w:val="single" w:sz="8" w:space="0" w:color="000000"/>
              <w:right w:val="single" w:sz="8" w:space="0" w:color="000000"/>
            </w:tcBorders>
            <w:tcMar>
              <w:top w:w="20" w:type="dxa"/>
              <w:left w:w="20" w:type="dxa"/>
              <w:bottom w:w="20" w:type="dxa"/>
              <w:right w:w="20" w:type="dxa"/>
            </w:tcMar>
          </w:tcPr>
          <w:p w14:paraId="000000AA" w14:textId="37E003ED" w:rsidR="003306A3" w:rsidRPr="004206AC" w:rsidRDefault="003306A3" w:rsidP="003306A3">
            <w:pPr>
              <w:rPr>
                <w:rFonts w:ascii="Aptos" w:eastAsia="Calibri" w:hAnsi="Aptos" w:cs="Calibri"/>
              </w:rPr>
            </w:pPr>
            <w:ins w:id="59" w:author="DPO Outsourcia" w:date="2024-06-24T14:56:00Z">
              <w:r>
                <w:rPr>
                  <w:rFonts w:ascii="Calibri" w:eastAsia="Calibri" w:hAnsi="Calibri" w:cs="Calibri"/>
                </w:rPr>
                <w:t>Standard Contractual Clauses</w:t>
              </w:r>
            </w:ins>
            <w:del w:id="60" w:author="DPO Outsourcia" w:date="2024-06-24T14:56:00Z">
              <w:r w:rsidRPr="004206AC" w:rsidDel="00C10EB7">
                <w:rPr>
                  <w:rFonts w:ascii="Aptos" w:eastAsia="Calibri" w:hAnsi="Aptos" w:cs="Calibri"/>
                </w:rPr>
                <w:delText xml:space="preserve"> </w:delText>
              </w:r>
            </w:del>
          </w:p>
        </w:tc>
      </w:tr>
      <w:tr w:rsidR="003306A3" w:rsidRPr="004206AC" w14:paraId="207CCF61" w14:textId="77777777" w:rsidTr="003306A3">
        <w:trPr>
          <w:trHeight w:val="540"/>
        </w:trPr>
        <w:tc>
          <w:tcPr>
            <w:tcW w:w="192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0000AB"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866" w:type="dxa"/>
            <w:tcBorders>
              <w:bottom w:val="single" w:sz="8" w:space="0" w:color="000000"/>
              <w:right w:val="single" w:sz="8" w:space="0" w:color="000000"/>
            </w:tcBorders>
            <w:tcMar>
              <w:top w:w="20" w:type="dxa"/>
              <w:left w:w="20" w:type="dxa"/>
              <w:bottom w:w="20" w:type="dxa"/>
              <w:right w:w="20" w:type="dxa"/>
            </w:tcMar>
          </w:tcPr>
          <w:p w14:paraId="000000AC"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978" w:type="dxa"/>
            <w:tcBorders>
              <w:bottom w:val="single" w:sz="8" w:space="0" w:color="000000"/>
              <w:right w:val="single" w:sz="8" w:space="0" w:color="000000"/>
            </w:tcBorders>
            <w:tcMar>
              <w:top w:w="100" w:type="dxa"/>
              <w:left w:w="100" w:type="dxa"/>
              <w:bottom w:w="100" w:type="dxa"/>
              <w:right w:w="100" w:type="dxa"/>
            </w:tcMar>
          </w:tcPr>
          <w:p w14:paraId="000000AD"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811" w:type="dxa"/>
            <w:tcBorders>
              <w:bottom w:val="single" w:sz="8" w:space="0" w:color="000000"/>
              <w:right w:val="single" w:sz="8" w:space="0" w:color="000000"/>
            </w:tcBorders>
            <w:tcMar>
              <w:top w:w="20" w:type="dxa"/>
              <w:left w:w="20" w:type="dxa"/>
              <w:bottom w:w="20" w:type="dxa"/>
              <w:right w:w="20" w:type="dxa"/>
            </w:tcMar>
          </w:tcPr>
          <w:p w14:paraId="000000AE"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783" w:type="dxa"/>
            <w:tcBorders>
              <w:bottom w:val="single" w:sz="8" w:space="0" w:color="000000"/>
              <w:right w:val="single" w:sz="8" w:space="0" w:color="000000"/>
            </w:tcBorders>
            <w:tcMar>
              <w:top w:w="20" w:type="dxa"/>
              <w:left w:w="20" w:type="dxa"/>
              <w:bottom w:w="20" w:type="dxa"/>
              <w:right w:w="20" w:type="dxa"/>
            </w:tcMar>
          </w:tcPr>
          <w:p w14:paraId="000000AF"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r>
      <w:tr w:rsidR="003306A3" w:rsidRPr="004206AC" w14:paraId="05C2A4D3" w14:textId="77777777" w:rsidTr="003306A3">
        <w:trPr>
          <w:trHeight w:val="540"/>
        </w:trPr>
        <w:tc>
          <w:tcPr>
            <w:tcW w:w="192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0000B0"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866" w:type="dxa"/>
            <w:tcBorders>
              <w:bottom w:val="single" w:sz="8" w:space="0" w:color="000000"/>
              <w:right w:val="single" w:sz="8" w:space="0" w:color="000000"/>
            </w:tcBorders>
            <w:tcMar>
              <w:top w:w="20" w:type="dxa"/>
              <w:left w:w="20" w:type="dxa"/>
              <w:bottom w:w="20" w:type="dxa"/>
              <w:right w:w="20" w:type="dxa"/>
            </w:tcMar>
          </w:tcPr>
          <w:p w14:paraId="000000B1"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978" w:type="dxa"/>
            <w:tcBorders>
              <w:bottom w:val="single" w:sz="8" w:space="0" w:color="000000"/>
              <w:right w:val="single" w:sz="8" w:space="0" w:color="000000"/>
            </w:tcBorders>
            <w:tcMar>
              <w:top w:w="100" w:type="dxa"/>
              <w:left w:w="100" w:type="dxa"/>
              <w:bottom w:w="100" w:type="dxa"/>
              <w:right w:w="100" w:type="dxa"/>
            </w:tcMar>
          </w:tcPr>
          <w:p w14:paraId="000000B2"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811" w:type="dxa"/>
            <w:tcBorders>
              <w:bottom w:val="single" w:sz="8" w:space="0" w:color="000000"/>
              <w:right w:val="single" w:sz="8" w:space="0" w:color="000000"/>
            </w:tcBorders>
            <w:tcMar>
              <w:top w:w="20" w:type="dxa"/>
              <w:left w:w="20" w:type="dxa"/>
              <w:bottom w:w="20" w:type="dxa"/>
              <w:right w:w="20" w:type="dxa"/>
            </w:tcMar>
          </w:tcPr>
          <w:p w14:paraId="000000B3"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783" w:type="dxa"/>
            <w:tcBorders>
              <w:bottom w:val="single" w:sz="8" w:space="0" w:color="000000"/>
              <w:right w:val="single" w:sz="8" w:space="0" w:color="000000"/>
            </w:tcBorders>
            <w:tcMar>
              <w:top w:w="20" w:type="dxa"/>
              <w:left w:w="20" w:type="dxa"/>
              <w:bottom w:w="20" w:type="dxa"/>
              <w:right w:w="20" w:type="dxa"/>
            </w:tcMar>
          </w:tcPr>
          <w:p w14:paraId="000000B4"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r>
      <w:tr w:rsidR="003306A3" w:rsidRPr="004206AC" w14:paraId="18FB4B73" w14:textId="77777777" w:rsidTr="003306A3">
        <w:trPr>
          <w:trHeight w:val="540"/>
        </w:trPr>
        <w:tc>
          <w:tcPr>
            <w:tcW w:w="1922"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00000B5"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866" w:type="dxa"/>
            <w:tcBorders>
              <w:bottom w:val="single" w:sz="8" w:space="0" w:color="000000"/>
              <w:right w:val="single" w:sz="8" w:space="0" w:color="000000"/>
            </w:tcBorders>
            <w:tcMar>
              <w:top w:w="20" w:type="dxa"/>
              <w:left w:w="20" w:type="dxa"/>
              <w:bottom w:w="20" w:type="dxa"/>
              <w:right w:w="20" w:type="dxa"/>
            </w:tcMar>
          </w:tcPr>
          <w:p w14:paraId="000000B6"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978" w:type="dxa"/>
            <w:tcBorders>
              <w:bottom w:val="single" w:sz="8" w:space="0" w:color="000000"/>
              <w:right w:val="single" w:sz="8" w:space="0" w:color="000000"/>
            </w:tcBorders>
            <w:tcMar>
              <w:top w:w="100" w:type="dxa"/>
              <w:left w:w="100" w:type="dxa"/>
              <w:bottom w:w="100" w:type="dxa"/>
              <w:right w:w="100" w:type="dxa"/>
            </w:tcMar>
          </w:tcPr>
          <w:p w14:paraId="000000B7"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811" w:type="dxa"/>
            <w:tcBorders>
              <w:bottom w:val="single" w:sz="8" w:space="0" w:color="000000"/>
              <w:right w:val="single" w:sz="8" w:space="0" w:color="000000"/>
            </w:tcBorders>
            <w:tcMar>
              <w:top w:w="20" w:type="dxa"/>
              <w:left w:w="20" w:type="dxa"/>
              <w:bottom w:w="20" w:type="dxa"/>
              <w:right w:w="20" w:type="dxa"/>
            </w:tcMar>
          </w:tcPr>
          <w:p w14:paraId="000000B8"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c>
          <w:tcPr>
            <w:tcW w:w="1783" w:type="dxa"/>
            <w:tcBorders>
              <w:bottom w:val="single" w:sz="8" w:space="0" w:color="000000"/>
              <w:right w:val="single" w:sz="8" w:space="0" w:color="000000"/>
            </w:tcBorders>
            <w:tcMar>
              <w:top w:w="20" w:type="dxa"/>
              <w:left w:w="20" w:type="dxa"/>
              <w:bottom w:w="20" w:type="dxa"/>
              <w:right w:w="20" w:type="dxa"/>
            </w:tcMar>
          </w:tcPr>
          <w:p w14:paraId="000000B9" w14:textId="77777777" w:rsidR="003306A3" w:rsidRPr="004206AC" w:rsidRDefault="003306A3" w:rsidP="003306A3">
            <w:pPr>
              <w:rPr>
                <w:rFonts w:ascii="Aptos" w:eastAsia="Calibri" w:hAnsi="Aptos" w:cs="Calibri"/>
              </w:rPr>
            </w:pPr>
            <w:r w:rsidRPr="004206AC">
              <w:rPr>
                <w:rFonts w:ascii="Aptos" w:eastAsia="Calibri" w:hAnsi="Aptos" w:cs="Calibri"/>
              </w:rPr>
              <w:t xml:space="preserve"> </w:t>
            </w:r>
          </w:p>
        </w:tc>
      </w:tr>
    </w:tbl>
    <w:p w14:paraId="000000BA" w14:textId="77777777" w:rsidR="00CA0FAE" w:rsidRPr="004206AC" w:rsidRDefault="00DF3755">
      <w:pPr>
        <w:shd w:val="clear" w:color="auto" w:fill="FFFFFF"/>
        <w:jc w:val="both"/>
        <w:rPr>
          <w:rFonts w:ascii="Aptos" w:eastAsia="Calibri" w:hAnsi="Aptos" w:cs="Calibri"/>
        </w:rPr>
      </w:pPr>
      <w:r w:rsidRPr="004206AC">
        <w:rPr>
          <w:rFonts w:ascii="Aptos" w:eastAsia="Calibri" w:hAnsi="Aptos" w:cs="Calibri"/>
        </w:rPr>
        <w:t xml:space="preserve"> </w:t>
      </w:r>
    </w:p>
    <w:p w14:paraId="000000BB" w14:textId="77777777" w:rsidR="00CA0FAE" w:rsidRPr="004206AC" w:rsidRDefault="00CA0FAE">
      <w:pPr>
        <w:ind w:left="1620"/>
        <w:jc w:val="both"/>
        <w:rPr>
          <w:rFonts w:ascii="Aptos" w:eastAsia="Calibri" w:hAnsi="Aptos" w:cs="Calibri"/>
        </w:rPr>
      </w:pPr>
    </w:p>
    <w:p w14:paraId="000000BC" w14:textId="77777777" w:rsidR="00CA0FAE" w:rsidRPr="004206AC" w:rsidRDefault="00CA0FAE">
      <w:pPr>
        <w:ind w:left="1620"/>
        <w:jc w:val="both"/>
        <w:rPr>
          <w:rFonts w:ascii="Aptos" w:eastAsia="Calibri" w:hAnsi="Aptos" w:cs="Calibri"/>
        </w:rPr>
      </w:pPr>
    </w:p>
    <w:p w14:paraId="000000BD" w14:textId="77777777" w:rsidR="00CA0FAE" w:rsidRPr="004206AC" w:rsidRDefault="00CA0FAE">
      <w:pPr>
        <w:ind w:left="1620"/>
        <w:jc w:val="both"/>
        <w:rPr>
          <w:rFonts w:ascii="Aptos" w:eastAsia="Calibri" w:hAnsi="Aptos" w:cs="Calibri"/>
        </w:rPr>
      </w:pPr>
    </w:p>
    <w:p w14:paraId="000000BE" w14:textId="77777777" w:rsidR="00CA0FAE" w:rsidRPr="004206AC" w:rsidRDefault="00DF3755">
      <w:pPr>
        <w:rPr>
          <w:rFonts w:ascii="Aptos" w:eastAsia="Calibri" w:hAnsi="Aptos" w:cs="Calibri"/>
          <w:b/>
        </w:rPr>
      </w:pPr>
      <w:r w:rsidRPr="004206AC">
        <w:rPr>
          <w:rFonts w:ascii="Aptos" w:eastAsia="Calibri" w:hAnsi="Aptos" w:cs="Calibri"/>
          <w:b/>
        </w:rPr>
        <w:t xml:space="preserve"> </w:t>
      </w:r>
    </w:p>
    <w:p w14:paraId="000000BF"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0"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1"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2"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3"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4"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5"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6"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7"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8"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9" w14:textId="77777777" w:rsidR="00CA0FAE" w:rsidRPr="004206AC" w:rsidRDefault="00DF3755">
      <w:pPr>
        <w:jc w:val="center"/>
        <w:rPr>
          <w:rFonts w:ascii="Aptos" w:eastAsia="Calibri" w:hAnsi="Aptos" w:cs="Calibri"/>
          <w:b/>
        </w:rPr>
      </w:pPr>
      <w:r w:rsidRPr="004206AC">
        <w:rPr>
          <w:rFonts w:ascii="Aptos" w:eastAsia="Calibri" w:hAnsi="Aptos" w:cs="Calibri"/>
          <w:b/>
        </w:rPr>
        <w:lastRenderedPageBreak/>
        <w:t xml:space="preserve"> </w:t>
      </w:r>
    </w:p>
    <w:p w14:paraId="000000CA"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B"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C"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CD"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D2" w14:textId="77777777" w:rsidR="00CA0FAE" w:rsidRPr="004206AC" w:rsidRDefault="00DF3755">
      <w:pPr>
        <w:jc w:val="center"/>
        <w:rPr>
          <w:rFonts w:ascii="Aptos" w:eastAsia="Calibri" w:hAnsi="Aptos" w:cs="Calibri"/>
          <w:b/>
        </w:rPr>
      </w:pPr>
      <w:r w:rsidRPr="004206AC">
        <w:rPr>
          <w:rFonts w:ascii="Aptos" w:eastAsia="Calibri" w:hAnsi="Aptos" w:cs="Calibri"/>
          <w:b/>
        </w:rPr>
        <w:t>ANNEX C</w:t>
      </w:r>
    </w:p>
    <w:p w14:paraId="000000D3" w14:textId="77777777" w:rsidR="00CA0FAE" w:rsidRPr="004206AC" w:rsidRDefault="00DF3755">
      <w:pPr>
        <w:jc w:val="center"/>
        <w:rPr>
          <w:rFonts w:ascii="Aptos" w:eastAsia="Calibri" w:hAnsi="Aptos" w:cs="Calibri"/>
          <w:b/>
        </w:rPr>
      </w:pPr>
      <w:r w:rsidRPr="004206AC">
        <w:rPr>
          <w:rFonts w:ascii="Aptos" w:eastAsia="Calibri" w:hAnsi="Aptos" w:cs="Calibri"/>
          <w:b/>
        </w:rPr>
        <w:t>Appropriate safeguards implemented by Processor</w:t>
      </w:r>
    </w:p>
    <w:p w14:paraId="000000D4"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D5" w14:textId="77777777" w:rsidR="00CA0FAE" w:rsidRPr="004206AC" w:rsidRDefault="00DF3755">
      <w:pPr>
        <w:jc w:val="center"/>
        <w:rPr>
          <w:rFonts w:ascii="Aptos" w:eastAsia="Calibri" w:hAnsi="Aptos" w:cs="Calibri"/>
          <w:b/>
        </w:rPr>
      </w:pPr>
      <w:r w:rsidRPr="004206AC">
        <w:rPr>
          <w:rFonts w:ascii="Aptos" w:eastAsia="Calibri" w:hAnsi="Aptos" w:cs="Calibri"/>
          <w:b/>
        </w:rPr>
        <w:t>[</w:t>
      </w:r>
      <w:r w:rsidRPr="004206AC">
        <w:rPr>
          <w:rFonts w:ascii="Aptos" w:eastAsia="Calibri" w:hAnsi="Aptos" w:cs="Calibri"/>
          <w:b/>
          <w:highlight w:val="yellow"/>
        </w:rPr>
        <w:t>Processor to list or reference to their org and tech safeguards</w:t>
      </w:r>
      <w:r w:rsidRPr="004206AC">
        <w:rPr>
          <w:rFonts w:ascii="Aptos" w:eastAsia="Calibri" w:hAnsi="Aptos" w:cs="Calibri"/>
          <w:b/>
        </w:rPr>
        <w:t>]</w:t>
      </w:r>
    </w:p>
    <w:p w14:paraId="1F8F8EAB" w14:textId="77777777" w:rsidR="00CC7D11" w:rsidRPr="004206AC" w:rsidRDefault="00CC7D11">
      <w:pPr>
        <w:jc w:val="center"/>
        <w:rPr>
          <w:rFonts w:ascii="Aptos" w:eastAsia="Calibri" w:hAnsi="Aptos" w:cs="Calibri"/>
          <w:b/>
        </w:rPr>
      </w:pPr>
    </w:p>
    <w:p w14:paraId="000000D6" w14:textId="77777777" w:rsidR="00CA0FAE" w:rsidRPr="004206AC" w:rsidRDefault="00DF3755">
      <w:pPr>
        <w:shd w:val="clear" w:color="auto" w:fill="FFFFFF"/>
        <w:spacing w:before="120" w:line="340" w:lineRule="auto"/>
        <w:jc w:val="both"/>
        <w:rPr>
          <w:rFonts w:ascii="Aptos" w:eastAsia="Calibri" w:hAnsi="Aptos" w:cs="Calibri"/>
          <w:b/>
        </w:rPr>
      </w:pPr>
      <w:r w:rsidRPr="004206AC">
        <w:rPr>
          <w:rFonts w:ascii="Aptos" w:eastAsia="Calibri" w:hAnsi="Aptos" w:cs="Calibri"/>
          <w:b/>
        </w:rPr>
        <w:t>EXPLANATORY NOTE:</w:t>
      </w:r>
    </w:p>
    <w:p w14:paraId="000000D7" w14:textId="77777777" w:rsidR="00CA0FAE" w:rsidRPr="004206AC" w:rsidRDefault="00DF3755">
      <w:pPr>
        <w:shd w:val="clear" w:color="auto" w:fill="FFFFFF"/>
        <w:spacing w:before="120" w:line="340" w:lineRule="auto"/>
        <w:jc w:val="both"/>
        <w:rPr>
          <w:rFonts w:ascii="Aptos" w:eastAsia="Calibri" w:hAnsi="Aptos" w:cs="Calibri"/>
        </w:rPr>
      </w:pPr>
      <w:r w:rsidRPr="004206AC">
        <w:rPr>
          <w:rFonts w:ascii="Aptos" w:eastAsia="Calibri" w:hAnsi="Aptos" w:cs="Calibri"/>
        </w:rPr>
        <w:t>The technical and organisational measures must be described in specific (and not generic) terms. See also the general comment on the first page of the Appendix, in particular on the need to clearly indicate which measures apply to each transfer/set of transfers.</w:t>
      </w:r>
    </w:p>
    <w:p w14:paraId="000000D8" w14:textId="77777777" w:rsidR="00CA0FAE" w:rsidRPr="004206AC" w:rsidRDefault="00DF3755">
      <w:pPr>
        <w:shd w:val="clear" w:color="auto" w:fill="FFFFFF"/>
        <w:spacing w:before="120" w:line="340" w:lineRule="auto"/>
        <w:jc w:val="both"/>
        <w:rPr>
          <w:rFonts w:ascii="Aptos" w:eastAsia="Calibri" w:hAnsi="Aptos" w:cs="Calibri"/>
        </w:rPr>
      </w:pPr>
      <w:r w:rsidRPr="004206AC">
        <w:rPr>
          <w:rFonts w:ascii="Aptos" w:eastAsia="Calibri" w:hAnsi="Aptos" w:cs="Calibri"/>
        </w:rPr>
        <w:t>Description of the technical and organisational measures implemented by the data importer(s) (including any relevant certifications) to ensure an appropriate level of security, taking into account the nature, scope, context and purpose of the processing, and the risks for the rights and freedoms of natural persons.</w:t>
      </w:r>
    </w:p>
    <w:p w14:paraId="487702E8" w14:textId="77777777" w:rsidR="003306A3" w:rsidRPr="0007175F" w:rsidRDefault="003306A3" w:rsidP="003306A3">
      <w:pPr>
        <w:rPr>
          <w:ins w:id="61" w:author="DPO Outsourcia" w:date="2024-06-24T14:56:00Z"/>
          <w:rFonts w:ascii="Calibri" w:eastAsia="Calibri" w:hAnsi="Calibri" w:cs="Calibri"/>
        </w:rPr>
      </w:pPr>
      <w:ins w:id="62" w:author="DPO Outsourcia" w:date="2024-06-24T14:56:00Z">
        <w:r w:rsidRPr="0007175F">
          <w:rPr>
            <w:rFonts w:ascii="Calibri" w:eastAsia="Calibri" w:hAnsi="Calibri" w:cs="Calibri"/>
          </w:rPr>
          <w:t>- IT Security Charter</w:t>
        </w:r>
      </w:ins>
    </w:p>
    <w:p w14:paraId="18B761A4" w14:textId="77777777" w:rsidR="003306A3" w:rsidRPr="0007175F" w:rsidRDefault="003306A3" w:rsidP="003306A3">
      <w:pPr>
        <w:rPr>
          <w:ins w:id="63" w:author="DPO Outsourcia" w:date="2024-06-24T14:56:00Z"/>
          <w:rFonts w:ascii="Calibri" w:eastAsia="Calibri" w:hAnsi="Calibri" w:cs="Calibri"/>
        </w:rPr>
      </w:pPr>
      <w:ins w:id="64" w:author="DPO Outsourcia" w:date="2024-06-24T14:56:00Z">
        <w:r w:rsidRPr="0007175F">
          <w:rPr>
            <w:rFonts w:ascii="Calibri" w:eastAsia="Calibri" w:hAnsi="Calibri" w:cs="Calibri"/>
          </w:rPr>
          <w:t>- Data breach management</w:t>
        </w:r>
      </w:ins>
    </w:p>
    <w:p w14:paraId="4E297E82" w14:textId="77777777" w:rsidR="003306A3" w:rsidRPr="0007175F" w:rsidRDefault="003306A3" w:rsidP="003306A3">
      <w:pPr>
        <w:rPr>
          <w:ins w:id="65" w:author="DPO Outsourcia" w:date="2024-06-24T14:56:00Z"/>
          <w:rFonts w:ascii="Calibri" w:eastAsia="Calibri" w:hAnsi="Calibri" w:cs="Calibri"/>
        </w:rPr>
      </w:pPr>
      <w:ins w:id="66" w:author="DPO Outsourcia" w:date="2024-06-24T14:56:00Z">
        <w:r w:rsidRPr="0007175F">
          <w:rPr>
            <w:rFonts w:ascii="Calibri" w:eastAsia="Calibri" w:hAnsi="Calibri" w:cs="Calibri"/>
          </w:rPr>
          <w:t>- Incident management</w:t>
        </w:r>
      </w:ins>
    </w:p>
    <w:p w14:paraId="28E72854" w14:textId="77777777" w:rsidR="003306A3" w:rsidRPr="0007175F" w:rsidRDefault="003306A3" w:rsidP="003306A3">
      <w:pPr>
        <w:rPr>
          <w:ins w:id="67" w:author="DPO Outsourcia" w:date="2024-06-24T14:56:00Z"/>
          <w:rFonts w:ascii="Calibri" w:eastAsia="Calibri" w:hAnsi="Calibri" w:cs="Calibri"/>
        </w:rPr>
      </w:pPr>
      <w:ins w:id="68" w:author="DPO Outsourcia" w:date="2024-06-24T14:56:00Z">
        <w:r w:rsidRPr="0007175F">
          <w:rPr>
            <w:rFonts w:ascii="Calibri" w:eastAsia="Calibri" w:hAnsi="Calibri" w:cs="Calibri"/>
          </w:rPr>
          <w:t>- Security policy</w:t>
        </w:r>
      </w:ins>
    </w:p>
    <w:p w14:paraId="4702F5F5" w14:textId="77777777" w:rsidR="003306A3" w:rsidRPr="0007175F" w:rsidRDefault="003306A3" w:rsidP="003306A3">
      <w:pPr>
        <w:rPr>
          <w:ins w:id="69" w:author="DPO Outsourcia" w:date="2024-06-24T14:56:00Z"/>
          <w:rFonts w:ascii="Calibri" w:eastAsia="Calibri" w:hAnsi="Calibri" w:cs="Calibri"/>
        </w:rPr>
      </w:pPr>
      <w:ins w:id="70" w:author="DPO Outsourcia" w:date="2024-06-24T14:56:00Z">
        <w:r w:rsidRPr="0007175F">
          <w:rPr>
            <w:rFonts w:ascii="Calibri" w:eastAsia="Calibri" w:hAnsi="Calibri" w:cs="Calibri"/>
          </w:rPr>
          <w:t>- Access control and management procedure (internal)</w:t>
        </w:r>
      </w:ins>
    </w:p>
    <w:p w14:paraId="57A290DE" w14:textId="77777777" w:rsidR="003306A3" w:rsidRDefault="003306A3" w:rsidP="003306A3">
      <w:pPr>
        <w:rPr>
          <w:ins w:id="71" w:author="DPO Outsourcia" w:date="2024-06-24T14:56:00Z"/>
          <w:rFonts w:ascii="Calibri" w:eastAsia="Calibri" w:hAnsi="Calibri" w:cs="Calibri"/>
        </w:rPr>
      </w:pPr>
      <w:ins w:id="72" w:author="DPO Outsourcia" w:date="2024-06-24T14:56:00Z">
        <w:r w:rsidRPr="0007175F">
          <w:rPr>
            <w:rFonts w:ascii="Calibri" w:eastAsia="Calibri" w:hAnsi="Calibri" w:cs="Calibri"/>
          </w:rPr>
          <w:t>- Access control and management procedure (service provider)</w:t>
        </w:r>
      </w:ins>
    </w:p>
    <w:p w14:paraId="000000D9" w14:textId="1ED6F73A" w:rsidR="00CA0FAE" w:rsidRPr="007A0FF1" w:rsidDel="003306A3" w:rsidRDefault="00DF3755">
      <w:pPr>
        <w:shd w:val="clear" w:color="auto" w:fill="FFFFFF"/>
        <w:spacing w:before="120" w:line="340" w:lineRule="auto"/>
        <w:jc w:val="both"/>
        <w:rPr>
          <w:del w:id="73" w:author="DPO Outsourcia" w:date="2024-06-24T14:56:00Z"/>
          <w:rFonts w:ascii="Aptos" w:eastAsia="Calibri" w:hAnsi="Aptos" w:cs="Calibri"/>
          <w:highlight w:val="yellow"/>
        </w:rPr>
      </w:pPr>
      <w:del w:id="74" w:author="DPO Outsourcia" w:date="2024-06-24T14:56:00Z">
        <w:r w:rsidRPr="007A0FF1" w:rsidDel="003306A3">
          <w:rPr>
            <w:rFonts w:ascii="Aptos" w:eastAsia="Calibri" w:hAnsi="Aptos" w:cs="Calibri"/>
            <w:highlight w:val="yellow"/>
          </w:rPr>
          <w:delText>[Examples of possible measures:</w:delText>
        </w:r>
      </w:del>
    </w:p>
    <w:p w14:paraId="000000DA" w14:textId="5312ED55" w:rsidR="00CA0FAE" w:rsidRPr="007A0FF1" w:rsidDel="003306A3" w:rsidRDefault="00DF3755">
      <w:pPr>
        <w:shd w:val="clear" w:color="auto" w:fill="FFFFFF"/>
        <w:spacing w:before="120" w:line="340" w:lineRule="auto"/>
        <w:jc w:val="both"/>
        <w:rPr>
          <w:del w:id="75" w:author="DPO Outsourcia" w:date="2024-06-24T14:56:00Z"/>
          <w:rFonts w:ascii="Aptos" w:eastAsia="Calibri" w:hAnsi="Aptos" w:cs="Calibri"/>
          <w:highlight w:val="yellow"/>
        </w:rPr>
      </w:pPr>
      <w:del w:id="76" w:author="DPO Outsourcia" w:date="2024-06-24T14:56:00Z">
        <w:r w:rsidRPr="007A0FF1" w:rsidDel="003306A3">
          <w:rPr>
            <w:rFonts w:ascii="Aptos" w:eastAsia="Calibri" w:hAnsi="Aptos" w:cs="Calibri"/>
            <w:highlight w:val="yellow"/>
          </w:rPr>
          <w:delText>Measures of pseudonymisation and encryption of personal data</w:delText>
        </w:r>
      </w:del>
    </w:p>
    <w:p w14:paraId="000000DB" w14:textId="0CD4B145" w:rsidR="00CA0FAE" w:rsidRPr="007A0FF1" w:rsidDel="003306A3" w:rsidRDefault="00DF3755">
      <w:pPr>
        <w:shd w:val="clear" w:color="auto" w:fill="FFFFFF"/>
        <w:spacing w:before="120" w:line="340" w:lineRule="auto"/>
        <w:jc w:val="both"/>
        <w:rPr>
          <w:del w:id="77" w:author="DPO Outsourcia" w:date="2024-06-24T14:56:00Z"/>
          <w:rFonts w:ascii="Aptos" w:eastAsia="Calibri" w:hAnsi="Aptos" w:cs="Calibri"/>
          <w:highlight w:val="yellow"/>
        </w:rPr>
      </w:pPr>
      <w:del w:id="78" w:author="DPO Outsourcia" w:date="2024-06-24T14:56:00Z">
        <w:r w:rsidRPr="007A0FF1" w:rsidDel="003306A3">
          <w:rPr>
            <w:rFonts w:ascii="Aptos" w:eastAsia="Calibri" w:hAnsi="Aptos" w:cs="Calibri"/>
            <w:highlight w:val="yellow"/>
          </w:rPr>
          <w:delText>Measures for ensuring ongoing confidentiality, integrity, availability and resilience of processing systems and services</w:delText>
        </w:r>
      </w:del>
    </w:p>
    <w:p w14:paraId="000000DC" w14:textId="09939F8C" w:rsidR="00CA0FAE" w:rsidRPr="007A0FF1" w:rsidDel="003306A3" w:rsidRDefault="00DF3755">
      <w:pPr>
        <w:shd w:val="clear" w:color="auto" w:fill="FFFFFF"/>
        <w:spacing w:before="120" w:line="340" w:lineRule="auto"/>
        <w:jc w:val="both"/>
        <w:rPr>
          <w:del w:id="79" w:author="DPO Outsourcia" w:date="2024-06-24T14:56:00Z"/>
          <w:rFonts w:ascii="Aptos" w:eastAsia="Calibri" w:hAnsi="Aptos" w:cs="Calibri"/>
          <w:highlight w:val="yellow"/>
        </w:rPr>
      </w:pPr>
      <w:del w:id="80" w:author="DPO Outsourcia" w:date="2024-06-24T14:56:00Z">
        <w:r w:rsidRPr="007A0FF1" w:rsidDel="003306A3">
          <w:rPr>
            <w:rFonts w:ascii="Aptos" w:eastAsia="Calibri" w:hAnsi="Aptos" w:cs="Calibri"/>
            <w:highlight w:val="yellow"/>
          </w:rPr>
          <w:delText>Measures for ensuring the ability to restore the availability and access to personal data in a timely manner in the event of a physical or technical incident</w:delText>
        </w:r>
      </w:del>
    </w:p>
    <w:p w14:paraId="000000DD" w14:textId="18CAFE09" w:rsidR="00CA0FAE" w:rsidRPr="007A0FF1" w:rsidDel="003306A3" w:rsidRDefault="00DF3755">
      <w:pPr>
        <w:shd w:val="clear" w:color="auto" w:fill="FFFFFF"/>
        <w:spacing w:before="120" w:line="340" w:lineRule="auto"/>
        <w:jc w:val="both"/>
        <w:rPr>
          <w:del w:id="81" w:author="DPO Outsourcia" w:date="2024-06-24T14:56:00Z"/>
          <w:rFonts w:ascii="Aptos" w:eastAsia="Calibri" w:hAnsi="Aptos" w:cs="Calibri"/>
          <w:highlight w:val="yellow"/>
        </w:rPr>
      </w:pPr>
      <w:del w:id="82" w:author="DPO Outsourcia" w:date="2024-06-24T14:56:00Z">
        <w:r w:rsidRPr="007A0FF1" w:rsidDel="003306A3">
          <w:rPr>
            <w:rFonts w:ascii="Aptos" w:eastAsia="Calibri" w:hAnsi="Aptos" w:cs="Calibri"/>
            <w:highlight w:val="yellow"/>
          </w:rPr>
          <w:delText>Processes for regularly testing, assessing and evaluating the effectiveness of technical and organisational measures in order to ensure the security of the processing</w:delText>
        </w:r>
      </w:del>
    </w:p>
    <w:p w14:paraId="000000DE" w14:textId="605A085C" w:rsidR="00CA0FAE" w:rsidRPr="007A0FF1" w:rsidDel="003306A3" w:rsidRDefault="00DF3755">
      <w:pPr>
        <w:shd w:val="clear" w:color="auto" w:fill="FFFFFF"/>
        <w:spacing w:before="120" w:line="340" w:lineRule="auto"/>
        <w:jc w:val="both"/>
        <w:rPr>
          <w:del w:id="83" w:author="DPO Outsourcia" w:date="2024-06-24T14:56:00Z"/>
          <w:rFonts w:ascii="Aptos" w:eastAsia="Calibri" w:hAnsi="Aptos" w:cs="Calibri"/>
          <w:highlight w:val="yellow"/>
        </w:rPr>
      </w:pPr>
      <w:del w:id="84" w:author="DPO Outsourcia" w:date="2024-06-24T14:56:00Z">
        <w:r w:rsidRPr="007A0FF1" w:rsidDel="003306A3">
          <w:rPr>
            <w:rFonts w:ascii="Aptos" w:eastAsia="Calibri" w:hAnsi="Aptos" w:cs="Calibri"/>
            <w:highlight w:val="yellow"/>
          </w:rPr>
          <w:delText>Measures for user identification and authorisation</w:delText>
        </w:r>
      </w:del>
    </w:p>
    <w:p w14:paraId="000000DF" w14:textId="039BE0D2" w:rsidR="00CA0FAE" w:rsidRPr="007A0FF1" w:rsidDel="003306A3" w:rsidRDefault="00DF3755">
      <w:pPr>
        <w:shd w:val="clear" w:color="auto" w:fill="FFFFFF"/>
        <w:spacing w:before="120" w:line="340" w:lineRule="auto"/>
        <w:jc w:val="both"/>
        <w:rPr>
          <w:del w:id="85" w:author="DPO Outsourcia" w:date="2024-06-24T14:56:00Z"/>
          <w:rFonts w:ascii="Aptos" w:eastAsia="Calibri" w:hAnsi="Aptos" w:cs="Calibri"/>
          <w:highlight w:val="yellow"/>
        </w:rPr>
      </w:pPr>
      <w:del w:id="86" w:author="DPO Outsourcia" w:date="2024-06-24T14:56:00Z">
        <w:r w:rsidRPr="007A0FF1" w:rsidDel="003306A3">
          <w:rPr>
            <w:rFonts w:ascii="Aptos" w:eastAsia="Calibri" w:hAnsi="Aptos" w:cs="Calibri"/>
            <w:highlight w:val="yellow"/>
          </w:rPr>
          <w:delText>Measures for the protection of data during transmission</w:delText>
        </w:r>
      </w:del>
    </w:p>
    <w:p w14:paraId="000000E0" w14:textId="10554728" w:rsidR="00CA0FAE" w:rsidRPr="007A0FF1" w:rsidDel="003306A3" w:rsidRDefault="00DF3755">
      <w:pPr>
        <w:shd w:val="clear" w:color="auto" w:fill="FFFFFF"/>
        <w:spacing w:before="120" w:line="340" w:lineRule="auto"/>
        <w:jc w:val="both"/>
        <w:rPr>
          <w:del w:id="87" w:author="DPO Outsourcia" w:date="2024-06-24T14:56:00Z"/>
          <w:rFonts w:ascii="Aptos" w:eastAsia="Calibri" w:hAnsi="Aptos" w:cs="Calibri"/>
          <w:highlight w:val="yellow"/>
        </w:rPr>
      </w:pPr>
      <w:del w:id="88" w:author="DPO Outsourcia" w:date="2024-06-24T14:56:00Z">
        <w:r w:rsidRPr="007A0FF1" w:rsidDel="003306A3">
          <w:rPr>
            <w:rFonts w:ascii="Aptos" w:eastAsia="Calibri" w:hAnsi="Aptos" w:cs="Calibri"/>
            <w:highlight w:val="yellow"/>
          </w:rPr>
          <w:delText>Measures for the protection of data during storage</w:delText>
        </w:r>
      </w:del>
    </w:p>
    <w:p w14:paraId="000000E1" w14:textId="7A80B1ED" w:rsidR="00CA0FAE" w:rsidRPr="007A0FF1" w:rsidDel="003306A3" w:rsidRDefault="00DF3755">
      <w:pPr>
        <w:shd w:val="clear" w:color="auto" w:fill="FFFFFF"/>
        <w:spacing w:before="120" w:line="340" w:lineRule="auto"/>
        <w:jc w:val="both"/>
        <w:rPr>
          <w:del w:id="89" w:author="DPO Outsourcia" w:date="2024-06-24T14:56:00Z"/>
          <w:rFonts w:ascii="Aptos" w:eastAsia="Calibri" w:hAnsi="Aptos" w:cs="Calibri"/>
          <w:highlight w:val="yellow"/>
        </w:rPr>
      </w:pPr>
      <w:del w:id="90" w:author="DPO Outsourcia" w:date="2024-06-24T14:56:00Z">
        <w:r w:rsidRPr="007A0FF1" w:rsidDel="003306A3">
          <w:rPr>
            <w:rFonts w:ascii="Aptos" w:eastAsia="Calibri" w:hAnsi="Aptos" w:cs="Calibri"/>
            <w:highlight w:val="yellow"/>
          </w:rPr>
          <w:delText>Measures for ensuring physical security of locations at which personal data are processed</w:delText>
        </w:r>
      </w:del>
    </w:p>
    <w:p w14:paraId="000000E2" w14:textId="70EE3E5F" w:rsidR="00CA0FAE" w:rsidRPr="007A0FF1" w:rsidDel="003306A3" w:rsidRDefault="00DF3755">
      <w:pPr>
        <w:shd w:val="clear" w:color="auto" w:fill="FFFFFF"/>
        <w:spacing w:before="120" w:line="340" w:lineRule="auto"/>
        <w:jc w:val="both"/>
        <w:rPr>
          <w:del w:id="91" w:author="DPO Outsourcia" w:date="2024-06-24T14:56:00Z"/>
          <w:rFonts w:ascii="Aptos" w:eastAsia="Calibri" w:hAnsi="Aptos" w:cs="Calibri"/>
          <w:highlight w:val="yellow"/>
        </w:rPr>
      </w:pPr>
      <w:del w:id="92" w:author="DPO Outsourcia" w:date="2024-06-24T14:56:00Z">
        <w:r w:rsidRPr="007A0FF1" w:rsidDel="003306A3">
          <w:rPr>
            <w:rFonts w:ascii="Aptos" w:eastAsia="Calibri" w:hAnsi="Aptos" w:cs="Calibri"/>
            <w:highlight w:val="yellow"/>
          </w:rPr>
          <w:delText>Measures for ensuring events logging</w:delText>
        </w:r>
      </w:del>
    </w:p>
    <w:p w14:paraId="000000E3" w14:textId="4D59F45E" w:rsidR="00CA0FAE" w:rsidRPr="007A0FF1" w:rsidDel="003306A3" w:rsidRDefault="00DF3755">
      <w:pPr>
        <w:shd w:val="clear" w:color="auto" w:fill="FFFFFF"/>
        <w:spacing w:before="120" w:line="340" w:lineRule="auto"/>
        <w:jc w:val="both"/>
        <w:rPr>
          <w:del w:id="93" w:author="DPO Outsourcia" w:date="2024-06-24T14:56:00Z"/>
          <w:rFonts w:ascii="Aptos" w:eastAsia="Calibri" w:hAnsi="Aptos" w:cs="Calibri"/>
          <w:highlight w:val="yellow"/>
        </w:rPr>
      </w:pPr>
      <w:del w:id="94" w:author="DPO Outsourcia" w:date="2024-06-24T14:56:00Z">
        <w:r w:rsidRPr="007A0FF1" w:rsidDel="003306A3">
          <w:rPr>
            <w:rFonts w:ascii="Aptos" w:eastAsia="Calibri" w:hAnsi="Aptos" w:cs="Calibri"/>
            <w:highlight w:val="yellow"/>
          </w:rPr>
          <w:delText>Measures for ensuring system configuration, including default configuration</w:delText>
        </w:r>
      </w:del>
    </w:p>
    <w:p w14:paraId="000000E4" w14:textId="224BB8D4" w:rsidR="00CA0FAE" w:rsidRPr="007A0FF1" w:rsidDel="003306A3" w:rsidRDefault="00DF3755">
      <w:pPr>
        <w:shd w:val="clear" w:color="auto" w:fill="FFFFFF"/>
        <w:spacing w:before="120" w:line="340" w:lineRule="auto"/>
        <w:jc w:val="both"/>
        <w:rPr>
          <w:del w:id="95" w:author="DPO Outsourcia" w:date="2024-06-24T14:56:00Z"/>
          <w:rFonts w:ascii="Aptos" w:eastAsia="Calibri" w:hAnsi="Aptos" w:cs="Calibri"/>
          <w:highlight w:val="yellow"/>
        </w:rPr>
      </w:pPr>
      <w:del w:id="96" w:author="DPO Outsourcia" w:date="2024-06-24T14:56:00Z">
        <w:r w:rsidRPr="007A0FF1" w:rsidDel="003306A3">
          <w:rPr>
            <w:rFonts w:ascii="Aptos" w:eastAsia="Calibri" w:hAnsi="Aptos" w:cs="Calibri"/>
            <w:highlight w:val="yellow"/>
          </w:rPr>
          <w:delText>Measures for internal IT and IT security governance and management</w:delText>
        </w:r>
      </w:del>
    </w:p>
    <w:p w14:paraId="000000E5" w14:textId="330EE4AB" w:rsidR="00CA0FAE" w:rsidRPr="007A0FF1" w:rsidDel="003306A3" w:rsidRDefault="00DF3755">
      <w:pPr>
        <w:shd w:val="clear" w:color="auto" w:fill="FFFFFF"/>
        <w:spacing w:before="120" w:line="340" w:lineRule="auto"/>
        <w:jc w:val="both"/>
        <w:rPr>
          <w:del w:id="97" w:author="DPO Outsourcia" w:date="2024-06-24T14:56:00Z"/>
          <w:rFonts w:ascii="Aptos" w:eastAsia="Calibri" w:hAnsi="Aptos" w:cs="Calibri"/>
          <w:highlight w:val="yellow"/>
        </w:rPr>
      </w:pPr>
      <w:del w:id="98" w:author="DPO Outsourcia" w:date="2024-06-24T14:56:00Z">
        <w:r w:rsidRPr="007A0FF1" w:rsidDel="003306A3">
          <w:rPr>
            <w:rFonts w:ascii="Aptos" w:eastAsia="Calibri" w:hAnsi="Aptos" w:cs="Calibri"/>
            <w:highlight w:val="yellow"/>
          </w:rPr>
          <w:delText>Measures for certification/assurance of processes and products</w:delText>
        </w:r>
      </w:del>
    </w:p>
    <w:p w14:paraId="000000E6" w14:textId="5BD3CE51" w:rsidR="00CA0FAE" w:rsidRPr="007A0FF1" w:rsidDel="003306A3" w:rsidRDefault="00DF3755">
      <w:pPr>
        <w:shd w:val="clear" w:color="auto" w:fill="FFFFFF"/>
        <w:spacing w:before="120" w:line="340" w:lineRule="auto"/>
        <w:jc w:val="both"/>
        <w:rPr>
          <w:del w:id="99" w:author="DPO Outsourcia" w:date="2024-06-24T14:56:00Z"/>
          <w:rFonts w:ascii="Aptos" w:eastAsia="Calibri" w:hAnsi="Aptos" w:cs="Calibri"/>
          <w:highlight w:val="yellow"/>
        </w:rPr>
      </w:pPr>
      <w:del w:id="100" w:author="DPO Outsourcia" w:date="2024-06-24T14:56:00Z">
        <w:r w:rsidRPr="007A0FF1" w:rsidDel="003306A3">
          <w:rPr>
            <w:rFonts w:ascii="Aptos" w:eastAsia="Calibri" w:hAnsi="Aptos" w:cs="Calibri"/>
            <w:highlight w:val="yellow"/>
          </w:rPr>
          <w:delText>Measures for ensuring data minimisation</w:delText>
        </w:r>
      </w:del>
    </w:p>
    <w:p w14:paraId="000000E7" w14:textId="579F3563" w:rsidR="00CA0FAE" w:rsidRPr="007A0FF1" w:rsidDel="003306A3" w:rsidRDefault="00DF3755">
      <w:pPr>
        <w:shd w:val="clear" w:color="auto" w:fill="FFFFFF"/>
        <w:spacing w:before="120" w:line="340" w:lineRule="auto"/>
        <w:jc w:val="both"/>
        <w:rPr>
          <w:del w:id="101" w:author="DPO Outsourcia" w:date="2024-06-24T14:56:00Z"/>
          <w:rFonts w:ascii="Aptos" w:eastAsia="Calibri" w:hAnsi="Aptos" w:cs="Calibri"/>
          <w:highlight w:val="yellow"/>
        </w:rPr>
      </w:pPr>
      <w:del w:id="102" w:author="DPO Outsourcia" w:date="2024-06-24T14:56:00Z">
        <w:r w:rsidRPr="007A0FF1" w:rsidDel="003306A3">
          <w:rPr>
            <w:rFonts w:ascii="Aptos" w:eastAsia="Calibri" w:hAnsi="Aptos" w:cs="Calibri"/>
            <w:highlight w:val="yellow"/>
          </w:rPr>
          <w:delText>Measures for ensuring data quality</w:delText>
        </w:r>
      </w:del>
    </w:p>
    <w:p w14:paraId="000000E8" w14:textId="70366D70" w:rsidR="00CA0FAE" w:rsidRPr="007A0FF1" w:rsidDel="003306A3" w:rsidRDefault="00DF3755">
      <w:pPr>
        <w:shd w:val="clear" w:color="auto" w:fill="FFFFFF"/>
        <w:spacing w:before="120" w:line="340" w:lineRule="auto"/>
        <w:jc w:val="both"/>
        <w:rPr>
          <w:del w:id="103" w:author="DPO Outsourcia" w:date="2024-06-24T14:56:00Z"/>
          <w:rFonts w:ascii="Aptos" w:eastAsia="Calibri" w:hAnsi="Aptos" w:cs="Calibri"/>
          <w:highlight w:val="yellow"/>
        </w:rPr>
      </w:pPr>
      <w:del w:id="104" w:author="DPO Outsourcia" w:date="2024-06-24T14:56:00Z">
        <w:r w:rsidRPr="007A0FF1" w:rsidDel="003306A3">
          <w:rPr>
            <w:rFonts w:ascii="Aptos" w:eastAsia="Calibri" w:hAnsi="Aptos" w:cs="Calibri"/>
            <w:highlight w:val="yellow"/>
          </w:rPr>
          <w:delText>Measures for ensuring limited data retention</w:delText>
        </w:r>
      </w:del>
    </w:p>
    <w:p w14:paraId="000000E9" w14:textId="7B588B6B" w:rsidR="00CA0FAE" w:rsidRPr="007A0FF1" w:rsidDel="003306A3" w:rsidRDefault="00DF3755">
      <w:pPr>
        <w:shd w:val="clear" w:color="auto" w:fill="FFFFFF"/>
        <w:spacing w:before="120" w:line="340" w:lineRule="auto"/>
        <w:jc w:val="both"/>
        <w:rPr>
          <w:del w:id="105" w:author="DPO Outsourcia" w:date="2024-06-24T14:56:00Z"/>
          <w:rFonts w:ascii="Aptos" w:eastAsia="Calibri" w:hAnsi="Aptos" w:cs="Calibri"/>
          <w:highlight w:val="yellow"/>
        </w:rPr>
      </w:pPr>
      <w:del w:id="106" w:author="DPO Outsourcia" w:date="2024-06-24T14:56:00Z">
        <w:r w:rsidRPr="007A0FF1" w:rsidDel="003306A3">
          <w:rPr>
            <w:rFonts w:ascii="Aptos" w:eastAsia="Calibri" w:hAnsi="Aptos" w:cs="Calibri"/>
            <w:highlight w:val="yellow"/>
          </w:rPr>
          <w:delText>Measures for ensuring accountability</w:delText>
        </w:r>
      </w:del>
    </w:p>
    <w:p w14:paraId="000000EA" w14:textId="301052E9" w:rsidR="00CA0FAE" w:rsidRPr="007A0FF1" w:rsidDel="003306A3" w:rsidRDefault="00DF3755">
      <w:pPr>
        <w:shd w:val="clear" w:color="auto" w:fill="FFFFFF"/>
        <w:spacing w:before="120" w:line="340" w:lineRule="auto"/>
        <w:jc w:val="both"/>
        <w:rPr>
          <w:del w:id="107" w:author="DPO Outsourcia" w:date="2024-06-24T14:56:00Z"/>
          <w:rFonts w:ascii="Aptos" w:eastAsia="Calibri" w:hAnsi="Aptos" w:cs="Calibri"/>
          <w:highlight w:val="yellow"/>
        </w:rPr>
      </w:pPr>
      <w:del w:id="108" w:author="DPO Outsourcia" w:date="2024-06-24T14:56:00Z">
        <w:r w:rsidRPr="007A0FF1" w:rsidDel="003306A3">
          <w:rPr>
            <w:rFonts w:ascii="Aptos" w:eastAsia="Calibri" w:hAnsi="Aptos" w:cs="Calibri"/>
            <w:highlight w:val="yellow"/>
          </w:rPr>
          <w:delText>Measures for allowing data portability and ensuring erasure]</w:delText>
        </w:r>
      </w:del>
    </w:p>
    <w:p w14:paraId="000000EB" w14:textId="06628576" w:rsidR="00CA0FAE" w:rsidRPr="007A0FF1" w:rsidDel="003306A3" w:rsidRDefault="00DF3755">
      <w:pPr>
        <w:shd w:val="clear" w:color="auto" w:fill="FFFFFF"/>
        <w:spacing w:before="120" w:line="340" w:lineRule="auto"/>
        <w:jc w:val="both"/>
        <w:rPr>
          <w:del w:id="109" w:author="DPO Outsourcia" w:date="2024-06-24T14:56:00Z"/>
          <w:rFonts w:ascii="Aptos" w:eastAsia="Calibri" w:hAnsi="Aptos" w:cs="Calibri"/>
          <w:highlight w:val="yellow"/>
        </w:rPr>
      </w:pPr>
      <w:del w:id="110" w:author="DPO Outsourcia" w:date="2024-06-24T14:56:00Z">
        <w:r w:rsidRPr="007A0FF1" w:rsidDel="003306A3">
          <w:rPr>
            <w:rFonts w:ascii="Aptos" w:eastAsia="Calibri" w:hAnsi="Aptos" w:cs="Calibri"/>
            <w:highlight w:val="yellow"/>
          </w:rPr>
          <w:delText>For transfers to (sub-) processors, also describe the specific technical and organisational measures to be taken by the (sub-) processor to be able to provide assistance to the controller and, for transfers from a processor to a sub-processor, to the data exporter</w:delText>
        </w:r>
      </w:del>
    </w:p>
    <w:p w14:paraId="000000EC" w14:textId="713E1405" w:rsidR="00CA0FAE" w:rsidRPr="004206AC" w:rsidDel="003306A3" w:rsidRDefault="00DF3755">
      <w:pPr>
        <w:shd w:val="clear" w:color="auto" w:fill="FFFFFF"/>
        <w:spacing w:before="120" w:line="340" w:lineRule="auto"/>
        <w:jc w:val="both"/>
        <w:rPr>
          <w:del w:id="111" w:author="DPO Outsourcia" w:date="2024-06-24T14:56:00Z"/>
          <w:rFonts w:ascii="Aptos" w:eastAsia="Calibri" w:hAnsi="Aptos" w:cs="Calibri"/>
        </w:rPr>
      </w:pPr>
      <w:del w:id="112" w:author="DPO Outsourcia" w:date="2024-06-24T14:56:00Z">
        <w:r w:rsidRPr="007A0FF1" w:rsidDel="003306A3">
          <w:rPr>
            <w:rFonts w:ascii="Aptos" w:eastAsia="Calibri" w:hAnsi="Aptos" w:cs="Calibri"/>
            <w:highlight w:val="yellow"/>
          </w:rPr>
          <w:delText>…</w:delText>
        </w:r>
      </w:del>
    </w:p>
    <w:p w14:paraId="000000ED" w14:textId="7592EE96" w:rsidR="00CA0FAE" w:rsidRPr="004206AC" w:rsidRDefault="00DF3755">
      <w:pPr>
        <w:jc w:val="center"/>
        <w:rPr>
          <w:rFonts w:ascii="Aptos" w:eastAsia="Calibri" w:hAnsi="Aptos" w:cs="Calibri"/>
        </w:rPr>
      </w:pPr>
      <w:del w:id="113" w:author="DPO Outsourcia" w:date="2024-06-24T14:56:00Z">
        <w:r w:rsidRPr="004206AC" w:rsidDel="003306A3">
          <w:rPr>
            <w:rFonts w:ascii="Aptos" w:eastAsia="Calibri" w:hAnsi="Aptos" w:cs="Calibri"/>
          </w:rPr>
          <w:delText xml:space="preserve"> </w:delText>
        </w:r>
      </w:del>
    </w:p>
    <w:p w14:paraId="000000EE"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EF"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0"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1"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2" w14:textId="77777777" w:rsidR="00CA0FAE" w:rsidRDefault="00DF3755">
      <w:pPr>
        <w:jc w:val="center"/>
        <w:rPr>
          <w:rFonts w:ascii="Aptos" w:eastAsia="Calibri" w:hAnsi="Aptos" w:cs="Calibri"/>
          <w:b/>
        </w:rPr>
      </w:pPr>
      <w:r w:rsidRPr="004206AC">
        <w:rPr>
          <w:rFonts w:ascii="Aptos" w:eastAsia="Calibri" w:hAnsi="Aptos" w:cs="Calibri"/>
          <w:b/>
        </w:rPr>
        <w:t xml:space="preserve"> </w:t>
      </w:r>
    </w:p>
    <w:p w14:paraId="74EB3D03" w14:textId="77777777" w:rsidR="004206AC" w:rsidRDefault="004206AC">
      <w:pPr>
        <w:jc w:val="center"/>
        <w:rPr>
          <w:rFonts w:ascii="Aptos" w:eastAsia="Calibri" w:hAnsi="Aptos" w:cs="Calibri"/>
          <w:b/>
        </w:rPr>
      </w:pPr>
    </w:p>
    <w:p w14:paraId="68198E64" w14:textId="77777777" w:rsidR="004206AC" w:rsidRDefault="004206AC">
      <w:pPr>
        <w:jc w:val="center"/>
        <w:rPr>
          <w:rFonts w:ascii="Aptos" w:eastAsia="Calibri" w:hAnsi="Aptos" w:cs="Calibri"/>
          <w:b/>
        </w:rPr>
      </w:pPr>
    </w:p>
    <w:p w14:paraId="237E2C6A" w14:textId="77777777" w:rsidR="004206AC" w:rsidRPr="004206AC" w:rsidRDefault="004206AC">
      <w:pPr>
        <w:jc w:val="center"/>
        <w:rPr>
          <w:rFonts w:ascii="Aptos" w:eastAsia="Calibri" w:hAnsi="Aptos" w:cs="Calibri"/>
          <w:b/>
        </w:rPr>
      </w:pPr>
    </w:p>
    <w:p w14:paraId="000000F3"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4"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5"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6"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7"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8"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9" w14:textId="77777777" w:rsidR="00CA0FAE" w:rsidRPr="004206AC" w:rsidRDefault="00DF3755">
      <w:pPr>
        <w:jc w:val="center"/>
        <w:rPr>
          <w:rFonts w:ascii="Aptos" w:eastAsia="Calibri" w:hAnsi="Aptos" w:cs="Calibri"/>
          <w:b/>
        </w:rPr>
      </w:pPr>
      <w:r w:rsidRPr="004206AC">
        <w:rPr>
          <w:rFonts w:ascii="Aptos" w:eastAsia="Calibri" w:hAnsi="Aptos" w:cs="Calibri"/>
          <w:b/>
        </w:rPr>
        <w:lastRenderedPageBreak/>
        <w:t xml:space="preserve"> </w:t>
      </w:r>
    </w:p>
    <w:p w14:paraId="000000FA"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B"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C"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D"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E"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0FF"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100" w14:textId="77777777" w:rsidR="00CA0FAE" w:rsidRPr="004206AC" w:rsidRDefault="00CA0FAE">
      <w:pPr>
        <w:jc w:val="center"/>
        <w:rPr>
          <w:rFonts w:ascii="Aptos" w:eastAsia="Calibri" w:hAnsi="Aptos" w:cs="Calibri"/>
          <w:b/>
        </w:rPr>
      </w:pPr>
    </w:p>
    <w:p w14:paraId="00000101"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102"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103"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104"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w:t>
      </w:r>
    </w:p>
    <w:p w14:paraId="00000105" w14:textId="77777777" w:rsidR="00CA0FAE" w:rsidRPr="004206AC" w:rsidRDefault="00CA0FAE">
      <w:pPr>
        <w:rPr>
          <w:rFonts w:ascii="Aptos" w:eastAsia="Calibri" w:hAnsi="Aptos" w:cs="Calibri"/>
          <w:b/>
        </w:rPr>
      </w:pPr>
    </w:p>
    <w:p w14:paraId="00000106" w14:textId="77777777" w:rsidR="00CA0FAE" w:rsidRPr="004206AC" w:rsidRDefault="00DF3755">
      <w:pPr>
        <w:jc w:val="center"/>
        <w:rPr>
          <w:rFonts w:ascii="Aptos" w:eastAsia="Calibri" w:hAnsi="Aptos" w:cs="Calibri"/>
          <w:b/>
        </w:rPr>
      </w:pPr>
      <w:r w:rsidRPr="004206AC">
        <w:rPr>
          <w:rFonts w:ascii="Aptos" w:eastAsia="Calibri" w:hAnsi="Aptos" w:cs="Calibri"/>
          <w:b/>
        </w:rPr>
        <w:t xml:space="preserve"> ANNEX D</w:t>
      </w:r>
    </w:p>
    <w:p w14:paraId="00000108" w14:textId="77777777" w:rsidR="00CA0FAE" w:rsidRDefault="00DF3755">
      <w:pPr>
        <w:spacing w:before="120" w:after="120"/>
        <w:jc w:val="center"/>
        <w:rPr>
          <w:rFonts w:ascii="Aptos" w:eastAsia="Calibri" w:hAnsi="Aptos" w:cs="Calibri"/>
          <w:b/>
        </w:rPr>
      </w:pPr>
      <w:r w:rsidRPr="004206AC">
        <w:rPr>
          <w:rFonts w:ascii="Aptos" w:eastAsia="Calibri" w:hAnsi="Aptos" w:cs="Calibri"/>
          <w:b/>
        </w:rPr>
        <w:t xml:space="preserve"> C-to-P TRANSFER CLAUSES</w:t>
      </w:r>
    </w:p>
    <w:p w14:paraId="47C4BEAD" w14:textId="77777777" w:rsidR="004206AC" w:rsidRPr="004206AC" w:rsidRDefault="004206AC">
      <w:pPr>
        <w:spacing w:before="120" w:after="120"/>
        <w:jc w:val="center"/>
        <w:rPr>
          <w:rFonts w:ascii="Aptos" w:eastAsia="Calibri" w:hAnsi="Aptos" w:cs="Calibri"/>
          <w:b/>
        </w:rPr>
      </w:pPr>
    </w:p>
    <w:p w14:paraId="00000109" w14:textId="77777777" w:rsidR="00CA0FAE" w:rsidRPr="004206AC" w:rsidRDefault="00DF3755">
      <w:pPr>
        <w:spacing w:after="160" w:line="256" w:lineRule="auto"/>
        <w:jc w:val="both"/>
        <w:rPr>
          <w:rFonts w:ascii="Aptos" w:eastAsia="Calibri" w:hAnsi="Aptos" w:cs="Calibri"/>
          <w:b/>
        </w:rPr>
      </w:pPr>
      <w:r w:rsidRPr="004206AC">
        <w:rPr>
          <w:rFonts w:ascii="Aptos" w:eastAsia="Calibri" w:hAnsi="Aptos" w:cs="Calibri"/>
          <w:b/>
        </w:rPr>
        <w:t>GENERAL</w:t>
      </w:r>
    </w:p>
    <w:p w14:paraId="0000010A" w14:textId="77777777" w:rsidR="00CA0FAE" w:rsidRPr="004206AC" w:rsidRDefault="00DF3755">
      <w:pPr>
        <w:shd w:val="clear" w:color="auto" w:fill="FFFFFF"/>
        <w:spacing w:after="160"/>
        <w:jc w:val="both"/>
        <w:rPr>
          <w:rFonts w:ascii="Aptos" w:eastAsia="Calibri" w:hAnsi="Aptos" w:cs="Calibri"/>
          <w:color w:val="404040"/>
        </w:rPr>
      </w:pPr>
      <w:r w:rsidRPr="004206AC">
        <w:rPr>
          <w:rFonts w:ascii="Aptos" w:eastAsia="Calibri" w:hAnsi="Aptos" w:cs="Calibri"/>
          <w:color w:val="404040"/>
        </w:rPr>
        <w:t>According to the General Data Protection Regulation (GDPR), contractual clauses ensuring appropriate data protection safeguards can be used as a ground for data transfers from the EU to third countries. This includes model contract clauses – so-called standard contractual clauses (SCCs) – that have been “pre-approved” by the European Commission.</w:t>
      </w:r>
    </w:p>
    <w:p w14:paraId="0000010B" w14:textId="77777777" w:rsidR="00CA0FAE" w:rsidRPr="004206AC" w:rsidRDefault="00DF3755">
      <w:pPr>
        <w:shd w:val="clear" w:color="auto" w:fill="FFFFFF"/>
        <w:spacing w:after="160"/>
        <w:jc w:val="both"/>
        <w:rPr>
          <w:rFonts w:ascii="Aptos" w:eastAsia="Calibri" w:hAnsi="Aptos" w:cs="Calibri"/>
          <w:color w:val="404040"/>
        </w:rPr>
      </w:pPr>
      <w:r w:rsidRPr="004206AC">
        <w:rPr>
          <w:rFonts w:ascii="Aptos" w:eastAsia="Calibri" w:hAnsi="Aptos" w:cs="Calibri"/>
          <w:color w:val="404040"/>
        </w:rPr>
        <w:t xml:space="preserve">On </w:t>
      </w:r>
      <w:hyperlink r:id="rId10">
        <w:r w:rsidRPr="004206AC">
          <w:rPr>
            <w:rFonts w:ascii="Aptos" w:eastAsia="Calibri" w:hAnsi="Aptos" w:cs="Calibri"/>
            <w:color w:val="004494"/>
            <w:u w:val="single"/>
          </w:rPr>
          <w:t>4 June 2021</w:t>
        </w:r>
      </w:hyperlink>
      <w:r w:rsidRPr="004206AC">
        <w:rPr>
          <w:rFonts w:ascii="Aptos" w:eastAsia="Calibri" w:hAnsi="Aptos" w:cs="Calibri"/>
          <w:color w:val="404040"/>
        </w:rPr>
        <w:t>, the European Commission issued modernized standard contractual clauses under the GDPR for data transfers from controllers or processors in the EU/EEA (or otherwise subject to the GDPR) to controllers or processors established outside the EU/EEA (and not subject to the GDPR):</w:t>
      </w:r>
    </w:p>
    <w:p w14:paraId="0000010C" w14:textId="77777777" w:rsidR="00CA0FAE" w:rsidRPr="004206AC" w:rsidRDefault="00DF3755">
      <w:pPr>
        <w:shd w:val="clear" w:color="auto" w:fill="FFFFFF"/>
        <w:spacing w:after="160"/>
        <w:rPr>
          <w:rFonts w:ascii="Aptos" w:eastAsia="Calibri" w:hAnsi="Aptos" w:cs="Calibri"/>
          <w:b/>
        </w:rPr>
      </w:pPr>
      <w:r w:rsidRPr="004206AC">
        <w:rPr>
          <w:rFonts w:ascii="Aptos" w:eastAsia="Calibri" w:hAnsi="Aptos" w:cs="Calibri"/>
          <w:color w:val="404040"/>
        </w:rPr>
        <w:t xml:space="preserve">These modernized SCCs will replace the three sets of SCCs that were adopted under the previous Data Protection Directive 95/46., and available here: </w:t>
      </w:r>
      <w:hyperlink r:id="rId11">
        <w:r w:rsidRPr="004206AC">
          <w:rPr>
            <w:rFonts w:ascii="Aptos" w:eastAsia="Calibri" w:hAnsi="Aptos" w:cs="Calibri"/>
            <w:color w:val="1155CC"/>
            <w:u w:val="single"/>
          </w:rPr>
          <w:t>https://eur-lex.europa.eu/eli/dec_impl/2021/914/oj?uri=CELEX%3A32021D0914&amp;locale=en</w:t>
        </w:r>
      </w:hyperlink>
      <w:r w:rsidRPr="004206AC">
        <w:rPr>
          <w:rFonts w:ascii="Aptos" w:eastAsia="Calibri" w:hAnsi="Aptos" w:cs="Calibri"/>
          <w:color w:val="404040"/>
        </w:rPr>
        <w:t xml:space="preserve">  </w:t>
      </w:r>
    </w:p>
    <w:p w14:paraId="5454B3E9" w14:textId="77777777" w:rsidR="00F71B1C" w:rsidRPr="004206AC" w:rsidRDefault="00DF3755" w:rsidP="00F71B1C">
      <w:pPr>
        <w:spacing w:after="160" w:line="256" w:lineRule="auto"/>
        <w:jc w:val="both"/>
        <w:rPr>
          <w:rFonts w:ascii="Aptos" w:eastAsia="Calibri" w:hAnsi="Aptos" w:cs="Calibri"/>
          <w:b/>
        </w:rPr>
      </w:pPr>
      <w:r w:rsidRPr="004206AC">
        <w:rPr>
          <w:rFonts w:ascii="Aptos" w:eastAsia="Calibri" w:hAnsi="Aptos" w:cs="Calibri"/>
          <w:b/>
        </w:rPr>
        <w:t xml:space="preserve"> </w:t>
      </w:r>
    </w:p>
    <w:p w14:paraId="0000010E" w14:textId="1225EF29" w:rsidR="00CA0FAE" w:rsidRPr="004206AC" w:rsidRDefault="00DF3755" w:rsidP="00F71B1C">
      <w:pPr>
        <w:spacing w:after="160" w:line="256" w:lineRule="auto"/>
        <w:jc w:val="both"/>
        <w:rPr>
          <w:rFonts w:ascii="Aptos" w:eastAsia="Calibri" w:hAnsi="Aptos" w:cs="Calibri"/>
          <w:b/>
        </w:rPr>
      </w:pPr>
      <w:r w:rsidRPr="004206AC">
        <w:rPr>
          <w:rFonts w:ascii="Aptos" w:eastAsia="Calibri" w:hAnsi="Aptos" w:cs="Calibri"/>
          <w:b/>
        </w:rPr>
        <w:t>SECTION I</w:t>
      </w:r>
    </w:p>
    <w:p w14:paraId="0000010F" w14:textId="77777777" w:rsidR="00CA0FAE" w:rsidRPr="004206AC" w:rsidRDefault="00DF3755">
      <w:pPr>
        <w:spacing w:after="160" w:line="254" w:lineRule="auto"/>
        <w:rPr>
          <w:rFonts w:ascii="Aptos" w:eastAsia="Calibri" w:hAnsi="Aptos" w:cs="Calibri"/>
          <w:b/>
          <w:i/>
        </w:rPr>
      </w:pPr>
      <w:r w:rsidRPr="004206AC">
        <w:rPr>
          <w:rFonts w:ascii="Aptos" w:eastAsia="Calibri" w:hAnsi="Aptos" w:cs="Calibri"/>
          <w:b/>
          <w:i/>
        </w:rPr>
        <w:t>Clause 1</w:t>
      </w:r>
    </w:p>
    <w:p w14:paraId="00000110" w14:textId="77777777" w:rsidR="00CA0FAE" w:rsidRPr="004206AC" w:rsidRDefault="00DF3755">
      <w:pPr>
        <w:spacing w:after="160" w:line="254" w:lineRule="auto"/>
        <w:rPr>
          <w:rFonts w:ascii="Aptos" w:eastAsia="Calibri" w:hAnsi="Aptos" w:cs="Calibri"/>
          <w:b/>
        </w:rPr>
      </w:pPr>
      <w:r w:rsidRPr="004206AC">
        <w:rPr>
          <w:rFonts w:ascii="Aptos" w:eastAsia="Calibri" w:hAnsi="Aptos" w:cs="Calibri"/>
          <w:b/>
        </w:rPr>
        <w:t>Purpose and scope</w:t>
      </w:r>
    </w:p>
    <w:p w14:paraId="00000111"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(a)      The purpose of these standard contractual clauses is to ensure compliance with the requirements of Regulation (EU) 2016/679 of the European Parliament and of the Council of 27 April 2016 on the protection of natural persons with regard to the processing of personal data and on the free movement of such data (General Data Protection Regulation) ([1]) for the transfer of data to a third country.</w:t>
      </w:r>
    </w:p>
    <w:p w14:paraId="00000112" w14:textId="77777777" w:rsidR="00CA0FAE" w:rsidRPr="004206AC" w:rsidRDefault="00DF3755">
      <w:pPr>
        <w:spacing w:after="160" w:line="254" w:lineRule="auto"/>
        <w:ind w:left="720"/>
        <w:jc w:val="both"/>
        <w:rPr>
          <w:rFonts w:ascii="Aptos" w:eastAsia="Calibri" w:hAnsi="Aptos" w:cs="Calibri"/>
        </w:rPr>
      </w:pPr>
      <w:r w:rsidRPr="004206AC">
        <w:rPr>
          <w:rFonts w:ascii="Aptos" w:eastAsia="Calibri" w:hAnsi="Aptos" w:cs="Calibri"/>
        </w:rPr>
        <w:lastRenderedPageBreak/>
        <w:t>(b)       The Parties:</w:t>
      </w:r>
    </w:p>
    <w:p w14:paraId="00000113" w14:textId="77777777"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(i)         the natural or legal person(s), public authority/ies, agency/ies or other body/ies (hereinafter ‘entity/ies’) transferring the personal data, as listed in Annex I.A (hereinafter each ‘data exporter’), and</w:t>
      </w:r>
    </w:p>
    <w:p w14:paraId="00000114" w14:textId="77777777"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(ii)     the entity/ies in a third country receiving the personal data from the data exporter, directly or indirectly via another entity also Party to these Clauses, as listed in Annex I.A (hereinafter each ‘data importer’)</w:t>
      </w:r>
    </w:p>
    <w:p w14:paraId="00000115" w14:textId="77777777" w:rsidR="00CA0FAE" w:rsidRPr="004206AC" w:rsidRDefault="00DF3755">
      <w:pPr>
        <w:spacing w:after="160" w:line="254" w:lineRule="auto"/>
        <w:ind w:firstLine="720"/>
        <w:jc w:val="both"/>
        <w:rPr>
          <w:rFonts w:ascii="Aptos" w:eastAsia="Calibri" w:hAnsi="Aptos" w:cs="Calibri"/>
        </w:rPr>
      </w:pPr>
      <w:r w:rsidRPr="004206AC">
        <w:rPr>
          <w:rFonts w:ascii="Aptos" w:eastAsia="Calibri" w:hAnsi="Aptos" w:cs="Calibri"/>
        </w:rPr>
        <w:t>have agreed to these standard contractual clauses (hereinafter: ‘Clauses’).</w:t>
      </w:r>
    </w:p>
    <w:p w14:paraId="00000116"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(c)       These Clauses apply with respect to the transfer of personal data as specified in Annex I.B.</w:t>
      </w:r>
    </w:p>
    <w:p w14:paraId="00000117"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(d)      The Appendix to these Clauses containing the Annexes referred to therein forms an integral part of these Clauses.</w:t>
      </w:r>
    </w:p>
    <w:p w14:paraId="16A51F00" w14:textId="77777777" w:rsidR="004206AC" w:rsidRDefault="004206AC">
      <w:pPr>
        <w:spacing w:after="160" w:line="254" w:lineRule="auto"/>
        <w:jc w:val="both"/>
        <w:rPr>
          <w:rFonts w:ascii="Aptos" w:eastAsia="Calibri" w:hAnsi="Aptos" w:cs="Calibri"/>
          <w:b/>
          <w:i/>
        </w:rPr>
      </w:pPr>
    </w:p>
    <w:p w14:paraId="00000118" w14:textId="61D3D527"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2</w:t>
      </w:r>
    </w:p>
    <w:p w14:paraId="00000119"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Effect and invariability of the Clauses</w:t>
      </w:r>
    </w:p>
    <w:p w14:paraId="0000011A"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(a)        These Clauses set out appropriate safeguards, including enforceable data subject rights and effective legal remedies, pursuant to Article 46(1) and Article 46(2)(c) of Regulation (EU) 2016/679 and, with respect to data transfers from controllers to processors and/or processors to processors, standard contractual clauses pursuant to Article 28(7) of Regulation (EU) 2016/679, provided they are not modified, except to select the appropriate Module(s) or to add or update information in the Appendix. This does not prevent the Parties from including the standard contractual clauses laid down in these Clauses in a wider contract and/or to add other clauses or additional safeguards, provided that they do not contradict, directly or indirectly, these Clauses or prejudice the fundamental rights or freedoms of data subjects.</w:t>
      </w:r>
    </w:p>
    <w:p w14:paraId="0000011B"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(b)       These Clauses are without prejudice to obligations to which the data exporter is subject by virtue of Regulation (EU) 2016/679.</w:t>
      </w:r>
    </w:p>
    <w:p w14:paraId="0000011C" w14:textId="77777777"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3</w:t>
      </w:r>
    </w:p>
    <w:p w14:paraId="0000011D"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Third-party beneficiaries</w:t>
      </w:r>
    </w:p>
    <w:p w14:paraId="0000011E"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(a)        Data subjects may invoke and enforce these Clauses, as third-party beneficiaries, against the data exporter and/or data importer, with the following exceptions:</w:t>
      </w:r>
    </w:p>
    <w:p w14:paraId="0000011F" w14:textId="77777777" w:rsidR="00CA0FAE" w:rsidRPr="004206AC" w:rsidRDefault="00DF3755">
      <w:pPr>
        <w:spacing w:after="160" w:line="254" w:lineRule="auto"/>
        <w:ind w:firstLine="720"/>
        <w:jc w:val="both"/>
        <w:rPr>
          <w:rFonts w:ascii="Aptos" w:eastAsia="Calibri" w:hAnsi="Aptos" w:cs="Calibri"/>
        </w:rPr>
      </w:pPr>
      <w:r w:rsidRPr="004206AC">
        <w:rPr>
          <w:rFonts w:ascii="Aptos" w:eastAsia="Calibri" w:hAnsi="Aptos" w:cs="Calibri"/>
        </w:rPr>
        <w:t>(i)        Clause 1, Clause 2, Clause 3, Clause 6, Clause 7;</w:t>
      </w:r>
    </w:p>
    <w:p w14:paraId="00000120" w14:textId="77777777"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 xml:space="preserve">(ii)       Clause 8.1(b), 8.9(a), (c), (d) and (e); </w:t>
      </w:r>
    </w:p>
    <w:p w14:paraId="00000121" w14:textId="77777777"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 xml:space="preserve">(iii)      Clause 9(a), (c), (d) and (e); </w:t>
      </w:r>
    </w:p>
    <w:p w14:paraId="00000122" w14:textId="77777777"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(iv)      Clause 12(a), (d) and (f);</w:t>
      </w:r>
    </w:p>
    <w:p w14:paraId="00000123" w14:textId="77777777" w:rsidR="00CA0FAE" w:rsidRPr="004206AC" w:rsidRDefault="00DF3755">
      <w:pPr>
        <w:spacing w:after="160" w:line="254" w:lineRule="auto"/>
        <w:ind w:firstLine="720"/>
        <w:jc w:val="both"/>
        <w:rPr>
          <w:rFonts w:ascii="Aptos" w:eastAsia="Calibri" w:hAnsi="Aptos" w:cs="Calibri"/>
        </w:rPr>
      </w:pPr>
      <w:r w:rsidRPr="004206AC">
        <w:rPr>
          <w:rFonts w:ascii="Aptos" w:eastAsia="Calibri" w:hAnsi="Aptos" w:cs="Calibri"/>
        </w:rPr>
        <w:lastRenderedPageBreak/>
        <w:t>(v)       Clause 13;</w:t>
      </w:r>
    </w:p>
    <w:p w14:paraId="00000124" w14:textId="77777777" w:rsidR="00CA0FAE" w:rsidRPr="004206AC" w:rsidRDefault="00DF3755">
      <w:pPr>
        <w:spacing w:after="160" w:line="254" w:lineRule="auto"/>
        <w:ind w:firstLine="720"/>
        <w:jc w:val="both"/>
        <w:rPr>
          <w:rFonts w:ascii="Aptos" w:eastAsia="Calibri" w:hAnsi="Aptos" w:cs="Calibri"/>
        </w:rPr>
      </w:pPr>
      <w:r w:rsidRPr="004206AC">
        <w:rPr>
          <w:rFonts w:ascii="Aptos" w:eastAsia="Calibri" w:hAnsi="Aptos" w:cs="Calibri"/>
        </w:rPr>
        <w:t>(vi)      Clause 15.1(c), (d) and (e);</w:t>
      </w:r>
    </w:p>
    <w:p w14:paraId="00000125" w14:textId="77777777" w:rsidR="00CA0FAE" w:rsidRPr="004206AC" w:rsidRDefault="00DF3755">
      <w:pPr>
        <w:spacing w:after="160" w:line="254" w:lineRule="auto"/>
        <w:ind w:firstLine="720"/>
        <w:jc w:val="both"/>
        <w:rPr>
          <w:rFonts w:ascii="Aptos" w:eastAsia="Calibri" w:hAnsi="Aptos" w:cs="Calibri"/>
        </w:rPr>
      </w:pPr>
      <w:r w:rsidRPr="004206AC">
        <w:rPr>
          <w:rFonts w:ascii="Aptos" w:eastAsia="Calibri" w:hAnsi="Aptos" w:cs="Calibri"/>
        </w:rPr>
        <w:t>(vii)     Clause 16(e);</w:t>
      </w:r>
    </w:p>
    <w:p w14:paraId="00000126" w14:textId="77777777"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(viii)    Clause 18(a) and (b).</w:t>
      </w:r>
    </w:p>
    <w:p w14:paraId="00000127"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(b)       Paragraph (a) is without prejudice to rights of data subjects under Regulation (EU) 2016/679.</w:t>
      </w:r>
    </w:p>
    <w:p w14:paraId="20F921F4" w14:textId="77777777" w:rsidR="004206AC" w:rsidRDefault="004206AC">
      <w:pPr>
        <w:spacing w:after="160" w:line="254" w:lineRule="auto"/>
        <w:jc w:val="both"/>
        <w:rPr>
          <w:rFonts w:ascii="Aptos" w:eastAsia="Calibri" w:hAnsi="Aptos" w:cs="Calibri"/>
          <w:b/>
          <w:i/>
        </w:rPr>
      </w:pPr>
    </w:p>
    <w:p w14:paraId="3D853C5F" w14:textId="77777777" w:rsidR="004206AC" w:rsidRDefault="004206AC">
      <w:pPr>
        <w:spacing w:after="160" w:line="254" w:lineRule="auto"/>
        <w:jc w:val="both"/>
        <w:rPr>
          <w:rFonts w:ascii="Aptos" w:eastAsia="Calibri" w:hAnsi="Aptos" w:cs="Calibri"/>
          <w:b/>
          <w:i/>
        </w:rPr>
      </w:pPr>
    </w:p>
    <w:p w14:paraId="66659C27" w14:textId="77777777" w:rsidR="004206AC" w:rsidRDefault="004206AC">
      <w:pPr>
        <w:spacing w:after="160" w:line="254" w:lineRule="auto"/>
        <w:jc w:val="both"/>
        <w:rPr>
          <w:rFonts w:ascii="Aptos" w:eastAsia="Calibri" w:hAnsi="Aptos" w:cs="Calibri"/>
          <w:b/>
          <w:i/>
        </w:rPr>
      </w:pPr>
    </w:p>
    <w:p w14:paraId="00000128" w14:textId="3B69D6E3"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4</w:t>
      </w:r>
    </w:p>
    <w:p w14:paraId="00000129"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Interpretation</w:t>
      </w:r>
    </w:p>
    <w:p w14:paraId="0000012A"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(a)        Where these Clauses use terms that are defined in Regulation (EU) 2016/679, those terms shall have the same meaning as in that Regulation.</w:t>
      </w:r>
    </w:p>
    <w:p w14:paraId="0000012B"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(b)       These Clauses shall be read and interpreted in the light of the provisions of Regulation (EU) 2016/679.</w:t>
      </w:r>
    </w:p>
    <w:p w14:paraId="0000012C"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(c)        These Clauses shall not be interpreted in a way that conflicts with rights and obligations provided for in Regulation (EU) 2016/679.</w:t>
      </w:r>
    </w:p>
    <w:p w14:paraId="0000012D" w14:textId="77777777"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5</w:t>
      </w:r>
    </w:p>
    <w:p w14:paraId="0000012E"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Hierarchy</w:t>
      </w:r>
    </w:p>
    <w:p w14:paraId="0000012F" w14:textId="77777777" w:rsidR="00CA0FAE" w:rsidRPr="004206AC" w:rsidRDefault="00DF3755">
      <w:pPr>
        <w:spacing w:after="160" w:line="254" w:lineRule="auto"/>
        <w:jc w:val="both"/>
        <w:rPr>
          <w:rFonts w:ascii="Aptos" w:eastAsia="Calibri" w:hAnsi="Aptos" w:cs="Calibri"/>
        </w:rPr>
      </w:pPr>
      <w:r w:rsidRPr="004206AC">
        <w:rPr>
          <w:rFonts w:ascii="Aptos" w:eastAsia="Calibri" w:hAnsi="Aptos" w:cs="Calibri"/>
        </w:rPr>
        <w:t>In the event of a contradiction between these Clauses and the provisions of related agreements between the Parties, existing at the time these Clauses are agreed or entered into thereafter, these Clauses shall prevail.</w:t>
      </w:r>
    </w:p>
    <w:p w14:paraId="00000130" w14:textId="77777777"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6</w:t>
      </w:r>
    </w:p>
    <w:p w14:paraId="00000131"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Description of the transfer(s)</w:t>
      </w:r>
    </w:p>
    <w:p w14:paraId="00000132" w14:textId="77777777" w:rsidR="00CA0FAE" w:rsidRPr="004206AC" w:rsidRDefault="00DF3755">
      <w:pPr>
        <w:spacing w:after="160" w:line="254" w:lineRule="auto"/>
        <w:jc w:val="both"/>
        <w:rPr>
          <w:rFonts w:ascii="Aptos" w:eastAsia="Calibri" w:hAnsi="Aptos" w:cs="Calibri"/>
        </w:rPr>
      </w:pPr>
      <w:r w:rsidRPr="004206AC">
        <w:rPr>
          <w:rFonts w:ascii="Aptos" w:eastAsia="Calibri" w:hAnsi="Aptos" w:cs="Calibri"/>
        </w:rPr>
        <w:t>The details of the transfer(s), and in particular the categories of personal data that are transferred and the purpose(s) for which they are transferred, are specified in Annex I.B.</w:t>
      </w:r>
    </w:p>
    <w:p w14:paraId="00000133" w14:textId="77777777"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7 – Optional</w:t>
      </w:r>
    </w:p>
    <w:p w14:paraId="00000134"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Docking clause</w:t>
      </w:r>
    </w:p>
    <w:p w14:paraId="00000135" w14:textId="0DD4D173" w:rsidR="00CA0FAE" w:rsidRPr="004206AC" w:rsidRDefault="00DF3755" w:rsidP="00F71B1C">
      <w:pPr>
        <w:spacing w:after="160" w:line="254" w:lineRule="auto"/>
        <w:ind w:left="1260" w:hanging="540"/>
        <w:jc w:val="both"/>
        <w:rPr>
          <w:rFonts w:ascii="Aptos" w:eastAsia="Calibri" w:hAnsi="Aptos" w:cs="Calibri"/>
        </w:rPr>
      </w:pPr>
      <w:r w:rsidRPr="004206AC">
        <w:rPr>
          <w:rFonts w:ascii="Aptos" w:eastAsia="Calibri" w:hAnsi="Aptos" w:cs="Calibri"/>
        </w:rPr>
        <w:t>(a)       An entity that is not a Party to these Clauses may, with the agreement of the Parties, accede to these Clauses at any time, either as a data exporter or as a data importer, by completing the Appendix and signing Annex I.A.</w:t>
      </w:r>
    </w:p>
    <w:p w14:paraId="00000136" w14:textId="77777777" w:rsidR="00CA0FAE" w:rsidRPr="004206AC" w:rsidRDefault="00DF3755" w:rsidP="00F71B1C">
      <w:pPr>
        <w:spacing w:after="160" w:line="254" w:lineRule="auto"/>
        <w:ind w:left="1260" w:hanging="540"/>
        <w:jc w:val="both"/>
        <w:rPr>
          <w:rFonts w:ascii="Aptos" w:eastAsia="Calibri" w:hAnsi="Aptos" w:cs="Calibri"/>
        </w:rPr>
      </w:pPr>
      <w:r w:rsidRPr="004206AC">
        <w:rPr>
          <w:rFonts w:ascii="Aptos" w:eastAsia="Calibri" w:hAnsi="Aptos" w:cs="Calibri"/>
        </w:rPr>
        <w:lastRenderedPageBreak/>
        <w:t>(b)       Once it has completed the Appendix and signed Annex I.A, the acceding entity shall become a Party to these Clauses and have the rights and obligations of a data exporter or data importer in accordance with its designation in Annex I.A.</w:t>
      </w:r>
    </w:p>
    <w:p w14:paraId="00000137" w14:textId="3873D01E" w:rsidR="00CA0FAE" w:rsidRPr="004206AC" w:rsidRDefault="00DF3755" w:rsidP="00F71B1C">
      <w:pPr>
        <w:spacing w:after="160" w:line="254" w:lineRule="auto"/>
        <w:ind w:left="1260" w:hanging="540"/>
        <w:jc w:val="both"/>
        <w:rPr>
          <w:rFonts w:ascii="Aptos" w:eastAsia="Calibri" w:hAnsi="Aptos" w:cs="Calibri"/>
        </w:rPr>
      </w:pPr>
      <w:r w:rsidRPr="004206AC">
        <w:rPr>
          <w:rFonts w:ascii="Aptos" w:eastAsia="Calibri" w:hAnsi="Aptos" w:cs="Calibri"/>
        </w:rPr>
        <w:t>(c)       The acceding entity shall have no rights or obligations arising under these Clauses from the period prior to becoming a Party.</w:t>
      </w:r>
    </w:p>
    <w:p w14:paraId="00000138"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SECTION II – OBLIGATIONS OF THE PARTIES</w:t>
      </w:r>
    </w:p>
    <w:p w14:paraId="00000139" w14:textId="77777777"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8</w:t>
      </w:r>
    </w:p>
    <w:p w14:paraId="0000013A"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Data protection safeguards</w:t>
      </w:r>
    </w:p>
    <w:p w14:paraId="0000013B" w14:textId="77777777" w:rsidR="00CA0FAE" w:rsidRPr="004206AC" w:rsidRDefault="00DF3755">
      <w:pPr>
        <w:spacing w:after="160" w:line="254" w:lineRule="auto"/>
        <w:jc w:val="both"/>
        <w:rPr>
          <w:rFonts w:ascii="Aptos" w:eastAsia="Calibri" w:hAnsi="Aptos" w:cs="Calibri"/>
        </w:rPr>
      </w:pPr>
      <w:r w:rsidRPr="004206AC">
        <w:rPr>
          <w:rFonts w:ascii="Aptos" w:eastAsia="Calibri" w:hAnsi="Aptos" w:cs="Calibri"/>
        </w:rPr>
        <w:t>The data exporter warrants that it has used reasonable efforts to determine that the data importer is able, through the implementation of appropriate technical and organisational measures, to satisfy its obligations under these Clauses.</w:t>
      </w:r>
    </w:p>
    <w:p w14:paraId="07A70857" w14:textId="77777777" w:rsidR="004206AC" w:rsidRDefault="004206AC">
      <w:pPr>
        <w:shd w:val="clear" w:color="auto" w:fill="FFFFFF"/>
        <w:spacing w:before="240" w:after="120" w:line="340" w:lineRule="auto"/>
        <w:jc w:val="both"/>
        <w:rPr>
          <w:rFonts w:ascii="Aptos" w:eastAsia="Calibri" w:hAnsi="Aptos" w:cs="Calibri"/>
          <w:b/>
        </w:rPr>
      </w:pPr>
    </w:p>
    <w:p w14:paraId="0000013C" w14:textId="63246E44"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8.1   Instructions</w:t>
      </w:r>
    </w:p>
    <w:p w14:paraId="73CB9005" w14:textId="77777777" w:rsidR="00F71B1C"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(a)</w:t>
      </w:r>
      <w:r w:rsidRPr="004206AC">
        <w:rPr>
          <w:rFonts w:ascii="Aptos" w:eastAsia="Calibri" w:hAnsi="Aptos" w:cs="Calibri"/>
          <w:b/>
        </w:rPr>
        <w:t xml:space="preserve"> </w:t>
      </w:r>
      <w:r w:rsidRPr="004206AC">
        <w:rPr>
          <w:rFonts w:ascii="Aptos" w:eastAsia="Calibri" w:hAnsi="Aptos" w:cs="Calibri"/>
        </w:rPr>
        <w:t xml:space="preserve">      The data importer shall process the personal data only on documented instructions from the data exporter. The data exporter may give such instructions throughout the duration of the contract.</w:t>
      </w:r>
    </w:p>
    <w:p w14:paraId="0000013E" w14:textId="035876A0"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(b)       The data importer shall immediately inform the data exporter if it is unable to follow those instructions.</w:t>
      </w:r>
    </w:p>
    <w:p w14:paraId="0000013F"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8.2   Purpose limitation</w:t>
      </w:r>
    </w:p>
    <w:p w14:paraId="00000140" w14:textId="77777777" w:rsidR="00CA0FAE" w:rsidRPr="004206AC" w:rsidRDefault="00DF3755">
      <w:pPr>
        <w:shd w:val="clear" w:color="auto" w:fill="FFFFFF"/>
        <w:spacing w:before="120" w:line="340" w:lineRule="auto"/>
        <w:jc w:val="both"/>
        <w:rPr>
          <w:rFonts w:ascii="Aptos" w:eastAsia="Calibri" w:hAnsi="Aptos" w:cs="Calibri"/>
        </w:rPr>
      </w:pPr>
      <w:r w:rsidRPr="004206AC">
        <w:rPr>
          <w:rFonts w:ascii="Aptos" w:eastAsia="Calibri" w:hAnsi="Aptos" w:cs="Calibri"/>
        </w:rPr>
        <w:t>The data importer shall process the personal data only for the specific purpose(s) of the transfer, as set out in Annex I.B, unless on further instructions from the data exporter.</w:t>
      </w:r>
    </w:p>
    <w:p w14:paraId="00000141"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8.3   Transparency</w:t>
      </w:r>
    </w:p>
    <w:p w14:paraId="00000142" w14:textId="77777777" w:rsidR="00CA0FAE" w:rsidRPr="004206AC" w:rsidRDefault="00DF3755">
      <w:pPr>
        <w:shd w:val="clear" w:color="auto" w:fill="FFFFFF"/>
        <w:spacing w:before="120" w:line="340" w:lineRule="auto"/>
        <w:jc w:val="both"/>
        <w:rPr>
          <w:rFonts w:ascii="Aptos" w:eastAsia="Calibri" w:hAnsi="Aptos" w:cs="Calibri"/>
        </w:rPr>
      </w:pPr>
      <w:r w:rsidRPr="004206AC">
        <w:rPr>
          <w:rFonts w:ascii="Aptos" w:eastAsia="Calibri" w:hAnsi="Aptos" w:cs="Calibri"/>
        </w:rPr>
        <w:t xml:space="preserve">On request, the data exporter shall make a copy of these Clauses, including the Appendix as completed by the Parties, available to the data subject free of charge. To the extent necessary to protect business secrets or other confidential information, including the measures described in Annex II and personal data, the data exporter may redact part of the text of the Appendix to these Clauses prior to sharing a copy, but shall provide a meaningful summary where the data subject would otherwise not be able to understand the its content or exercise his/her rights. On request, the Parties shall provide the data subject with the reasons for the redactions, to the extent possible </w:t>
      </w:r>
      <w:r w:rsidRPr="004206AC">
        <w:rPr>
          <w:rFonts w:ascii="Aptos" w:eastAsia="Calibri" w:hAnsi="Aptos" w:cs="Calibri"/>
        </w:rPr>
        <w:lastRenderedPageBreak/>
        <w:t>without revealing the redacted information. This Clause is without prejudice to the obligations of the data exporter under Articles 13 and 14 of Regulation (EU) 2016/679.</w:t>
      </w:r>
    </w:p>
    <w:p w14:paraId="00000143"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8.4   Accuracy</w:t>
      </w:r>
    </w:p>
    <w:p w14:paraId="00000144" w14:textId="77777777" w:rsidR="00CA0FAE" w:rsidRPr="004206AC" w:rsidRDefault="00DF3755">
      <w:pPr>
        <w:shd w:val="clear" w:color="auto" w:fill="FFFFFF"/>
        <w:spacing w:before="120" w:line="340" w:lineRule="auto"/>
        <w:jc w:val="both"/>
        <w:rPr>
          <w:rFonts w:ascii="Aptos" w:eastAsia="Calibri" w:hAnsi="Aptos" w:cs="Calibri"/>
        </w:rPr>
      </w:pPr>
      <w:r w:rsidRPr="004206AC">
        <w:rPr>
          <w:rFonts w:ascii="Aptos" w:eastAsia="Calibri" w:hAnsi="Aptos" w:cs="Calibri"/>
        </w:rPr>
        <w:t>If the data importer becomes aware that the personal data it has received is inaccurate, or has become outdated, it shall inform the data exporter without undue delay. In this case, the data importer shall cooperate with the data exporter to erase or rectify the data.</w:t>
      </w:r>
    </w:p>
    <w:p w14:paraId="00000145"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8.5   Duration of processing and erasure or return of data</w:t>
      </w:r>
    </w:p>
    <w:p w14:paraId="00000146" w14:textId="77777777" w:rsidR="00CA0FAE" w:rsidRPr="004206AC" w:rsidRDefault="00DF3755">
      <w:pPr>
        <w:shd w:val="clear" w:color="auto" w:fill="FFFFFF"/>
        <w:spacing w:before="120" w:line="340" w:lineRule="auto"/>
        <w:jc w:val="both"/>
        <w:rPr>
          <w:rFonts w:ascii="Aptos" w:eastAsia="Calibri" w:hAnsi="Aptos" w:cs="Calibri"/>
        </w:rPr>
      </w:pPr>
      <w:r w:rsidRPr="004206AC">
        <w:rPr>
          <w:rFonts w:ascii="Aptos" w:eastAsia="Calibri" w:hAnsi="Aptos" w:cs="Calibri"/>
        </w:rPr>
        <w:t>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 In case of local laws applicable to the data importer that prohibit return or deletion of the personal data, the data importer warrants that it will continue to ensure compliance with these Clauses and will only process it to the extent and for as long as required under that local law. This is without prejudice to Clause 14, in particular the requirement for the data importer under Clause 14(e) to notify the data exporter throughout the duration of the contract if it has reason to believe that it is or has become subject to laws or practices not in line with the requirements under Clause 14(a).</w:t>
      </w:r>
    </w:p>
    <w:p w14:paraId="00000147"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8.6   Security of processing</w:t>
      </w:r>
    </w:p>
    <w:p w14:paraId="00000148"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 xml:space="preserve">(a)       The data importer and, during transmission, also the data exporter shall implement appropriate technical and organisational measures to ensure the security of the data, including protection against a breach of security leading to accidental or unlawful destruction, loss, alteration, unauthorised disclosure or access to that data (hereinafter ‘personal data breach’). In assessing the appropriate level of security, the Parties shall take due account of the state of the art, the costs of implementation, the nature, scope, context and purpose(s) of processing and the risks involved in the processing for the data subjects. The Parties shall in particular consider having recourse to encryption or pseudonymisation, including during transmission, where the purpose of processing can be fulfilled in that manner. In case of pseudonymisation, the additional information for attributing the personal data to a </w:t>
      </w:r>
      <w:r w:rsidRPr="004206AC">
        <w:rPr>
          <w:rFonts w:ascii="Aptos" w:eastAsia="Calibri" w:hAnsi="Aptos" w:cs="Calibri"/>
        </w:rPr>
        <w:lastRenderedPageBreak/>
        <w:t>specific data subject shall, where possible, remain under the exclusive control of the data exporter. In complying with its obligations under this paragraph, the data importer shall at least implement the technical and organisational measures specified in Annex II. The data importer shall carry out regular checks to ensure that these measures continue to provide an appropriate level of security.</w:t>
      </w:r>
    </w:p>
    <w:p w14:paraId="00000149"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(b)       The data importer shall grant access to the personal data to members of its personnel only to the extent strictly necessary for the implementation, management and monitoring of the contract. It shall ensure that persons authorised to process the personal data have committed themselves to confidentiality or are under an appropriate statutory obligation of confidentiality.</w:t>
      </w:r>
    </w:p>
    <w:p w14:paraId="0000014A"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(c)        In the event of a personal data breach concerning personal data processed by the data importer under these Clauses, the data importer shall take appropriate measures to address the breach, including measures to mitigate its adverse effects. The data importer shall also notify the data exporter without undue delay after having become aware of the breach. Such notification shall contain the details of a contact point where more information can be obtained, a description of the nature of the breach (including, where possible, categories and approximate number of data subjects and personal data records concerned), its likely consequences and the measures taken or proposed to address the breach including, where appropriate, measures to mitigate its possible adverse effects. Where, and in so far as, it is not possible to provide all information at the same time, the initial notification shall contain the information then available and further information shall, as it becomes available, subsequently be provided without undue delay.</w:t>
      </w:r>
    </w:p>
    <w:p w14:paraId="0000014B"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(d)       The data importer shall cooperate with and assist the data exporter to enable the data exporter to comply with its obligations under Regulation (EU) 2016/679, in particular to notify the competent supervisory authority and the affected data subjects, taking into account the nature of processing and the information available to the data importer.</w:t>
      </w:r>
    </w:p>
    <w:p w14:paraId="0000014C"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8.7   Sensitive data</w:t>
      </w:r>
    </w:p>
    <w:p w14:paraId="0000014D" w14:textId="77777777" w:rsidR="00CA0FAE" w:rsidRPr="004206AC" w:rsidRDefault="00DF3755">
      <w:pPr>
        <w:shd w:val="clear" w:color="auto" w:fill="FFFFFF"/>
        <w:spacing w:before="120" w:line="340" w:lineRule="auto"/>
        <w:jc w:val="both"/>
        <w:rPr>
          <w:rFonts w:ascii="Aptos" w:eastAsia="Calibri" w:hAnsi="Aptos" w:cs="Calibri"/>
        </w:rPr>
      </w:pPr>
      <w:r w:rsidRPr="004206AC">
        <w:rPr>
          <w:rFonts w:ascii="Aptos" w:eastAsia="Calibri" w:hAnsi="Aptos" w:cs="Calibri"/>
        </w:rPr>
        <w:t xml:space="preserve">Where the transfer involves personal data revealing racial or ethnic origin, political opinions, religious or philosophical beliefs, or trade union membership, genetic data, or biometric data for the </w:t>
      </w:r>
      <w:r w:rsidRPr="004206AC">
        <w:rPr>
          <w:rFonts w:ascii="Aptos" w:eastAsia="Calibri" w:hAnsi="Aptos" w:cs="Calibri"/>
        </w:rPr>
        <w:lastRenderedPageBreak/>
        <w:t>purpose of uniquely identifying a natural person, data concerning health or a person’s sex life or sexual orientation, or data relating to criminal convictions and offences (hereinafter ‘sensitive data’), the data importer shall apply the specific restrictions and/or additional safeguards described in Annex I.B.</w:t>
      </w:r>
    </w:p>
    <w:p w14:paraId="0000014E"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8.8   Onward transfers</w:t>
      </w:r>
    </w:p>
    <w:p w14:paraId="0000014F" w14:textId="77777777" w:rsidR="00CA0FAE" w:rsidRPr="004206AC" w:rsidRDefault="00DF3755">
      <w:pPr>
        <w:shd w:val="clear" w:color="auto" w:fill="FFFFFF"/>
        <w:spacing w:before="120" w:line="340" w:lineRule="auto"/>
        <w:jc w:val="both"/>
        <w:rPr>
          <w:rFonts w:ascii="Aptos" w:eastAsia="Calibri" w:hAnsi="Aptos" w:cs="Calibri"/>
        </w:rPr>
      </w:pPr>
      <w:r w:rsidRPr="004206AC">
        <w:rPr>
          <w:rFonts w:ascii="Aptos" w:eastAsia="Calibri" w:hAnsi="Aptos" w:cs="Calibri"/>
        </w:rPr>
        <w:t>The data importer shall only disclose the personal data to a third party on documented instructions from the data exporter. In addition, the data may only be disclosed to a third party located outside the European Union ([2]) (in the same country as the data importer or in another third country, hereinafter ‘onward transfer’) if the third party is or agrees to be bound by these Clauses, under the appropriate Module, or if:</w:t>
      </w:r>
    </w:p>
    <w:p w14:paraId="00000150" w14:textId="77777777" w:rsidR="00CA0FAE" w:rsidRPr="004206AC" w:rsidRDefault="00DF3755">
      <w:pPr>
        <w:shd w:val="clear" w:color="auto" w:fill="FFFFFF"/>
        <w:spacing w:before="120" w:line="340" w:lineRule="auto"/>
        <w:ind w:left="1440" w:hanging="720"/>
        <w:jc w:val="both"/>
        <w:rPr>
          <w:rFonts w:ascii="Aptos" w:eastAsia="Calibri" w:hAnsi="Aptos" w:cs="Calibri"/>
        </w:rPr>
      </w:pPr>
      <w:r w:rsidRPr="004206AC">
        <w:rPr>
          <w:rFonts w:ascii="Aptos" w:eastAsia="Calibri" w:hAnsi="Aptos" w:cs="Calibri"/>
        </w:rPr>
        <w:t>(i)        the onward transfer is to a country benefitting from an adequacy decision pursuant to Article 45 of Regulation (EU) 2016/679 that covers the onward transfer;</w:t>
      </w:r>
    </w:p>
    <w:p w14:paraId="00000151" w14:textId="77777777" w:rsidR="00CA0FAE" w:rsidRPr="004206AC" w:rsidRDefault="00DF3755">
      <w:pPr>
        <w:shd w:val="clear" w:color="auto" w:fill="FFFFFF"/>
        <w:spacing w:before="120" w:line="340" w:lineRule="auto"/>
        <w:ind w:left="1440" w:hanging="720"/>
        <w:jc w:val="both"/>
        <w:rPr>
          <w:rFonts w:ascii="Aptos" w:eastAsia="Calibri" w:hAnsi="Aptos" w:cs="Calibri"/>
        </w:rPr>
      </w:pPr>
      <w:r w:rsidRPr="004206AC">
        <w:rPr>
          <w:rFonts w:ascii="Aptos" w:eastAsia="Calibri" w:hAnsi="Aptos" w:cs="Calibri"/>
        </w:rPr>
        <w:t>(ii)       the third party otherwise ensures appropriate safeguards pursuant to Articles 46 or 47 Regulation of (EU) 2016/679 with respect to the processing in question;</w:t>
      </w:r>
    </w:p>
    <w:p w14:paraId="00000152" w14:textId="77777777" w:rsidR="00CA0FAE" w:rsidRPr="004206AC" w:rsidRDefault="00DF3755">
      <w:pPr>
        <w:shd w:val="clear" w:color="auto" w:fill="FFFFFF"/>
        <w:spacing w:before="120" w:line="340" w:lineRule="auto"/>
        <w:ind w:left="1440" w:hanging="720"/>
        <w:jc w:val="both"/>
        <w:rPr>
          <w:rFonts w:ascii="Aptos" w:eastAsia="Calibri" w:hAnsi="Aptos" w:cs="Calibri"/>
        </w:rPr>
      </w:pPr>
      <w:r w:rsidRPr="004206AC">
        <w:rPr>
          <w:rFonts w:ascii="Aptos" w:eastAsia="Calibri" w:hAnsi="Aptos" w:cs="Calibri"/>
        </w:rPr>
        <w:t>(iii)      the onward transfer is necessary for the establishment, exercise or defence of legal claims in the context of specific administrative, regulatory or judicial proceedings; or</w:t>
      </w:r>
    </w:p>
    <w:p w14:paraId="00000153" w14:textId="77777777" w:rsidR="00CA0FAE" w:rsidRPr="004206AC" w:rsidRDefault="00DF3755">
      <w:pPr>
        <w:shd w:val="clear" w:color="auto" w:fill="FFFFFF"/>
        <w:spacing w:before="120" w:line="340" w:lineRule="auto"/>
        <w:ind w:left="1440" w:hanging="720"/>
        <w:jc w:val="both"/>
        <w:rPr>
          <w:rFonts w:ascii="Aptos" w:eastAsia="Calibri" w:hAnsi="Aptos" w:cs="Calibri"/>
        </w:rPr>
      </w:pPr>
      <w:r w:rsidRPr="004206AC">
        <w:rPr>
          <w:rFonts w:ascii="Aptos" w:eastAsia="Calibri" w:hAnsi="Aptos" w:cs="Calibri"/>
        </w:rPr>
        <w:t>(iv)      the onward transfer is necessary in order to protect the vital interests of the data subject or of another natural person.</w:t>
      </w:r>
    </w:p>
    <w:p w14:paraId="00000154" w14:textId="77777777" w:rsidR="00CA0FAE" w:rsidRPr="004206AC" w:rsidRDefault="00DF3755">
      <w:pPr>
        <w:shd w:val="clear" w:color="auto" w:fill="FFFFFF"/>
        <w:spacing w:before="120" w:line="340" w:lineRule="auto"/>
        <w:jc w:val="both"/>
        <w:rPr>
          <w:rFonts w:ascii="Aptos" w:eastAsia="Calibri" w:hAnsi="Aptos" w:cs="Calibri"/>
        </w:rPr>
      </w:pPr>
      <w:r w:rsidRPr="004206AC">
        <w:rPr>
          <w:rFonts w:ascii="Aptos" w:eastAsia="Calibri" w:hAnsi="Aptos" w:cs="Calibri"/>
        </w:rPr>
        <w:t>Any onward transfer is subject to compliance by the data importer with all the other safeguards under these Clauses, in particular purpose limitation.</w:t>
      </w:r>
    </w:p>
    <w:p w14:paraId="00000155"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8.9   Documentation and compliance</w:t>
      </w:r>
    </w:p>
    <w:p w14:paraId="00000156"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(a)        The data importer shall promptly and adequately deal with enquiries from the data exporter that relate to the processing under these Clauses.</w:t>
      </w:r>
    </w:p>
    <w:p w14:paraId="00000157"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(b)       The Parties shall be able to demonstrate compliance with these Clauses. In particular, the data importer shall keep appropriate documentation on the processing activities carried out on behalf of the data exporter.</w:t>
      </w:r>
    </w:p>
    <w:p w14:paraId="00000158"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 xml:space="preserve">(c)        The data importer shall make available to the data exporter all information necessary to demonstrate compliance with the obligations set out in these Clauses and at the data exporter’s request, allow for and contribute to audits of the processing activities </w:t>
      </w:r>
      <w:r w:rsidRPr="004206AC">
        <w:rPr>
          <w:rFonts w:ascii="Aptos" w:eastAsia="Calibri" w:hAnsi="Aptos" w:cs="Calibri"/>
        </w:rPr>
        <w:lastRenderedPageBreak/>
        <w:t>covered by these Clauses, at reasonable intervals or if there are indications of non-compliance. In deciding on a review or audit, the data exporter may take into account relevant certifications held by the data importer.</w:t>
      </w:r>
    </w:p>
    <w:p w14:paraId="00000159"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(d)       The data exporter may choose to conduct the audit by itself or mandate an independent auditor. Audits may include inspections at the premises or physical facilities of the data importer and shall, where appropriate, be carried out with reasonable notice.</w:t>
      </w:r>
    </w:p>
    <w:p w14:paraId="0000015A"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(e)        The Parties shall make the information referred to in paragraphs (b) and (c), including the results of any audits, available to the competent supervisory authority on request.</w:t>
      </w:r>
    </w:p>
    <w:p w14:paraId="0EAA9DA5" w14:textId="77777777" w:rsidR="004206AC" w:rsidRDefault="004206AC">
      <w:pPr>
        <w:shd w:val="clear" w:color="auto" w:fill="FFFFFF"/>
        <w:spacing w:before="240" w:after="120" w:line="340" w:lineRule="auto"/>
        <w:jc w:val="both"/>
        <w:rPr>
          <w:rFonts w:ascii="Aptos" w:eastAsia="Calibri" w:hAnsi="Aptos" w:cs="Calibri"/>
          <w:b/>
          <w:i/>
        </w:rPr>
      </w:pPr>
    </w:p>
    <w:p w14:paraId="211B2B8E" w14:textId="77777777" w:rsidR="004206AC" w:rsidRDefault="004206AC">
      <w:pPr>
        <w:shd w:val="clear" w:color="auto" w:fill="FFFFFF"/>
        <w:spacing w:before="240" w:after="120" w:line="340" w:lineRule="auto"/>
        <w:jc w:val="both"/>
        <w:rPr>
          <w:rFonts w:ascii="Aptos" w:eastAsia="Calibri" w:hAnsi="Aptos" w:cs="Calibri"/>
          <w:b/>
          <w:i/>
        </w:rPr>
      </w:pPr>
    </w:p>
    <w:p w14:paraId="0000015B" w14:textId="426E6B67" w:rsidR="00CA0FAE" w:rsidRPr="004206AC" w:rsidRDefault="00DF3755">
      <w:pPr>
        <w:shd w:val="clear" w:color="auto" w:fill="FFFFFF"/>
        <w:spacing w:before="240" w:after="120" w:line="340" w:lineRule="auto"/>
        <w:jc w:val="both"/>
        <w:rPr>
          <w:rFonts w:ascii="Aptos" w:eastAsia="Calibri" w:hAnsi="Aptos" w:cs="Calibri"/>
          <w:b/>
          <w:i/>
        </w:rPr>
      </w:pPr>
      <w:r w:rsidRPr="004206AC">
        <w:rPr>
          <w:rFonts w:ascii="Aptos" w:eastAsia="Calibri" w:hAnsi="Aptos" w:cs="Calibri"/>
          <w:b/>
          <w:i/>
        </w:rPr>
        <w:t>Clause 9</w:t>
      </w:r>
    </w:p>
    <w:p w14:paraId="0000015C"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Use of sub-processors</w:t>
      </w:r>
    </w:p>
    <w:p w14:paraId="0000015D" w14:textId="77777777" w:rsidR="00CA0FAE" w:rsidRPr="004206AC" w:rsidRDefault="00DF3755">
      <w:pPr>
        <w:spacing w:before="120" w:line="340" w:lineRule="auto"/>
        <w:ind w:left="1440" w:hanging="720"/>
        <w:jc w:val="both"/>
        <w:rPr>
          <w:rFonts w:ascii="Aptos" w:eastAsia="Calibri" w:hAnsi="Aptos" w:cs="Calibri"/>
        </w:rPr>
      </w:pPr>
      <w:r w:rsidRPr="004206AC">
        <w:rPr>
          <w:rFonts w:ascii="Aptos" w:eastAsia="Calibri" w:hAnsi="Aptos" w:cs="Calibri"/>
        </w:rPr>
        <w:t>(a)        OPTION 1: SPECIFIC PRIOR AUTHORISATION The data importer shall not sub-contract any of its processing activities performed on behalf of the data exporter under these Clauses to a sub-processor without the data exporter’s prior specific written authorisation. The data importer shall submit the request for specific authorisation at least [</w:t>
      </w:r>
      <w:r w:rsidRPr="004206AC">
        <w:rPr>
          <w:rFonts w:ascii="Aptos" w:eastAsia="Calibri" w:hAnsi="Aptos" w:cs="Calibri"/>
          <w:i/>
        </w:rPr>
        <w:t>Specify time period</w:t>
      </w:r>
      <w:r w:rsidRPr="004206AC">
        <w:rPr>
          <w:rFonts w:ascii="Aptos" w:eastAsia="Calibri" w:hAnsi="Aptos" w:cs="Calibri"/>
        </w:rPr>
        <w:t>] prior to the engagement of the sub-processor, together with the information necessary to enable the data exporter to decide on the authorisation. The list of sub-processors already authorised by the data exporter can be found in Annex III. The Parties shall keep Annex III up to date.</w:t>
      </w:r>
    </w:p>
    <w:p w14:paraId="0000015E" w14:textId="77777777" w:rsidR="00CA0FAE" w:rsidRPr="004206AC" w:rsidRDefault="00DF3755">
      <w:pPr>
        <w:shd w:val="clear" w:color="auto" w:fill="FFFFFF"/>
        <w:spacing w:before="240" w:after="120" w:line="340" w:lineRule="auto"/>
        <w:ind w:left="720"/>
        <w:jc w:val="both"/>
        <w:rPr>
          <w:rFonts w:ascii="Aptos" w:eastAsia="Calibri" w:hAnsi="Aptos" w:cs="Calibri"/>
        </w:rPr>
      </w:pPr>
      <w:r w:rsidRPr="004206AC">
        <w:rPr>
          <w:rFonts w:ascii="Aptos" w:eastAsia="Calibri" w:hAnsi="Aptos" w:cs="Calibri"/>
        </w:rPr>
        <w:t>OPTION 2: GENERAL WRITTEN AUTHORISATION The data importer has the data exporter’s general authorisation for the engagement of sub-processor(s) from an agreed list. The data importer shall specifically inform the data exporter in writing of any intended changes to that list through the addition or replacement of sub-processors at least [</w:t>
      </w:r>
      <w:r w:rsidRPr="004206AC">
        <w:rPr>
          <w:rFonts w:ascii="Aptos" w:eastAsia="Calibri" w:hAnsi="Aptos" w:cs="Calibri"/>
          <w:i/>
        </w:rPr>
        <w:t>Specify time period</w:t>
      </w:r>
      <w:r w:rsidRPr="004206AC">
        <w:rPr>
          <w:rFonts w:ascii="Aptos" w:eastAsia="Calibri" w:hAnsi="Aptos" w:cs="Calibri"/>
        </w:rPr>
        <w:t>] in advance, thereby giving the data exporter sufficient time to be able to object to such changes prior to the engagement of the sub-processor(s). The data importer shall provide the data exporter with the information necessary to enable the data exporter to exercise its right to object.</w:t>
      </w:r>
    </w:p>
    <w:p w14:paraId="0000015F"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lastRenderedPageBreak/>
        <w:t>(b)     Where the data importer engages a sub-processor to carry out specific processing activities (on behalf of the data exporter), it shall do so by way of a written contract that provides for, in substance, the same data protection obligations as those binding the data importer under these Clauses, including in terms of third-party beneficiary rights for data subjects. ([3]) The Parties agree that, by complying with this Clause, the data importer fulfils its obligations under Clause 8.8. The data importer shall ensure that the sub-processor complies with the obligations to which the data importer is subject pursuant to these Clauses.</w:t>
      </w:r>
    </w:p>
    <w:p w14:paraId="00000160"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(c)     The data importer shall provide, at the data exporter’s request, a copy of such a sub-processor agreement and any subsequent amendments to the data exporter. To the extent necessary to protect business secrets or other confidential information, including personal data, the data importer may redact the text of the agreement prior to sharing a copy.</w:t>
      </w:r>
    </w:p>
    <w:p w14:paraId="00000161"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(d)     The data importer shall remain fully responsible to the data exporter for the performance of the sub-processor’s obligations under its contract with the data importer. The data importer shall notify the data exporter of any failure by the sub-processor to fulfil its obligations under that contract.</w:t>
      </w:r>
    </w:p>
    <w:p w14:paraId="00000162" w14:textId="77777777" w:rsidR="00CA0FAE" w:rsidRPr="004206AC" w:rsidRDefault="00DF3755">
      <w:pPr>
        <w:spacing w:before="120" w:line="340" w:lineRule="auto"/>
        <w:ind w:left="1440" w:hanging="720"/>
        <w:jc w:val="both"/>
        <w:rPr>
          <w:rFonts w:ascii="Aptos" w:eastAsia="Calibri" w:hAnsi="Aptos" w:cs="Calibri"/>
        </w:rPr>
      </w:pPr>
      <w:r w:rsidRPr="004206AC">
        <w:rPr>
          <w:rFonts w:ascii="Aptos" w:eastAsia="Calibri" w:hAnsi="Aptos" w:cs="Calibri"/>
        </w:rPr>
        <w:t>(e)        The data importer shall agree a third-party beneficiary clause with the sub-processor whereby – in the event the data importer has factually disappeared, ceased to exist in law or has become insolvent – the data exporter shall have the right to terminate the sub-processor contract and to instruct the sub-processor to erase or return the personal data.</w:t>
      </w:r>
    </w:p>
    <w:p w14:paraId="00000163" w14:textId="77777777" w:rsidR="00CA0FAE" w:rsidRPr="004206AC" w:rsidRDefault="00DF3755">
      <w:pPr>
        <w:shd w:val="clear" w:color="auto" w:fill="FFFFFF"/>
        <w:spacing w:before="240" w:after="120" w:line="340" w:lineRule="auto"/>
        <w:jc w:val="both"/>
        <w:rPr>
          <w:rFonts w:ascii="Aptos" w:eastAsia="Calibri" w:hAnsi="Aptos" w:cs="Calibri"/>
          <w:b/>
          <w:i/>
        </w:rPr>
      </w:pPr>
      <w:r w:rsidRPr="004206AC">
        <w:rPr>
          <w:rFonts w:ascii="Aptos" w:eastAsia="Calibri" w:hAnsi="Aptos" w:cs="Calibri"/>
          <w:b/>
          <w:i/>
        </w:rPr>
        <w:t>Clause 10</w:t>
      </w:r>
    </w:p>
    <w:p w14:paraId="00000164"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Data subject rights</w:t>
      </w:r>
    </w:p>
    <w:p w14:paraId="00000165"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(a)</w:t>
      </w:r>
      <w:r w:rsidRPr="004206AC">
        <w:rPr>
          <w:rFonts w:ascii="Aptos" w:eastAsia="Calibri" w:hAnsi="Aptos" w:cs="Calibri"/>
          <w:b/>
        </w:rPr>
        <w:t xml:space="preserve">        </w:t>
      </w:r>
      <w:r w:rsidRPr="004206AC">
        <w:rPr>
          <w:rFonts w:ascii="Aptos" w:eastAsia="Calibri" w:hAnsi="Aptos" w:cs="Calibri"/>
        </w:rPr>
        <w:t>The data importer shall promptly notify the data exporter of any request it has received from a data subject. It shall not respond to that request itself unless it has been authorised to do so by the data exporter.</w:t>
      </w:r>
    </w:p>
    <w:p w14:paraId="00000166"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 xml:space="preserve">(b)       The data importer shall assist the data exporter in fulfilling its obligations to respond to data subjects’ requests for the exercise of their rights under Regulation (EU) 2016/679. In this regard, the Parties shall set out in Annex II the appropriate technical </w:t>
      </w:r>
      <w:r w:rsidRPr="004206AC">
        <w:rPr>
          <w:rFonts w:ascii="Aptos" w:eastAsia="Calibri" w:hAnsi="Aptos" w:cs="Calibri"/>
        </w:rPr>
        <w:lastRenderedPageBreak/>
        <w:t>and organisational measures, taking into account the nature of the processing, by which the assistance shall be provided, as well as the scope and the extent of the assistance required.</w:t>
      </w:r>
    </w:p>
    <w:p w14:paraId="00000167"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(c)        In fulfilling its obligations under paragraphs (a) and (b), the data importer shall comply with the instructions from the data exporter.</w:t>
      </w:r>
    </w:p>
    <w:p w14:paraId="00000168" w14:textId="77777777" w:rsidR="00CA0FAE" w:rsidRPr="004206AC" w:rsidRDefault="00DF3755">
      <w:pPr>
        <w:shd w:val="clear" w:color="auto" w:fill="FFFFFF"/>
        <w:spacing w:before="240" w:after="120" w:line="340" w:lineRule="auto"/>
        <w:jc w:val="both"/>
        <w:rPr>
          <w:rFonts w:ascii="Aptos" w:eastAsia="Calibri" w:hAnsi="Aptos" w:cs="Calibri"/>
          <w:b/>
          <w:i/>
        </w:rPr>
      </w:pPr>
      <w:r w:rsidRPr="004206AC">
        <w:rPr>
          <w:rFonts w:ascii="Aptos" w:eastAsia="Calibri" w:hAnsi="Aptos" w:cs="Calibri"/>
          <w:b/>
          <w:i/>
        </w:rPr>
        <w:t>Clause 11</w:t>
      </w:r>
    </w:p>
    <w:p w14:paraId="00000169"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Redress</w:t>
      </w:r>
    </w:p>
    <w:p w14:paraId="0000016A" w14:textId="77777777" w:rsidR="00CA0FAE" w:rsidRPr="004206AC" w:rsidRDefault="00DF3755">
      <w:pPr>
        <w:spacing w:after="160" w:line="254" w:lineRule="auto"/>
        <w:ind w:left="1440" w:hanging="720"/>
        <w:jc w:val="both"/>
        <w:rPr>
          <w:rFonts w:ascii="Aptos" w:eastAsia="Calibri" w:hAnsi="Aptos" w:cs="Calibri"/>
          <w:highlight w:val="white"/>
        </w:rPr>
      </w:pPr>
      <w:r w:rsidRPr="004206AC">
        <w:rPr>
          <w:rFonts w:ascii="Aptos" w:eastAsia="Calibri" w:hAnsi="Aptos" w:cs="Calibri"/>
        </w:rPr>
        <w:t>(a)        The data importer shall inform data subjects in a transparent and easily accessible format, through individual notice or on its website, of a contact point authorised to handle complaints. It shall deal promptly with any complaints it receives from a data subject.</w:t>
      </w:r>
    </w:p>
    <w:p w14:paraId="0000016B"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 xml:space="preserve"> (b)        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14:paraId="0000016C"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(c)         Where the data subject invokes a third-party beneficiary right pursuant to Clause 3, the data importer shall accept the decision of the data subject to:</w:t>
      </w:r>
    </w:p>
    <w:p w14:paraId="0000016D" w14:textId="77777777"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(i)        lodge a complaint with the supervisory authority in the Member State of his/her habitual residence or place of work, or the competent supervisory authority pursuant to Clause 13;</w:t>
      </w:r>
    </w:p>
    <w:p w14:paraId="0000016E" w14:textId="77777777" w:rsidR="00CA0FAE" w:rsidRPr="004206AC" w:rsidRDefault="00DF3755">
      <w:pPr>
        <w:spacing w:after="160" w:line="254" w:lineRule="auto"/>
        <w:ind w:firstLine="720"/>
        <w:jc w:val="both"/>
        <w:rPr>
          <w:rFonts w:ascii="Aptos" w:eastAsia="Calibri" w:hAnsi="Aptos" w:cs="Calibri"/>
        </w:rPr>
      </w:pPr>
      <w:r w:rsidRPr="004206AC">
        <w:rPr>
          <w:rFonts w:ascii="Aptos" w:eastAsia="Calibri" w:hAnsi="Aptos" w:cs="Calibri"/>
        </w:rPr>
        <w:t>(ii)           refer the dispute to the competent courts within the meaning of Clause 18.</w:t>
      </w:r>
    </w:p>
    <w:p w14:paraId="0000016F"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(d)       The Parties accept that the data subject may be represented by a not-for-profit body, organisation or association under the conditions set out in Article 80(1) of Regulation (EU) 2016/679.</w:t>
      </w:r>
    </w:p>
    <w:p w14:paraId="00000170"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(e)        The data importer shall abide by a decision that is binding under the applicable EU or Member State law.</w:t>
      </w:r>
    </w:p>
    <w:p w14:paraId="00000171"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(f)        The data importer agrees that the choice made by the data subject will not prejudice his/her substantive and procedural rights to seek remedies in accordance with applicable laws.</w:t>
      </w:r>
    </w:p>
    <w:p w14:paraId="00000172" w14:textId="77777777" w:rsidR="00CA0FAE" w:rsidRPr="004206AC" w:rsidRDefault="00DF3755">
      <w:pPr>
        <w:shd w:val="clear" w:color="auto" w:fill="FFFFFF"/>
        <w:spacing w:before="240" w:after="120" w:line="340" w:lineRule="auto"/>
        <w:jc w:val="both"/>
        <w:rPr>
          <w:rFonts w:ascii="Aptos" w:eastAsia="Calibri" w:hAnsi="Aptos" w:cs="Calibri"/>
          <w:b/>
          <w:i/>
        </w:rPr>
      </w:pPr>
      <w:r w:rsidRPr="004206AC">
        <w:rPr>
          <w:rFonts w:ascii="Aptos" w:eastAsia="Calibri" w:hAnsi="Aptos" w:cs="Calibri"/>
          <w:b/>
          <w:i/>
        </w:rPr>
        <w:t>Clause 12</w:t>
      </w:r>
    </w:p>
    <w:p w14:paraId="00000173"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Liability</w:t>
      </w:r>
    </w:p>
    <w:p w14:paraId="00000174"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lastRenderedPageBreak/>
        <w:t>(a)      Each Party shall be liable to the other Party/ies for any damages it causes the other Party/ies by any breach of these Clauses.</w:t>
      </w:r>
    </w:p>
    <w:p w14:paraId="00000175"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(b)      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p>
    <w:p w14:paraId="00000176"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(c)        Notwithstanding paragraph (b), the data exporter shall be liable to the data subject, and the data subject shall be entitled to receive compensation, for any material or non-material damages the data exporter or the data importer (or its sub-processor) causes the data subject by breaching the third-party beneficiary rights under these Clauses. This is without prejudice to the liability of the data exporter and, where the data exporter is a processor acting on behalf of a controller, to the liability of the controller under Regulation (EU) 2016/679 or Regulation (EU) 2018/1725, as applicable.</w:t>
      </w:r>
    </w:p>
    <w:p w14:paraId="00000177"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(d)      The  Parties agree that if the data exporter is held liable under paragraph (c) for damages caused by the data importer (or its sub-processor), it shall be entitled to claim back from the data importer that part of the compensation corresponding to the data importer’s responsibility for the damage.</w:t>
      </w:r>
    </w:p>
    <w:p w14:paraId="00000178"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(e)        Where more than one Party is responsible for any damage caused to the data subject as a result of a breach of these Clauses, all responsible Parties shall be jointly and severally liable and the data subject is entitled to bring an action in court against any of these Parties.</w:t>
      </w:r>
    </w:p>
    <w:p w14:paraId="00000179"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(f)        The Parties agree that if one Party is held liable under paragraph (e), it shall be entitled to claim back from the other Party/ies that part of the compensation corresponding to its/their responsibility for the damage.</w:t>
      </w:r>
    </w:p>
    <w:p w14:paraId="0000017A" w14:textId="77777777" w:rsidR="00CA0FAE" w:rsidRPr="004206AC" w:rsidRDefault="00DF3755">
      <w:pPr>
        <w:shd w:val="clear" w:color="auto" w:fill="FFFFFF"/>
        <w:spacing w:before="240" w:after="120" w:line="340" w:lineRule="auto"/>
        <w:ind w:left="1440" w:hanging="720"/>
        <w:jc w:val="both"/>
        <w:rPr>
          <w:rFonts w:ascii="Aptos" w:eastAsia="Calibri" w:hAnsi="Aptos" w:cs="Calibri"/>
        </w:rPr>
      </w:pPr>
      <w:r w:rsidRPr="004206AC">
        <w:rPr>
          <w:rFonts w:ascii="Aptos" w:eastAsia="Calibri" w:hAnsi="Aptos" w:cs="Calibri"/>
        </w:rPr>
        <w:t>(g)       The data importer may not invoke the conduct of a sub-processor to avoid its own liability.</w:t>
      </w:r>
    </w:p>
    <w:p w14:paraId="0000017B" w14:textId="77777777"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13</w:t>
      </w:r>
    </w:p>
    <w:p w14:paraId="0000017C"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Supervision</w:t>
      </w:r>
    </w:p>
    <w:p w14:paraId="0000017D" w14:textId="77777777" w:rsidR="00CA0FAE" w:rsidRPr="004206AC" w:rsidRDefault="00DF3755">
      <w:pPr>
        <w:spacing w:before="120" w:line="340" w:lineRule="auto"/>
        <w:ind w:left="1380" w:hanging="660"/>
        <w:jc w:val="both"/>
        <w:rPr>
          <w:rFonts w:ascii="Aptos" w:eastAsia="Calibri" w:hAnsi="Aptos" w:cs="Calibri"/>
        </w:rPr>
      </w:pPr>
      <w:r w:rsidRPr="004206AC">
        <w:rPr>
          <w:rFonts w:ascii="Aptos" w:eastAsia="Calibri" w:hAnsi="Aptos" w:cs="Calibri"/>
        </w:rPr>
        <w:lastRenderedPageBreak/>
        <w:t>(a)    The supervisory authority with responsibility for ensuring compliance by the data exporter with Regulation (EU) 2016/679 as regards the data transfer, as indicated in Annex I.C, shall act as competent supervisory authority.</w:t>
      </w:r>
    </w:p>
    <w:p w14:paraId="0000017E" w14:textId="520CEA37" w:rsidR="00CA0FAE" w:rsidRPr="004206AC" w:rsidRDefault="00DF3755">
      <w:pPr>
        <w:spacing w:before="280" w:after="280"/>
        <w:ind w:left="720"/>
        <w:jc w:val="both"/>
        <w:rPr>
          <w:rFonts w:ascii="Aptos" w:eastAsia="Calibri" w:hAnsi="Aptos" w:cs="Calibri"/>
        </w:rPr>
      </w:pPr>
      <w:r w:rsidRPr="004206AC">
        <w:rPr>
          <w:rFonts w:ascii="Aptos" w:eastAsia="Calibri" w:hAnsi="Aptos" w:cs="Calibri"/>
        </w:rPr>
        <w:t>The supervisory authority of the Member State in which the representative within the meaning of Article 27(1) of Regulation (EU) 2016/679 is established, as indicated in Annex I.C, shall act as competent supervisory authority.</w:t>
      </w:r>
    </w:p>
    <w:p w14:paraId="0000017F" w14:textId="77777777" w:rsidR="00CA0FAE" w:rsidRPr="004206AC" w:rsidRDefault="00DF3755">
      <w:pPr>
        <w:spacing w:before="280" w:after="280"/>
        <w:ind w:left="720"/>
        <w:jc w:val="both"/>
        <w:rPr>
          <w:rFonts w:ascii="Aptos" w:eastAsia="Calibri" w:hAnsi="Aptos" w:cs="Calibri"/>
        </w:rPr>
      </w:pPr>
      <w:r w:rsidRPr="004206AC">
        <w:rPr>
          <w:rFonts w:ascii="Aptos" w:eastAsia="Calibri" w:hAnsi="Aptos" w:cs="Calibri"/>
        </w:rPr>
        <w:t>[Where the data exporter is not established in an EU Member State, but falls within the territorial scope of application of Regulation (EU) 2016/679 in accordance with its Article 3(2) without however having to appoint a representative pursuant to Article 27(2) of Regulation (EU) 2016/679:] The supervisory authority of one of the Member States in which the data subjects whose personal data is transferred under these Clauses in relation to the offering of goods or services to them, or whose behaviour is monitored, are located, as indicated in Annex I.C, shall act as competent supervisory authority.</w:t>
      </w:r>
    </w:p>
    <w:p w14:paraId="00000180"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(b)       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the measures adopted by the supervisory authority, including remedial and compensatory measures. It shall provide the supervisory authority with written confirmation that the necessary actions have been taken.</w:t>
      </w:r>
    </w:p>
    <w:p w14:paraId="00000181" w14:textId="77777777" w:rsidR="00CA0FAE" w:rsidRPr="004206AC" w:rsidRDefault="00DF3755">
      <w:pPr>
        <w:spacing w:after="160" w:line="254" w:lineRule="auto"/>
        <w:ind w:left="1440" w:hanging="720"/>
        <w:jc w:val="both"/>
        <w:rPr>
          <w:rFonts w:ascii="Aptos" w:eastAsia="Calibri" w:hAnsi="Aptos" w:cs="Calibri"/>
          <w:b/>
        </w:rPr>
      </w:pPr>
      <w:r w:rsidRPr="004206AC">
        <w:rPr>
          <w:rFonts w:ascii="Aptos" w:eastAsia="Calibri" w:hAnsi="Aptos" w:cs="Calibri"/>
          <w:b/>
        </w:rPr>
        <w:t xml:space="preserve"> </w:t>
      </w:r>
    </w:p>
    <w:p w14:paraId="00000182"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SECTION III – LOCAL LAWS AND OBLIGATIONS IN CASE OF ACCESS BY PUBLIC AUTHORITIES</w:t>
      </w:r>
    </w:p>
    <w:p w14:paraId="00000183" w14:textId="77777777"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14</w:t>
      </w:r>
    </w:p>
    <w:p w14:paraId="00000184"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Local laws and practices affecting compliance with the Clauses</w:t>
      </w:r>
    </w:p>
    <w:p w14:paraId="00000185"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 xml:space="preserve"> (a)       The Parties warrant that they have no reason to believe that the laws and practices in the third country of destination applicable to the processing of the personal data by the data importer, including any requirements to disclose personal data or measures authorising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14:paraId="00000186"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(b)         The Parties declare that in providing the warranty in paragraph (a), they have taken due account in particular of the following elements:</w:t>
      </w:r>
    </w:p>
    <w:p w14:paraId="00000187" w14:textId="6D5DBE0E"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 xml:space="preserve">(i)         the specific circumstances of the transfer, including the length of the processing chain, the number of actors </w:t>
      </w:r>
      <w:r w:rsidR="005D7BB9" w:rsidRPr="004206AC">
        <w:rPr>
          <w:rFonts w:ascii="Aptos" w:eastAsia="Calibri" w:hAnsi="Aptos" w:cs="Calibri"/>
        </w:rPr>
        <w:t>involved,</w:t>
      </w:r>
      <w:r w:rsidRPr="004206AC">
        <w:rPr>
          <w:rFonts w:ascii="Aptos" w:eastAsia="Calibri" w:hAnsi="Aptos" w:cs="Calibri"/>
        </w:rPr>
        <w:t xml:space="preserve"> and the transmission </w:t>
      </w:r>
      <w:r w:rsidRPr="004206AC">
        <w:rPr>
          <w:rFonts w:ascii="Aptos" w:eastAsia="Calibri" w:hAnsi="Aptos" w:cs="Calibri"/>
        </w:rPr>
        <w:lastRenderedPageBreak/>
        <w:t>channels used; intended onward transfers; the type of recipient; the purpose of processing; the categories and format of the transferred personal data; the economic sector in which the transfer occurs; the storage location of the data transferred;</w:t>
      </w:r>
    </w:p>
    <w:p w14:paraId="00000188" w14:textId="19A59CFC"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 xml:space="preserve">(ii)     the laws and practices of the third country of destination– including those requiring the disclosure of data to public authorities or </w:t>
      </w:r>
      <w:r w:rsidR="005D7BB9" w:rsidRPr="004206AC">
        <w:rPr>
          <w:rFonts w:ascii="Aptos" w:eastAsia="Calibri" w:hAnsi="Aptos" w:cs="Calibri"/>
        </w:rPr>
        <w:t>authorizing</w:t>
      </w:r>
      <w:r w:rsidRPr="004206AC">
        <w:rPr>
          <w:rFonts w:ascii="Aptos" w:eastAsia="Calibri" w:hAnsi="Aptos" w:cs="Calibri"/>
        </w:rPr>
        <w:t xml:space="preserve"> access by such authorities – relevant </w:t>
      </w:r>
      <w:r w:rsidR="005D7BB9" w:rsidRPr="004206AC">
        <w:rPr>
          <w:rFonts w:ascii="Aptos" w:eastAsia="Calibri" w:hAnsi="Aptos" w:cs="Calibri"/>
        </w:rPr>
        <w:t>considering</w:t>
      </w:r>
      <w:r w:rsidRPr="004206AC">
        <w:rPr>
          <w:rFonts w:ascii="Aptos" w:eastAsia="Calibri" w:hAnsi="Aptos" w:cs="Calibri"/>
        </w:rPr>
        <w:t xml:space="preserve"> the specific circumstances of the transfer, and the applicable limitations and safeguards ([5]</w:t>
      </w:r>
      <w:r w:rsidR="005D7BB9" w:rsidRPr="004206AC">
        <w:rPr>
          <w:rFonts w:ascii="Aptos" w:eastAsia="Calibri" w:hAnsi="Aptos" w:cs="Calibri"/>
        </w:rPr>
        <w:t>).</w:t>
      </w:r>
    </w:p>
    <w:p w14:paraId="00000189" w14:textId="7E58F24D"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 xml:space="preserve">(iii)      any relevant contractual, technical or </w:t>
      </w:r>
      <w:r w:rsidR="005D7BB9" w:rsidRPr="004206AC">
        <w:rPr>
          <w:rFonts w:ascii="Aptos" w:eastAsia="Calibri" w:hAnsi="Aptos" w:cs="Calibri"/>
        </w:rPr>
        <w:t>organizational</w:t>
      </w:r>
      <w:r w:rsidRPr="004206AC">
        <w:rPr>
          <w:rFonts w:ascii="Aptos" w:eastAsia="Calibri" w:hAnsi="Aptos" w:cs="Calibri"/>
        </w:rPr>
        <w:t xml:space="preserve"> safeguards put in place to supplement the safeguards under these Clauses, including measures applied during transmission and to the processing of the personal data in the country of destination.</w:t>
      </w:r>
    </w:p>
    <w:p w14:paraId="0000018A"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(c)          The data importer warrants that, in carrying out the assessment under paragraph (b), it has made its best efforts to provide the data exporter with relevant information and agrees that it will continue to cooperate with the data exporter in ensuring compliance with these Clauses.</w:t>
      </w:r>
    </w:p>
    <w:p w14:paraId="0000018B"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(d)      The Parties agree to document the assessment under paragraph (b) and make it available to the competent supervisory authority on request.</w:t>
      </w:r>
    </w:p>
    <w:p w14:paraId="0000018C"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 xml:space="preserve">(e)        The data importer agrees to notify the data exporter promptly if, after having agreed to these Clauses and for the duration of the contract, it has reason to believe that it is or has become subject to laws or practices not in line with the requirements under paragraph (a), including following a change in the laws of the third country or a measure (such as a disclosure request) indicating an application of such laws in practice that is not in line with the requirements in paragraph (a). </w:t>
      </w:r>
    </w:p>
    <w:p w14:paraId="0000018D" w14:textId="544EE3C2"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 xml:space="preserve">(f)        Following a notification pursuant to paragraph (e), or if the data exporter otherwise has reason to believe that the data importer can no longer fulfil its obligations under these Clauses, the data exporter shall promptly identify appropriate measures (e.g. technical or </w:t>
      </w:r>
      <w:r w:rsidR="005D7BB9" w:rsidRPr="004206AC">
        <w:rPr>
          <w:rFonts w:ascii="Aptos" w:eastAsia="Calibri" w:hAnsi="Aptos" w:cs="Calibri"/>
        </w:rPr>
        <w:t>organizational</w:t>
      </w:r>
      <w:r w:rsidRPr="004206AC">
        <w:rPr>
          <w:rFonts w:ascii="Aptos" w:eastAsia="Calibri" w:hAnsi="Aptos" w:cs="Calibri"/>
        </w:rPr>
        <w:t xml:space="preserve"> measures to ensure security and confidentiality) to be adopted by the data exporter and/or data importer to address the situation. The data exporter shall suspend the data transfer if it considers that no appropriate safeguards for such transfer can be ensured, or if instructed by the competent supervisory authority to do so. In this case, the data exporter shall be entitled to terminate the contract, insofar as it concerns the processing of personal data under these Clauses. If the contract involves more than two Parties, the data exporter may exercise this right to termination only with respect to the relevant Party, unless the Parties have agreed otherwise. Where the contract is terminated pursuant to this Clause, Clause 16(d) and (e) shall apply.</w:t>
      </w:r>
    </w:p>
    <w:p w14:paraId="0000018E" w14:textId="77777777"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15</w:t>
      </w:r>
    </w:p>
    <w:p w14:paraId="0000018F"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Obligations of the data importer in case of access by public authorities</w:t>
      </w:r>
    </w:p>
    <w:p w14:paraId="00000190"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15.1     Notification</w:t>
      </w:r>
    </w:p>
    <w:p w14:paraId="00000191" w14:textId="3D07ABFF" w:rsidR="00CA0FAE" w:rsidRPr="004206AC" w:rsidRDefault="00DF3755" w:rsidP="00F71B1C">
      <w:pPr>
        <w:spacing w:after="160" w:line="254" w:lineRule="auto"/>
        <w:ind w:left="1440" w:hanging="720"/>
        <w:jc w:val="both"/>
        <w:rPr>
          <w:rFonts w:ascii="Aptos" w:eastAsia="Calibri" w:hAnsi="Aptos" w:cs="Calibri"/>
        </w:rPr>
      </w:pPr>
      <w:r w:rsidRPr="004206AC">
        <w:rPr>
          <w:rFonts w:ascii="Aptos" w:eastAsia="Calibri" w:hAnsi="Aptos" w:cs="Calibri"/>
        </w:rPr>
        <w:lastRenderedPageBreak/>
        <w:t xml:space="preserve">(a)         The data importer agrees to notify the data exporter and, where possible, the data subject promptly (if </w:t>
      </w:r>
      <w:r w:rsidR="001872DC" w:rsidRPr="004206AC">
        <w:rPr>
          <w:rFonts w:ascii="Aptos" w:eastAsia="Calibri" w:hAnsi="Aptos" w:cs="Calibri"/>
        </w:rPr>
        <w:t>necessary,</w:t>
      </w:r>
      <w:r w:rsidRPr="004206AC">
        <w:rPr>
          <w:rFonts w:ascii="Aptos" w:eastAsia="Calibri" w:hAnsi="Aptos" w:cs="Calibri"/>
        </w:rPr>
        <w:t xml:space="preserve"> with the help of the data exporter) if it:</w:t>
      </w:r>
    </w:p>
    <w:p w14:paraId="00000192" w14:textId="77777777" w:rsidR="00CA0FAE" w:rsidRPr="004206AC" w:rsidRDefault="00DF3755" w:rsidP="00F71B1C">
      <w:pPr>
        <w:spacing w:after="160" w:line="254" w:lineRule="auto"/>
        <w:ind w:left="2160" w:hanging="720"/>
        <w:jc w:val="both"/>
        <w:rPr>
          <w:rFonts w:ascii="Aptos" w:eastAsia="Calibri" w:hAnsi="Aptos" w:cs="Calibri"/>
        </w:rPr>
      </w:pPr>
      <w:r w:rsidRPr="004206AC">
        <w:rPr>
          <w:rFonts w:ascii="Aptos" w:eastAsia="Calibri" w:hAnsi="Aptos" w:cs="Calibri"/>
        </w:rPr>
        <w:t>(i)     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or</w:t>
      </w:r>
    </w:p>
    <w:p w14:paraId="00000193" w14:textId="77777777" w:rsidR="00CA0FAE" w:rsidRPr="004206AC" w:rsidRDefault="00DF3755" w:rsidP="00F71B1C">
      <w:pPr>
        <w:spacing w:after="160" w:line="254" w:lineRule="auto"/>
        <w:ind w:left="2160" w:hanging="720"/>
        <w:jc w:val="both"/>
        <w:rPr>
          <w:rFonts w:ascii="Aptos" w:eastAsia="Calibri" w:hAnsi="Aptos" w:cs="Calibri"/>
        </w:rPr>
      </w:pPr>
      <w:r w:rsidRPr="004206AC">
        <w:rPr>
          <w:rFonts w:ascii="Aptos" w:eastAsia="Calibri" w:hAnsi="Aptos" w:cs="Calibri"/>
        </w:rPr>
        <w:t>(ii)      becomes aware of any direct access by public authorities to personal data transferred pursuant to these Clauses in accordance with the laws of the country of destination; such notification shall include all information available to the importer.</w:t>
      </w:r>
    </w:p>
    <w:p w14:paraId="00000194" w14:textId="77777777" w:rsidR="00CA0FAE" w:rsidRPr="004206AC" w:rsidRDefault="00DF3755" w:rsidP="00F71B1C">
      <w:pPr>
        <w:spacing w:after="160" w:line="254" w:lineRule="auto"/>
        <w:ind w:left="1440" w:hanging="720"/>
        <w:jc w:val="both"/>
        <w:rPr>
          <w:rFonts w:ascii="Aptos" w:eastAsia="Calibri" w:hAnsi="Aptos" w:cs="Calibri"/>
        </w:rPr>
      </w:pPr>
      <w:r w:rsidRPr="004206AC">
        <w:rPr>
          <w:rFonts w:ascii="Aptos" w:eastAsia="Calibri" w:hAnsi="Aptos" w:cs="Calibri"/>
        </w:rPr>
        <w:t xml:space="preserve"> (b)        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w:t>
      </w:r>
    </w:p>
    <w:p w14:paraId="00000195" w14:textId="77777777" w:rsidR="00CA0FAE" w:rsidRPr="004206AC" w:rsidRDefault="00DF3755" w:rsidP="00F71B1C">
      <w:pPr>
        <w:spacing w:after="160" w:line="254" w:lineRule="auto"/>
        <w:ind w:left="1440" w:hanging="720"/>
        <w:jc w:val="both"/>
        <w:rPr>
          <w:rFonts w:ascii="Aptos" w:eastAsia="Calibri" w:hAnsi="Aptos" w:cs="Calibri"/>
        </w:rPr>
      </w:pPr>
      <w:r w:rsidRPr="004206AC">
        <w:rPr>
          <w:rFonts w:ascii="Aptos" w:eastAsia="Calibri" w:hAnsi="Aptos" w:cs="Calibri"/>
        </w:rPr>
        <w:t xml:space="preserve">(c)      Where permissible under the laws of the country of destination, the data importer agrees to provide the data exporter, at regular intervals for the duration of the contract, with as much relevant information as possible on the requests received (in particular, number of requests, type of data requested, requesting authority/ies, whether requests have been challenged and the outcome of such challenges, etc.). </w:t>
      </w:r>
    </w:p>
    <w:p w14:paraId="00000196" w14:textId="77777777" w:rsidR="00CA0FAE" w:rsidRPr="004206AC" w:rsidRDefault="00DF3755" w:rsidP="00F71B1C">
      <w:pPr>
        <w:spacing w:after="160" w:line="254" w:lineRule="auto"/>
        <w:ind w:left="1440" w:hanging="720"/>
        <w:jc w:val="both"/>
        <w:rPr>
          <w:rFonts w:ascii="Aptos" w:eastAsia="Calibri" w:hAnsi="Aptos" w:cs="Calibri"/>
        </w:rPr>
      </w:pPr>
      <w:r w:rsidRPr="004206AC">
        <w:rPr>
          <w:rFonts w:ascii="Aptos" w:eastAsia="Calibri" w:hAnsi="Aptos" w:cs="Calibri"/>
        </w:rPr>
        <w:t>(d)           The data importer agrees to preserve the information pursuant to paragraphs (a) to (c) for the duration of the contract and make it available to the competent supervisory authority on request.</w:t>
      </w:r>
    </w:p>
    <w:p w14:paraId="00000197" w14:textId="77777777" w:rsidR="00CA0FAE" w:rsidRPr="004206AC" w:rsidRDefault="00DF3755" w:rsidP="00F71B1C">
      <w:pPr>
        <w:spacing w:after="160" w:line="254" w:lineRule="auto"/>
        <w:ind w:left="1440" w:hanging="720"/>
        <w:jc w:val="both"/>
        <w:rPr>
          <w:rFonts w:ascii="Aptos" w:eastAsia="Calibri" w:hAnsi="Aptos" w:cs="Calibri"/>
        </w:rPr>
      </w:pPr>
      <w:r w:rsidRPr="004206AC">
        <w:rPr>
          <w:rFonts w:ascii="Aptos" w:eastAsia="Calibri" w:hAnsi="Aptos" w:cs="Calibri"/>
        </w:rPr>
        <w:t>(e)       Paragraphs (a) to (c) are without prejudice to the obligation of the data importer pursuant to Clause 14(e) and Clause 16 to inform the data exporter promptly where it is unable to comply with these Clauses.</w:t>
      </w:r>
    </w:p>
    <w:p w14:paraId="00000198" w14:textId="49F2D805"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 xml:space="preserve">15.2     Review of legality and data </w:t>
      </w:r>
      <w:r w:rsidR="001872DC" w:rsidRPr="004206AC">
        <w:rPr>
          <w:rFonts w:ascii="Aptos" w:eastAsia="Calibri" w:hAnsi="Aptos" w:cs="Calibri"/>
          <w:b/>
        </w:rPr>
        <w:t>minimization</w:t>
      </w:r>
    </w:p>
    <w:p w14:paraId="00000199" w14:textId="77777777" w:rsidR="00CA0FAE" w:rsidRPr="004206AC" w:rsidRDefault="00DF3755" w:rsidP="00F71B1C">
      <w:pPr>
        <w:spacing w:after="160" w:line="254" w:lineRule="auto"/>
        <w:ind w:left="1440" w:hanging="720"/>
        <w:jc w:val="both"/>
        <w:rPr>
          <w:rFonts w:ascii="Aptos" w:eastAsia="Calibri" w:hAnsi="Aptos" w:cs="Calibri"/>
        </w:rPr>
      </w:pPr>
      <w:r w:rsidRPr="004206AC">
        <w:rPr>
          <w:rFonts w:ascii="Aptos" w:eastAsia="Calibri" w:hAnsi="Aptos" w:cs="Calibri"/>
        </w:rPr>
        <w:t>(a)        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 These requirements are without prejudice to the obligations of the data importer under Clause 14(e).</w:t>
      </w:r>
    </w:p>
    <w:p w14:paraId="0000019A" w14:textId="77777777" w:rsidR="00CA0FAE" w:rsidRPr="004206AC" w:rsidRDefault="00DF3755" w:rsidP="00F71B1C">
      <w:pPr>
        <w:spacing w:after="160" w:line="254" w:lineRule="auto"/>
        <w:ind w:left="1440" w:hanging="720"/>
        <w:jc w:val="both"/>
        <w:rPr>
          <w:rFonts w:ascii="Aptos" w:eastAsia="Calibri" w:hAnsi="Aptos" w:cs="Calibri"/>
        </w:rPr>
      </w:pPr>
      <w:r w:rsidRPr="004206AC">
        <w:rPr>
          <w:rFonts w:ascii="Aptos" w:eastAsia="Calibri" w:hAnsi="Aptos" w:cs="Calibri"/>
        </w:rPr>
        <w:lastRenderedPageBreak/>
        <w:t xml:space="preserve">(b)       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 </w:t>
      </w:r>
    </w:p>
    <w:p w14:paraId="0000019B" w14:textId="77777777" w:rsidR="00CA0FAE" w:rsidRPr="004206AC" w:rsidRDefault="00DF3755" w:rsidP="00F71B1C">
      <w:pPr>
        <w:spacing w:after="160" w:line="254" w:lineRule="auto"/>
        <w:ind w:left="1440" w:hanging="720"/>
        <w:jc w:val="both"/>
        <w:rPr>
          <w:rFonts w:ascii="Aptos" w:eastAsia="Calibri" w:hAnsi="Aptos" w:cs="Calibri"/>
        </w:rPr>
      </w:pPr>
      <w:r w:rsidRPr="004206AC">
        <w:rPr>
          <w:rFonts w:ascii="Aptos" w:eastAsia="Calibri" w:hAnsi="Aptos" w:cs="Calibri"/>
        </w:rPr>
        <w:t>(c)     The data importer agrees to provide the minimum amount of information permissible when responding to a request for disclosure, based on a reasonable interpretation of the request.</w:t>
      </w:r>
    </w:p>
    <w:p w14:paraId="0000019D" w14:textId="6360FCFC"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 xml:space="preserve"> SECTION IV – FINAL PROVISIONS</w:t>
      </w:r>
    </w:p>
    <w:p w14:paraId="0000019E" w14:textId="77777777" w:rsidR="00CA0FAE" w:rsidRPr="004206AC" w:rsidRDefault="00DF3755">
      <w:pPr>
        <w:spacing w:after="160" w:line="254" w:lineRule="auto"/>
        <w:jc w:val="both"/>
        <w:rPr>
          <w:rFonts w:ascii="Aptos" w:eastAsia="Calibri" w:hAnsi="Aptos" w:cs="Calibri"/>
          <w:b/>
          <w:i/>
        </w:rPr>
      </w:pPr>
      <w:r w:rsidRPr="004206AC">
        <w:rPr>
          <w:rFonts w:ascii="Aptos" w:eastAsia="Calibri" w:hAnsi="Aptos" w:cs="Calibri"/>
          <w:b/>
          <w:i/>
        </w:rPr>
        <w:t>Clause 16</w:t>
      </w:r>
    </w:p>
    <w:p w14:paraId="0000019F" w14:textId="77777777" w:rsidR="00CA0FAE" w:rsidRPr="004206AC" w:rsidRDefault="00DF3755">
      <w:pPr>
        <w:spacing w:after="160" w:line="254" w:lineRule="auto"/>
        <w:jc w:val="both"/>
        <w:rPr>
          <w:rFonts w:ascii="Aptos" w:eastAsia="Calibri" w:hAnsi="Aptos" w:cs="Calibri"/>
          <w:b/>
        </w:rPr>
      </w:pPr>
      <w:r w:rsidRPr="004206AC">
        <w:rPr>
          <w:rFonts w:ascii="Aptos" w:eastAsia="Calibri" w:hAnsi="Aptos" w:cs="Calibri"/>
          <w:b/>
        </w:rPr>
        <w:t>Non-compliance with the Clauses and termination</w:t>
      </w:r>
    </w:p>
    <w:p w14:paraId="000001A0"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(a)        The data importer shall promptly inform the data exporter if it is unable to comply with these Clauses, for whatever reason.</w:t>
      </w:r>
    </w:p>
    <w:p w14:paraId="000001A1"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(b)       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Clause 14(f).</w:t>
      </w:r>
    </w:p>
    <w:p w14:paraId="000001A2"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(c)        The data exporter shall be entitled to terminate the contract, insofar as it concerns the processing of personal data under these Clauses, where:</w:t>
      </w:r>
    </w:p>
    <w:p w14:paraId="000001A3" w14:textId="77777777"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(i)      the data exporter has suspended the transfer of personal data to the data importer pursuant to paragraph (b) and compliance with these Clauses is not restored within a reasonable time and in any event within one month of suspension;</w:t>
      </w:r>
    </w:p>
    <w:p w14:paraId="000001A4" w14:textId="77777777"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(ii)         the data importer is in substantial or persistent breach of these Clauses; or</w:t>
      </w:r>
    </w:p>
    <w:p w14:paraId="000001A5" w14:textId="77777777" w:rsidR="00CA0FAE" w:rsidRPr="004206AC" w:rsidRDefault="00DF3755">
      <w:pPr>
        <w:spacing w:after="160" w:line="254" w:lineRule="auto"/>
        <w:ind w:left="2160" w:hanging="720"/>
        <w:jc w:val="both"/>
        <w:rPr>
          <w:rFonts w:ascii="Aptos" w:eastAsia="Calibri" w:hAnsi="Aptos" w:cs="Calibri"/>
        </w:rPr>
      </w:pPr>
      <w:r w:rsidRPr="004206AC">
        <w:rPr>
          <w:rFonts w:ascii="Aptos" w:eastAsia="Calibri" w:hAnsi="Aptos" w:cs="Calibri"/>
        </w:rPr>
        <w:t>(iii)        the data importer fails to comply with a binding decision of a competent court or supervisory authority regarding its obligations under these Clauses.</w:t>
      </w:r>
    </w:p>
    <w:p w14:paraId="000001A6" w14:textId="77777777" w:rsidR="00CA0FAE" w:rsidRPr="004206AC" w:rsidRDefault="00DF3755">
      <w:pPr>
        <w:spacing w:after="160" w:line="254" w:lineRule="auto"/>
        <w:ind w:left="720"/>
        <w:jc w:val="both"/>
        <w:rPr>
          <w:rFonts w:ascii="Aptos" w:eastAsia="Calibri" w:hAnsi="Aptos" w:cs="Calibri"/>
        </w:rPr>
      </w:pPr>
      <w:r w:rsidRPr="004206AC">
        <w:rPr>
          <w:rFonts w:ascii="Aptos" w:eastAsia="Calibri" w:hAnsi="Aptos" w:cs="Calibri"/>
        </w:rPr>
        <w:t>In these cases, it shall inform the competent supervisory authority of such non-compliance. Where the contract involves more than two Parties, the data exporter may exercise this right to termination only with respect to the relevant Party, unless the Parties have agreed otherwise.</w:t>
      </w:r>
    </w:p>
    <w:p w14:paraId="000001A7"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 xml:space="preserve">(d)       Personal data that has been transferred prior to the termination of the contract pursuant to paragraph (c) shall at the choice of the data exporter immediately be returned to the data exporter or deleted in its entirety. The same shall apply to any copies of the data. The data importer shall certify the deletion of the data to the data exporter. Until the data is deleted or returned, the data importer shall continue to ensure compliance with these Clauses. In case of local laws applicable to the data importer that prohibit the return or deletion of the transferred personal data, the data importer warrants that it will continue to ensure compliance with these Clauses and </w:t>
      </w:r>
      <w:r w:rsidRPr="004206AC">
        <w:rPr>
          <w:rFonts w:ascii="Aptos" w:eastAsia="Calibri" w:hAnsi="Aptos" w:cs="Calibri"/>
        </w:rPr>
        <w:lastRenderedPageBreak/>
        <w:t>will only process the data to the extent and for as long as required under that local law.</w:t>
      </w:r>
    </w:p>
    <w:p w14:paraId="000001A8" w14:textId="77777777" w:rsidR="00CA0FAE" w:rsidRPr="004206AC" w:rsidRDefault="00DF3755">
      <w:pPr>
        <w:spacing w:after="160" w:line="254" w:lineRule="auto"/>
        <w:ind w:left="1440" w:hanging="720"/>
        <w:jc w:val="both"/>
        <w:rPr>
          <w:rFonts w:ascii="Aptos" w:eastAsia="Calibri" w:hAnsi="Aptos" w:cs="Calibri"/>
        </w:rPr>
      </w:pPr>
      <w:r w:rsidRPr="004206AC">
        <w:rPr>
          <w:rFonts w:ascii="Aptos" w:eastAsia="Calibri" w:hAnsi="Aptos" w:cs="Calibri"/>
        </w:rPr>
        <w:t>(e)        Either Party may revoke its agreement to be bound by these Clauses where (i) the European Commission adopts a decision pursuant to Article 45(3) of Regulation (EU) 2016/679 that covers the transfer of personal data to which these Clauses apply; or (ii) Regulation (EU) 2016/679 becomes part of the legal framework of the country to which the personal data is transferred. This is without prejudice to other obligations applying to the processing in question under Regulation (EU) 2016/679.</w:t>
      </w:r>
    </w:p>
    <w:p w14:paraId="000001A9" w14:textId="77777777" w:rsidR="00CA0FAE" w:rsidRPr="004206AC" w:rsidRDefault="00DF3755">
      <w:pPr>
        <w:shd w:val="clear" w:color="auto" w:fill="FFFFFF"/>
        <w:spacing w:before="240" w:after="120" w:line="340" w:lineRule="auto"/>
        <w:jc w:val="both"/>
        <w:rPr>
          <w:rFonts w:ascii="Aptos" w:eastAsia="Calibri" w:hAnsi="Aptos" w:cs="Calibri"/>
          <w:b/>
          <w:i/>
        </w:rPr>
      </w:pPr>
      <w:r w:rsidRPr="004206AC">
        <w:rPr>
          <w:rFonts w:ascii="Aptos" w:eastAsia="Calibri" w:hAnsi="Aptos" w:cs="Calibri"/>
          <w:b/>
          <w:i/>
        </w:rPr>
        <w:t>Clause 17</w:t>
      </w:r>
    </w:p>
    <w:p w14:paraId="000001AA"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Governing law</w:t>
      </w:r>
    </w:p>
    <w:p w14:paraId="000001AB" w14:textId="16127109" w:rsidR="00CA0FAE" w:rsidRPr="004206AC" w:rsidRDefault="00DF3755">
      <w:pPr>
        <w:shd w:val="clear" w:color="auto" w:fill="FFFFFF"/>
        <w:spacing w:before="120" w:line="340" w:lineRule="auto"/>
        <w:jc w:val="both"/>
        <w:rPr>
          <w:rFonts w:ascii="Aptos" w:eastAsia="Calibri" w:hAnsi="Aptos" w:cs="Calibri"/>
        </w:rPr>
      </w:pPr>
      <w:r w:rsidRPr="004206AC">
        <w:rPr>
          <w:rFonts w:ascii="Aptos" w:eastAsia="Calibri" w:hAnsi="Aptos" w:cs="Calibri"/>
        </w:rPr>
        <w:t xml:space="preserve">These Clauses shall be governed by the law of one of the EU Member States, provided such law allows for third-party beneficiary rights. The Parties agree that this shall be the law of </w:t>
      </w:r>
      <w:r w:rsidR="001872DC" w:rsidRPr="004206AC">
        <w:rPr>
          <w:rFonts w:ascii="Aptos" w:eastAsia="Calibri" w:hAnsi="Aptos" w:cs="Calibri"/>
        </w:rPr>
        <w:t>France</w:t>
      </w:r>
      <w:r w:rsidRPr="004206AC">
        <w:rPr>
          <w:rFonts w:ascii="Aptos" w:eastAsia="Calibri" w:hAnsi="Aptos" w:cs="Calibri"/>
        </w:rPr>
        <w:t>.</w:t>
      </w:r>
    </w:p>
    <w:p w14:paraId="283815E3" w14:textId="77777777" w:rsidR="004206AC" w:rsidRDefault="004206AC">
      <w:pPr>
        <w:shd w:val="clear" w:color="auto" w:fill="FFFFFF"/>
        <w:spacing w:before="240" w:after="120" w:line="340" w:lineRule="auto"/>
        <w:jc w:val="both"/>
        <w:rPr>
          <w:rFonts w:ascii="Aptos" w:eastAsia="Calibri" w:hAnsi="Aptos" w:cs="Calibri"/>
          <w:b/>
          <w:i/>
        </w:rPr>
      </w:pPr>
    </w:p>
    <w:p w14:paraId="000001AC" w14:textId="2A62B7F6" w:rsidR="00CA0FAE" w:rsidRPr="004206AC" w:rsidRDefault="00DF3755">
      <w:pPr>
        <w:shd w:val="clear" w:color="auto" w:fill="FFFFFF"/>
        <w:spacing w:before="240" w:after="120" w:line="340" w:lineRule="auto"/>
        <w:jc w:val="both"/>
        <w:rPr>
          <w:rFonts w:ascii="Aptos" w:eastAsia="Calibri" w:hAnsi="Aptos" w:cs="Calibri"/>
          <w:b/>
          <w:i/>
        </w:rPr>
      </w:pPr>
      <w:r w:rsidRPr="004206AC">
        <w:rPr>
          <w:rFonts w:ascii="Aptos" w:eastAsia="Calibri" w:hAnsi="Aptos" w:cs="Calibri"/>
          <w:b/>
          <w:i/>
        </w:rPr>
        <w:t>Clause 18</w:t>
      </w:r>
    </w:p>
    <w:p w14:paraId="000001AD"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Choice of forum and jurisdiction</w:t>
      </w:r>
    </w:p>
    <w:p w14:paraId="000001AE" w14:textId="77777777" w:rsidR="00CA0FAE" w:rsidRPr="004206AC" w:rsidRDefault="00DF3755" w:rsidP="00F71B1C">
      <w:pPr>
        <w:spacing w:after="160" w:line="254" w:lineRule="auto"/>
        <w:ind w:left="1170" w:hanging="720"/>
        <w:jc w:val="both"/>
        <w:rPr>
          <w:rFonts w:ascii="Aptos" w:eastAsia="Calibri" w:hAnsi="Aptos" w:cs="Calibri"/>
        </w:rPr>
      </w:pPr>
      <w:r w:rsidRPr="004206AC">
        <w:rPr>
          <w:rFonts w:ascii="Aptos" w:eastAsia="Calibri" w:hAnsi="Aptos" w:cs="Calibri"/>
        </w:rPr>
        <w:t>(a)       Any dispute arising from these Clauses shall be resolved by the courts of an EU Member State.</w:t>
      </w:r>
    </w:p>
    <w:p w14:paraId="000001AF" w14:textId="0FC0F325" w:rsidR="00CA0FAE" w:rsidRPr="004206AC" w:rsidRDefault="00DF3755" w:rsidP="00F71B1C">
      <w:pPr>
        <w:spacing w:after="160" w:line="254" w:lineRule="auto"/>
        <w:ind w:left="1170" w:hanging="720"/>
        <w:jc w:val="both"/>
        <w:rPr>
          <w:rFonts w:ascii="Aptos" w:eastAsia="Calibri" w:hAnsi="Aptos" w:cs="Calibri"/>
        </w:rPr>
      </w:pPr>
      <w:r w:rsidRPr="004206AC">
        <w:rPr>
          <w:rFonts w:ascii="Aptos" w:eastAsia="Calibri" w:hAnsi="Aptos" w:cs="Calibri"/>
        </w:rPr>
        <w:t>(b)      The Parties agree that those shall be the courts of</w:t>
      </w:r>
      <w:r w:rsidR="001872DC" w:rsidRPr="004206AC">
        <w:rPr>
          <w:rFonts w:ascii="Aptos" w:eastAsia="Calibri" w:hAnsi="Aptos" w:cs="Calibri"/>
        </w:rPr>
        <w:t xml:space="preserve"> France</w:t>
      </w:r>
    </w:p>
    <w:p w14:paraId="000001B0" w14:textId="4C62D222" w:rsidR="00CA0FAE" w:rsidRPr="004206AC" w:rsidRDefault="00DF3755" w:rsidP="00F71B1C">
      <w:pPr>
        <w:spacing w:after="160" w:line="254" w:lineRule="auto"/>
        <w:ind w:left="990" w:hanging="540"/>
        <w:jc w:val="both"/>
        <w:rPr>
          <w:rFonts w:ascii="Aptos" w:eastAsia="Calibri" w:hAnsi="Aptos" w:cs="Calibri"/>
        </w:rPr>
      </w:pPr>
      <w:r w:rsidRPr="004206AC">
        <w:rPr>
          <w:rFonts w:ascii="Aptos" w:eastAsia="Calibri" w:hAnsi="Aptos" w:cs="Calibri"/>
        </w:rPr>
        <w:t xml:space="preserve">(c)        A data subject may also bring legal proceedings against the data exporter and/or data importer </w:t>
      </w:r>
      <w:r w:rsidR="00F71B1C" w:rsidRPr="004206AC">
        <w:rPr>
          <w:rFonts w:ascii="Aptos" w:eastAsia="Calibri" w:hAnsi="Aptos" w:cs="Calibri"/>
        </w:rPr>
        <w:t>b</w:t>
      </w:r>
      <w:r w:rsidRPr="004206AC">
        <w:rPr>
          <w:rFonts w:ascii="Aptos" w:eastAsia="Calibri" w:hAnsi="Aptos" w:cs="Calibri"/>
        </w:rPr>
        <w:t>efore the courts of the Member State in which he/she has his/her habitual residence.</w:t>
      </w:r>
    </w:p>
    <w:p w14:paraId="000001B1" w14:textId="43356DB3" w:rsidR="00CA0FAE" w:rsidRPr="004206AC" w:rsidRDefault="00DF3755" w:rsidP="00F71B1C">
      <w:pPr>
        <w:spacing w:after="160" w:line="254" w:lineRule="auto"/>
        <w:ind w:left="1170" w:hanging="720"/>
        <w:jc w:val="both"/>
        <w:rPr>
          <w:rFonts w:ascii="Aptos" w:eastAsia="Calibri" w:hAnsi="Aptos" w:cs="Calibri"/>
        </w:rPr>
      </w:pPr>
      <w:r w:rsidRPr="004206AC">
        <w:rPr>
          <w:rFonts w:ascii="Aptos" w:eastAsia="Calibri" w:hAnsi="Aptos" w:cs="Calibri"/>
        </w:rPr>
        <w:t>(d)      The Parties agree to submit themselves to the jurisdiction of such courts.</w:t>
      </w:r>
    </w:p>
    <w:p w14:paraId="000001B2" w14:textId="77777777" w:rsidR="00CA0FAE" w:rsidRPr="004206AC" w:rsidRDefault="00CA0FAE">
      <w:pPr>
        <w:spacing w:line="254" w:lineRule="auto"/>
        <w:rPr>
          <w:rFonts w:ascii="Aptos" w:eastAsia="Calibri" w:hAnsi="Aptos" w:cs="Calibri"/>
        </w:rPr>
      </w:pPr>
    </w:p>
    <w:p w14:paraId="000001B3"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B4"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B5"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B6"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B7"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B8"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B9"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BA"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BB" w14:textId="77777777" w:rsidR="00CA0FAE" w:rsidRDefault="00CA0FAE">
      <w:pPr>
        <w:shd w:val="clear" w:color="auto" w:fill="FFFFFF"/>
        <w:spacing w:before="240" w:after="120" w:line="340" w:lineRule="auto"/>
        <w:jc w:val="center"/>
        <w:rPr>
          <w:rFonts w:ascii="Aptos" w:eastAsia="Calibri" w:hAnsi="Aptos" w:cs="Calibri"/>
          <w:b/>
          <w:color w:val="444444"/>
        </w:rPr>
      </w:pPr>
    </w:p>
    <w:p w14:paraId="1197BED2" w14:textId="77777777" w:rsidR="004206AC" w:rsidRDefault="004206AC">
      <w:pPr>
        <w:shd w:val="clear" w:color="auto" w:fill="FFFFFF"/>
        <w:spacing w:before="240" w:after="120" w:line="340" w:lineRule="auto"/>
        <w:jc w:val="center"/>
        <w:rPr>
          <w:rFonts w:ascii="Aptos" w:eastAsia="Calibri" w:hAnsi="Aptos" w:cs="Calibri"/>
          <w:b/>
          <w:color w:val="444444"/>
        </w:rPr>
      </w:pPr>
    </w:p>
    <w:p w14:paraId="220A9D7D" w14:textId="77777777" w:rsidR="004206AC" w:rsidRPr="004206AC" w:rsidRDefault="004206AC">
      <w:pPr>
        <w:shd w:val="clear" w:color="auto" w:fill="FFFFFF"/>
        <w:spacing w:before="240" w:after="120" w:line="340" w:lineRule="auto"/>
        <w:jc w:val="center"/>
        <w:rPr>
          <w:rFonts w:ascii="Aptos" w:eastAsia="Calibri" w:hAnsi="Aptos" w:cs="Calibri"/>
          <w:b/>
          <w:color w:val="444444"/>
        </w:rPr>
      </w:pPr>
    </w:p>
    <w:p w14:paraId="000001BC"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BD"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BE" w14:textId="77777777" w:rsidR="00CA0FAE" w:rsidRPr="004206AC" w:rsidRDefault="00CA0FAE">
      <w:pPr>
        <w:shd w:val="clear" w:color="auto" w:fill="FFFFFF"/>
        <w:spacing w:before="240" w:after="120" w:line="340" w:lineRule="auto"/>
        <w:jc w:val="center"/>
        <w:rPr>
          <w:rFonts w:ascii="Aptos" w:eastAsia="Calibri" w:hAnsi="Aptos" w:cs="Calibri"/>
          <w:b/>
          <w:color w:val="444444"/>
        </w:rPr>
      </w:pPr>
    </w:p>
    <w:p w14:paraId="000001C2" w14:textId="77777777" w:rsidR="00CA0FAE" w:rsidRPr="004206AC" w:rsidRDefault="00DF3755">
      <w:pPr>
        <w:shd w:val="clear" w:color="auto" w:fill="FFFFFF"/>
        <w:spacing w:before="240" w:after="120" w:line="340" w:lineRule="auto"/>
        <w:jc w:val="center"/>
        <w:rPr>
          <w:rFonts w:ascii="Aptos" w:eastAsia="Calibri" w:hAnsi="Aptos" w:cs="Calibri"/>
          <w:b/>
          <w:color w:val="444444"/>
        </w:rPr>
      </w:pPr>
      <w:r w:rsidRPr="004206AC">
        <w:rPr>
          <w:rFonts w:ascii="Aptos" w:eastAsia="Calibri" w:hAnsi="Aptos" w:cs="Calibri"/>
          <w:b/>
          <w:color w:val="444444"/>
        </w:rPr>
        <w:t>APPENDIX</w:t>
      </w:r>
    </w:p>
    <w:p w14:paraId="000001C3" w14:textId="77777777" w:rsidR="00CA0FAE" w:rsidRPr="004206AC" w:rsidRDefault="00DF3755">
      <w:pPr>
        <w:shd w:val="clear" w:color="auto" w:fill="FFFFFF"/>
        <w:spacing w:before="120" w:after="160" w:line="340" w:lineRule="auto"/>
        <w:jc w:val="both"/>
        <w:rPr>
          <w:rFonts w:ascii="Aptos" w:eastAsia="Calibri" w:hAnsi="Aptos" w:cs="Calibri"/>
          <w:color w:val="444444"/>
        </w:rPr>
      </w:pPr>
      <w:r w:rsidRPr="004206AC">
        <w:rPr>
          <w:rFonts w:ascii="Aptos" w:eastAsia="Calibri" w:hAnsi="Aptos" w:cs="Calibri"/>
          <w:color w:val="444444"/>
        </w:rPr>
        <w:t>EXPLANATORY NOTE:</w:t>
      </w:r>
    </w:p>
    <w:p w14:paraId="000001C4" w14:textId="2D472BBF" w:rsidR="00CA0FAE" w:rsidRPr="004206AC" w:rsidRDefault="00DF3755">
      <w:pPr>
        <w:shd w:val="clear" w:color="auto" w:fill="FFFFFF"/>
        <w:spacing w:before="120" w:after="160" w:line="340" w:lineRule="auto"/>
        <w:jc w:val="both"/>
        <w:rPr>
          <w:rFonts w:ascii="Aptos" w:eastAsia="Calibri" w:hAnsi="Aptos" w:cs="Calibri"/>
        </w:rPr>
      </w:pPr>
      <w:r w:rsidRPr="004206AC">
        <w:rPr>
          <w:rFonts w:ascii="Aptos" w:eastAsia="Calibri" w:hAnsi="Aptos" w:cs="Calibri"/>
          <w:color w:val="444444"/>
        </w:rPr>
        <w:t xml:space="preserve">It must be possible to clearly distinguish the information applicable to each transfer or category of transfers and, in this regard, to determine the respective role(s) of the Parties as data exporter(s) and/or data importer(s). This does not necessarily require completing and signing separate appendices for each transfer/category of transfers and/or contractual relationship, where this transparency can </w:t>
      </w:r>
      <w:r w:rsidR="007A0FF1" w:rsidRPr="004206AC">
        <w:rPr>
          <w:rFonts w:ascii="Aptos" w:eastAsia="Calibri" w:hAnsi="Aptos" w:cs="Calibri"/>
          <w:color w:val="444444"/>
        </w:rPr>
        <w:t>achieve</w:t>
      </w:r>
      <w:r w:rsidRPr="004206AC">
        <w:rPr>
          <w:rFonts w:ascii="Aptos" w:eastAsia="Calibri" w:hAnsi="Aptos" w:cs="Calibri"/>
          <w:color w:val="444444"/>
        </w:rPr>
        <w:t xml:space="preserve"> through one appendix. However, where necessary to ensure sufficient clarity, separate appendices should be used.</w:t>
      </w:r>
      <w:r w:rsidRPr="004206AC">
        <w:rPr>
          <w:rFonts w:ascii="Aptos" w:eastAsia="Calibri" w:hAnsi="Aptos" w:cs="Calibri"/>
        </w:rPr>
        <w:t xml:space="preserve"> </w:t>
      </w:r>
    </w:p>
    <w:p w14:paraId="238D41A7" w14:textId="77777777" w:rsidR="007A0FF1" w:rsidRDefault="007A0FF1">
      <w:pPr>
        <w:shd w:val="clear" w:color="auto" w:fill="FFFFFF"/>
        <w:spacing w:before="240" w:after="120" w:line="340" w:lineRule="auto"/>
        <w:jc w:val="center"/>
        <w:rPr>
          <w:rFonts w:ascii="Aptos" w:eastAsia="Calibri" w:hAnsi="Aptos" w:cs="Calibri"/>
          <w:b/>
        </w:rPr>
      </w:pPr>
    </w:p>
    <w:p w14:paraId="45787EE5" w14:textId="77777777" w:rsidR="007A0FF1" w:rsidRDefault="007A0FF1">
      <w:pPr>
        <w:shd w:val="clear" w:color="auto" w:fill="FFFFFF"/>
        <w:spacing w:before="240" w:after="120" w:line="340" w:lineRule="auto"/>
        <w:jc w:val="center"/>
        <w:rPr>
          <w:rFonts w:ascii="Aptos" w:eastAsia="Calibri" w:hAnsi="Aptos" w:cs="Calibri"/>
          <w:b/>
        </w:rPr>
      </w:pPr>
    </w:p>
    <w:p w14:paraId="7E72CEBB" w14:textId="77777777" w:rsidR="007A0FF1" w:rsidRDefault="007A0FF1">
      <w:pPr>
        <w:shd w:val="clear" w:color="auto" w:fill="FFFFFF"/>
        <w:spacing w:before="240" w:after="120" w:line="340" w:lineRule="auto"/>
        <w:jc w:val="center"/>
        <w:rPr>
          <w:rFonts w:ascii="Aptos" w:eastAsia="Calibri" w:hAnsi="Aptos" w:cs="Calibri"/>
          <w:b/>
        </w:rPr>
      </w:pPr>
    </w:p>
    <w:p w14:paraId="49EF154B" w14:textId="77777777" w:rsidR="007A0FF1" w:rsidRDefault="007A0FF1">
      <w:pPr>
        <w:shd w:val="clear" w:color="auto" w:fill="FFFFFF"/>
        <w:spacing w:before="240" w:after="120" w:line="340" w:lineRule="auto"/>
        <w:jc w:val="center"/>
        <w:rPr>
          <w:rFonts w:ascii="Aptos" w:eastAsia="Calibri" w:hAnsi="Aptos" w:cs="Calibri"/>
          <w:b/>
        </w:rPr>
      </w:pPr>
    </w:p>
    <w:p w14:paraId="3F45233E" w14:textId="77777777" w:rsidR="007A0FF1" w:rsidRDefault="007A0FF1">
      <w:pPr>
        <w:shd w:val="clear" w:color="auto" w:fill="FFFFFF"/>
        <w:spacing w:before="240" w:after="120" w:line="340" w:lineRule="auto"/>
        <w:jc w:val="center"/>
        <w:rPr>
          <w:rFonts w:ascii="Aptos" w:eastAsia="Calibri" w:hAnsi="Aptos" w:cs="Calibri"/>
          <w:b/>
        </w:rPr>
      </w:pPr>
    </w:p>
    <w:p w14:paraId="1229FE9D" w14:textId="77777777" w:rsidR="007A0FF1" w:rsidRDefault="007A0FF1">
      <w:pPr>
        <w:shd w:val="clear" w:color="auto" w:fill="FFFFFF"/>
        <w:spacing w:before="240" w:after="120" w:line="340" w:lineRule="auto"/>
        <w:jc w:val="center"/>
        <w:rPr>
          <w:rFonts w:ascii="Aptos" w:eastAsia="Calibri" w:hAnsi="Aptos" w:cs="Calibri"/>
          <w:b/>
        </w:rPr>
      </w:pPr>
    </w:p>
    <w:p w14:paraId="1E556867" w14:textId="77777777" w:rsidR="007A0FF1" w:rsidRDefault="007A0FF1">
      <w:pPr>
        <w:shd w:val="clear" w:color="auto" w:fill="FFFFFF"/>
        <w:spacing w:before="240" w:after="120" w:line="340" w:lineRule="auto"/>
        <w:jc w:val="center"/>
        <w:rPr>
          <w:rFonts w:ascii="Aptos" w:eastAsia="Calibri" w:hAnsi="Aptos" w:cs="Calibri"/>
          <w:b/>
        </w:rPr>
      </w:pPr>
    </w:p>
    <w:p w14:paraId="181C26EF" w14:textId="77777777" w:rsidR="007A0FF1" w:rsidRDefault="007A0FF1">
      <w:pPr>
        <w:shd w:val="clear" w:color="auto" w:fill="FFFFFF"/>
        <w:spacing w:before="240" w:after="120" w:line="340" w:lineRule="auto"/>
        <w:jc w:val="center"/>
        <w:rPr>
          <w:rFonts w:ascii="Aptos" w:eastAsia="Calibri" w:hAnsi="Aptos" w:cs="Calibri"/>
          <w:b/>
        </w:rPr>
      </w:pPr>
    </w:p>
    <w:p w14:paraId="4388B6D4" w14:textId="77777777" w:rsidR="007A0FF1" w:rsidRDefault="007A0FF1">
      <w:pPr>
        <w:shd w:val="clear" w:color="auto" w:fill="FFFFFF"/>
        <w:spacing w:before="240" w:after="120" w:line="340" w:lineRule="auto"/>
        <w:jc w:val="center"/>
        <w:rPr>
          <w:rFonts w:ascii="Aptos" w:eastAsia="Calibri" w:hAnsi="Aptos" w:cs="Calibri"/>
          <w:b/>
        </w:rPr>
      </w:pPr>
    </w:p>
    <w:p w14:paraId="59216881" w14:textId="77777777" w:rsidR="007A0FF1" w:rsidRDefault="007A0FF1">
      <w:pPr>
        <w:shd w:val="clear" w:color="auto" w:fill="FFFFFF"/>
        <w:spacing w:before="240" w:after="120" w:line="340" w:lineRule="auto"/>
        <w:jc w:val="center"/>
        <w:rPr>
          <w:rFonts w:ascii="Aptos" w:eastAsia="Calibri" w:hAnsi="Aptos" w:cs="Calibri"/>
          <w:b/>
        </w:rPr>
      </w:pPr>
    </w:p>
    <w:p w14:paraId="7C050E29" w14:textId="77777777" w:rsidR="007A0FF1" w:rsidRDefault="007A0FF1">
      <w:pPr>
        <w:shd w:val="clear" w:color="auto" w:fill="FFFFFF"/>
        <w:spacing w:before="240" w:after="120" w:line="340" w:lineRule="auto"/>
        <w:jc w:val="center"/>
        <w:rPr>
          <w:rFonts w:ascii="Aptos" w:eastAsia="Calibri" w:hAnsi="Aptos" w:cs="Calibri"/>
          <w:b/>
        </w:rPr>
      </w:pPr>
    </w:p>
    <w:p w14:paraId="53CB971B" w14:textId="77777777" w:rsidR="007A0FF1" w:rsidRDefault="007A0FF1">
      <w:pPr>
        <w:shd w:val="clear" w:color="auto" w:fill="FFFFFF"/>
        <w:spacing w:before="240" w:after="120" w:line="340" w:lineRule="auto"/>
        <w:jc w:val="center"/>
        <w:rPr>
          <w:rFonts w:ascii="Aptos" w:eastAsia="Calibri" w:hAnsi="Aptos" w:cs="Calibri"/>
          <w:b/>
        </w:rPr>
      </w:pPr>
    </w:p>
    <w:p w14:paraId="3783F07B" w14:textId="77777777" w:rsidR="007A0FF1" w:rsidRDefault="007A0FF1">
      <w:pPr>
        <w:shd w:val="clear" w:color="auto" w:fill="FFFFFF"/>
        <w:spacing w:before="240" w:after="120" w:line="340" w:lineRule="auto"/>
        <w:jc w:val="center"/>
        <w:rPr>
          <w:rFonts w:ascii="Aptos" w:eastAsia="Calibri" w:hAnsi="Aptos" w:cs="Calibri"/>
          <w:b/>
        </w:rPr>
      </w:pPr>
    </w:p>
    <w:p w14:paraId="29E9D35C" w14:textId="77777777" w:rsidR="007A0FF1" w:rsidRDefault="007A0FF1">
      <w:pPr>
        <w:shd w:val="clear" w:color="auto" w:fill="FFFFFF"/>
        <w:spacing w:before="240" w:after="120" w:line="340" w:lineRule="auto"/>
        <w:jc w:val="center"/>
        <w:rPr>
          <w:rFonts w:ascii="Aptos" w:eastAsia="Calibri" w:hAnsi="Aptos" w:cs="Calibri"/>
          <w:b/>
        </w:rPr>
      </w:pPr>
    </w:p>
    <w:p w14:paraId="5D81E773" w14:textId="77777777" w:rsidR="007A0FF1" w:rsidRDefault="007A0FF1">
      <w:pPr>
        <w:shd w:val="clear" w:color="auto" w:fill="FFFFFF"/>
        <w:spacing w:before="240" w:after="120" w:line="340" w:lineRule="auto"/>
        <w:jc w:val="center"/>
        <w:rPr>
          <w:rFonts w:ascii="Aptos" w:eastAsia="Calibri" w:hAnsi="Aptos" w:cs="Calibri"/>
          <w:b/>
        </w:rPr>
      </w:pPr>
    </w:p>
    <w:p w14:paraId="000001C7" w14:textId="0A5E44CB" w:rsidR="00CA0FAE" w:rsidRPr="004206AC" w:rsidRDefault="00DF3755">
      <w:pPr>
        <w:shd w:val="clear" w:color="auto" w:fill="FFFFFF"/>
        <w:spacing w:before="240" w:after="120" w:line="340" w:lineRule="auto"/>
        <w:jc w:val="center"/>
        <w:rPr>
          <w:rFonts w:ascii="Aptos" w:eastAsia="Calibri" w:hAnsi="Aptos" w:cs="Calibri"/>
          <w:b/>
        </w:rPr>
      </w:pPr>
      <w:r w:rsidRPr="004206AC">
        <w:rPr>
          <w:rFonts w:ascii="Aptos" w:eastAsia="Calibri" w:hAnsi="Aptos" w:cs="Calibri"/>
          <w:b/>
        </w:rPr>
        <w:t>ANNEX I</w:t>
      </w:r>
    </w:p>
    <w:p w14:paraId="000001C8" w14:textId="77777777" w:rsidR="00CA0FAE" w:rsidRPr="004206AC" w:rsidRDefault="00DF3755">
      <w:pPr>
        <w:pStyle w:val="Heading1"/>
        <w:keepNext w:val="0"/>
        <w:keepLines w:val="0"/>
        <w:spacing w:before="480" w:line="178" w:lineRule="auto"/>
        <w:jc w:val="both"/>
        <w:rPr>
          <w:rFonts w:ascii="Aptos" w:eastAsia="Calibri" w:hAnsi="Aptos" w:cs="Calibri"/>
          <w:b/>
          <w:sz w:val="22"/>
          <w:szCs w:val="22"/>
        </w:rPr>
      </w:pPr>
      <w:bookmarkStart w:id="114" w:name="_sje17m7axuyz" w:colFirst="0" w:colLast="0"/>
      <w:bookmarkEnd w:id="114"/>
      <w:r w:rsidRPr="004206AC">
        <w:rPr>
          <w:rFonts w:ascii="Aptos" w:eastAsia="Calibri" w:hAnsi="Aptos" w:cs="Calibri"/>
          <w:b/>
          <w:sz w:val="22"/>
          <w:szCs w:val="22"/>
        </w:rPr>
        <w:t>A.   LIST OF PARTIES</w:t>
      </w:r>
    </w:p>
    <w:p w14:paraId="000001C9" w14:textId="77777777" w:rsidR="00CA0FAE" w:rsidRPr="004206AC" w:rsidRDefault="00DF3755">
      <w:pPr>
        <w:spacing w:after="120" w:line="256" w:lineRule="auto"/>
        <w:jc w:val="both"/>
        <w:rPr>
          <w:rFonts w:ascii="Aptos" w:eastAsia="Calibri" w:hAnsi="Aptos" w:cs="Calibri"/>
          <w:i/>
        </w:rPr>
      </w:pPr>
      <w:r w:rsidRPr="004206AC">
        <w:rPr>
          <w:rFonts w:ascii="Aptos" w:eastAsia="Calibri" w:hAnsi="Aptos" w:cs="Calibri"/>
          <w:i/>
        </w:rPr>
        <w:t>The Parties are those to the DPA as mentioned on its first as well as signature page above.</w:t>
      </w:r>
    </w:p>
    <w:p w14:paraId="000001CA" w14:textId="77777777" w:rsidR="00CA0FAE" w:rsidRPr="004206AC" w:rsidRDefault="00DF3755">
      <w:pPr>
        <w:pStyle w:val="Heading1"/>
        <w:keepNext w:val="0"/>
        <w:keepLines w:val="0"/>
        <w:spacing w:before="480" w:line="178" w:lineRule="auto"/>
        <w:jc w:val="both"/>
        <w:rPr>
          <w:rFonts w:ascii="Aptos" w:eastAsia="Calibri" w:hAnsi="Aptos" w:cs="Calibri"/>
          <w:b/>
          <w:sz w:val="22"/>
          <w:szCs w:val="22"/>
        </w:rPr>
      </w:pPr>
      <w:bookmarkStart w:id="115" w:name="_hnxii6sbtltf" w:colFirst="0" w:colLast="0"/>
      <w:bookmarkEnd w:id="115"/>
      <w:r w:rsidRPr="004206AC">
        <w:rPr>
          <w:rFonts w:ascii="Aptos" w:eastAsia="Calibri" w:hAnsi="Aptos" w:cs="Calibri"/>
          <w:b/>
          <w:sz w:val="22"/>
          <w:szCs w:val="22"/>
        </w:rPr>
        <w:t>B.   DESCRIPTION OF TRANSFER</w:t>
      </w:r>
    </w:p>
    <w:p w14:paraId="000001CB" w14:textId="77777777" w:rsidR="00CA0FAE" w:rsidRPr="004206AC" w:rsidRDefault="00DF3755">
      <w:pPr>
        <w:spacing w:after="120" w:line="256" w:lineRule="auto"/>
        <w:jc w:val="both"/>
        <w:rPr>
          <w:rFonts w:ascii="Aptos" w:eastAsia="Calibri" w:hAnsi="Aptos" w:cs="Calibri"/>
          <w:i/>
        </w:rPr>
      </w:pPr>
      <w:r w:rsidRPr="004206AC">
        <w:rPr>
          <w:rFonts w:ascii="Aptos" w:eastAsia="Calibri" w:hAnsi="Aptos" w:cs="Calibri"/>
          <w:i/>
        </w:rPr>
        <w:t>Categories of data subjects whose personal data is transferred</w:t>
      </w:r>
    </w:p>
    <w:p w14:paraId="000001CC"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As laid down in Annex a to the DPA</w:t>
      </w:r>
    </w:p>
    <w:p w14:paraId="000001CD"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 xml:space="preserve"> </w:t>
      </w:r>
    </w:p>
    <w:p w14:paraId="000001CE" w14:textId="77777777" w:rsidR="00CA0FAE" w:rsidRPr="004206AC" w:rsidRDefault="00DF3755">
      <w:pPr>
        <w:spacing w:after="120" w:line="256" w:lineRule="auto"/>
        <w:jc w:val="both"/>
        <w:rPr>
          <w:rFonts w:ascii="Aptos" w:eastAsia="Calibri" w:hAnsi="Aptos" w:cs="Calibri"/>
          <w:i/>
        </w:rPr>
      </w:pPr>
      <w:r w:rsidRPr="004206AC">
        <w:rPr>
          <w:rFonts w:ascii="Aptos" w:eastAsia="Calibri" w:hAnsi="Aptos" w:cs="Calibri"/>
          <w:i/>
        </w:rPr>
        <w:t>Categories of personal data transferred</w:t>
      </w:r>
    </w:p>
    <w:p w14:paraId="000001CF"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As laid down in Annex a to the DPA</w:t>
      </w:r>
    </w:p>
    <w:p w14:paraId="000001D0"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 xml:space="preserve"> </w:t>
      </w:r>
    </w:p>
    <w:p w14:paraId="000001D1"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Sensitive data transferred (if applicable) and applied restrictions or safeguards that fully take into consideration the nature of the data and the risks involved, such as for instance strict purpose limitation, access restrictions (including access only for staff having followed specialized training), keeping a record of access to the data, restrictions for onward transfers or additional security measures.</w:t>
      </w:r>
    </w:p>
    <w:p w14:paraId="000001D2"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N/A</w:t>
      </w:r>
    </w:p>
    <w:p w14:paraId="000001D3"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 xml:space="preserve"> </w:t>
      </w:r>
    </w:p>
    <w:p w14:paraId="000001D4"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The frequency of the transfer (e.g. whether the data is transferred on a one-off or continuous basis).</w:t>
      </w:r>
    </w:p>
    <w:p w14:paraId="000001D5"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lastRenderedPageBreak/>
        <w:t>Continuous during the Term</w:t>
      </w:r>
    </w:p>
    <w:p w14:paraId="000001D6"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 xml:space="preserve"> </w:t>
      </w:r>
    </w:p>
    <w:p w14:paraId="000001D7" w14:textId="77777777" w:rsidR="00CA0FAE" w:rsidRPr="004206AC" w:rsidRDefault="00DF3755">
      <w:pPr>
        <w:spacing w:after="120" w:line="256" w:lineRule="auto"/>
        <w:jc w:val="both"/>
        <w:rPr>
          <w:rFonts w:ascii="Aptos" w:eastAsia="Calibri" w:hAnsi="Aptos" w:cs="Calibri"/>
          <w:i/>
        </w:rPr>
      </w:pPr>
      <w:r w:rsidRPr="004206AC">
        <w:rPr>
          <w:rFonts w:ascii="Aptos" w:eastAsia="Calibri" w:hAnsi="Aptos" w:cs="Calibri"/>
          <w:i/>
        </w:rPr>
        <w:t>Nature of the processing</w:t>
      </w:r>
    </w:p>
    <w:p w14:paraId="000001D8"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As laid down in Annex a to the DPA</w:t>
      </w:r>
    </w:p>
    <w:p w14:paraId="000001D9"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 xml:space="preserve"> </w:t>
      </w:r>
    </w:p>
    <w:p w14:paraId="000001DA" w14:textId="77777777" w:rsidR="00CA0FAE" w:rsidRPr="004206AC" w:rsidRDefault="00DF3755">
      <w:pPr>
        <w:spacing w:after="120" w:line="256" w:lineRule="auto"/>
        <w:jc w:val="both"/>
        <w:rPr>
          <w:rFonts w:ascii="Aptos" w:eastAsia="Calibri" w:hAnsi="Aptos" w:cs="Calibri"/>
          <w:i/>
        </w:rPr>
      </w:pPr>
      <w:r w:rsidRPr="004206AC">
        <w:rPr>
          <w:rFonts w:ascii="Aptos" w:eastAsia="Calibri" w:hAnsi="Aptos" w:cs="Calibri"/>
          <w:i/>
        </w:rPr>
        <w:t>Purpose(s) of the data transfer and further processing</w:t>
      </w:r>
    </w:p>
    <w:p w14:paraId="000001DB"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As laid down in Annex a to the DPA.</w:t>
      </w:r>
    </w:p>
    <w:p w14:paraId="000001DC"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 xml:space="preserve"> </w:t>
      </w:r>
    </w:p>
    <w:p w14:paraId="000001DD" w14:textId="6762921C"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The period for which the personal data will be retained, or, if that is not possible, the criteria used to determine that period</w:t>
      </w:r>
      <w:r w:rsidR="00F71B1C" w:rsidRPr="004206AC">
        <w:rPr>
          <w:rFonts w:ascii="Aptos" w:eastAsia="Calibri" w:hAnsi="Aptos" w:cs="Calibri"/>
        </w:rPr>
        <w:t>:</w:t>
      </w:r>
    </w:p>
    <w:p w14:paraId="000001DE" w14:textId="284FDA42" w:rsidR="005D7BB9" w:rsidRDefault="00DF3755">
      <w:pPr>
        <w:spacing w:after="120" w:line="256" w:lineRule="auto"/>
        <w:jc w:val="both"/>
        <w:rPr>
          <w:rFonts w:ascii="Aptos" w:eastAsia="Calibri" w:hAnsi="Aptos" w:cs="Calibri"/>
        </w:rPr>
      </w:pPr>
      <w:r w:rsidRPr="004206AC">
        <w:rPr>
          <w:rFonts w:ascii="Aptos" w:eastAsia="Calibri" w:hAnsi="Aptos" w:cs="Calibri"/>
        </w:rPr>
        <w:t xml:space="preserve"> </w:t>
      </w:r>
    </w:p>
    <w:p w14:paraId="1A74E3D4" w14:textId="77777777" w:rsidR="005D7BB9" w:rsidRDefault="005D7BB9">
      <w:pPr>
        <w:rPr>
          <w:rFonts w:ascii="Aptos" w:eastAsia="Calibri" w:hAnsi="Aptos" w:cs="Calibri"/>
        </w:rPr>
      </w:pPr>
      <w:r>
        <w:rPr>
          <w:rFonts w:ascii="Aptos" w:eastAsia="Calibri" w:hAnsi="Aptos" w:cs="Calibri"/>
        </w:rPr>
        <w:br w:type="page"/>
      </w:r>
    </w:p>
    <w:p w14:paraId="162BC5CC" w14:textId="77777777" w:rsidR="00CA0FAE" w:rsidRPr="004206AC" w:rsidRDefault="00CA0FAE">
      <w:pPr>
        <w:spacing w:after="120" w:line="256" w:lineRule="auto"/>
        <w:jc w:val="both"/>
        <w:rPr>
          <w:rFonts w:ascii="Aptos" w:eastAsia="Calibri" w:hAnsi="Aptos" w:cs="Calibri"/>
        </w:rPr>
      </w:pPr>
    </w:p>
    <w:p w14:paraId="000001DF" w14:textId="77777777" w:rsidR="00CA0FAE" w:rsidRPr="004206AC" w:rsidRDefault="00DF3755">
      <w:pPr>
        <w:spacing w:after="120" w:line="256" w:lineRule="auto"/>
        <w:jc w:val="both"/>
        <w:rPr>
          <w:rFonts w:ascii="Aptos" w:eastAsia="Calibri" w:hAnsi="Aptos" w:cs="Calibri"/>
          <w:b/>
          <w:bCs/>
          <w:highlight w:val="yellow"/>
        </w:rPr>
      </w:pPr>
      <w:r w:rsidRPr="004206AC">
        <w:rPr>
          <w:rFonts w:ascii="Aptos" w:eastAsia="Calibri" w:hAnsi="Aptos" w:cs="Calibri"/>
          <w:b/>
          <w:bCs/>
          <w:highlight w:val="yellow"/>
        </w:rPr>
        <w:t>Data Importer:</w:t>
      </w:r>
    </w:p>
    <w:p w14:paraId="000001E0" w14:textId="3DED40EC" w:rsidR="00CA0FAE" w:rsidRPr="004206AC" w:rsidRDefault="00DF3755">
      <w:pPr>
        <w:spacing w:after="120" w:line="256" w:lineRule="auto"/>
        <w:jc w:val="both"/>
        <w:rPr>
          <w:rFonts w:ascii="Aptos" w:eastAsia="Calibri" w:hAnsi="Aptos" w:cs="Calibri"/>
          <w:highlight w:val="yellow"/>
        </w:rPr>
      </w:pPr>
      <w:r w:rsidRPr="004206AC">
        <w:rPr>
          <w:rFonts w:ascii="Aptos" w:eastAsia="Calibri" w:hAnsi="Aptos" w:cs="Calibri"/>
          <w:highlight w:val="yellow"/>
        </w:rPr>
        <w:t xml:space="preserve">For transfers to (sub-) processors, also specify subject matter, </w:t>
      </w:r>
      <w:r w:rsidR="001872DC" w:rsidRPr="004206AC">
        <w:rPr>
          <w:rFonts w:ascii="Aptos" w:eastAsia="Calibri" w:hAnsi="Aptos" w:cs="Calibri"/>
          <w:highlight w:val="yellow"/>
        </w:rPr>
        <w:t>nature,</w:t>
      </w:r>
      <w:r w:rsidRPr="004206AC">
        <w:rPr>
          <w:rFonts w:ascii="Aptos" w:eastAsia="Calibri" w:hAnsi="Aptos" w:cs="Calibri"/>
          <w:highlight w:val="yellow"/>
        </w:rPr>
        <w:t xml:space="preserve"> and duration of the </w:t>
      </w:r>
      <w:r w:rsidR="00ED4CFA" w:rsidRPr="004206AC">
        <w:rPr>
          <w:rFonts w:ascii="Aptos" w:eastAsia="Calibri" w:hAnsi="Aptos" w:cs="Calibri"/>
          <w:highlight w:val="yellow"/>
        </w:rPr>
        <w:t>processing.</w:t>
      </w:r>
    </w:p>
    <w:p w14:paraId="000001E1" w14:textId="77777777" w:rsidR="00CA0FAE" w:rsidRPr="004206AC" w:rsidRDefault="00DF3755">
      <w:pPr>
        <w:spacing w:after="120" w:line="256" w:lineRule="auto"/>
        <w:jc w:val="both"/>
        <w:rPr>
          <w:rFonts w:ascii="Aptos" w:eastAsia="Calibri" w:hAnsi="Aptos" w:cs="Calibri"/>
          <w:highlight w:val="yellow"/>
        </w:rPr>
      </w:pPr>
      <w:r w:rsidRPr="004206AC">
        <w:rPr>
          <w:rFonts w:ascii="Aptos" w:eastAsia="Calibri" w:hAnsi="Aptos" w:cs="Calibri"/>
          <w:highlight w:val="yellow"/>
        </w:rPr>
        <w:t>Data Importer:</w:t>
      </w:r>
    </w:p>
    <w:p w14:paraId="39BEF37D" w14:textId="77777777" w:rsidR="001872DC" w:rsidRPr="004206AC" w:rsidRDefault="001872DC" w:rsidP="001872DC">
      <w:pPr>
        <w:spacing w:after="120" w:line="256" w:lineRule="auto"/>
        <w:rPr>
          <w:rFonts w:ascii="Aptos" w:eastAsia="Calibri" w:hAnsi="Aptos" w:cs="Calibri"/>
          <w:highlight w:val="yellow"/>
        </w:rPr>
      </w:pPr>
      <w:r w:rsidRPr="004206AC">
        <w:rPr>
          <w:rFonts w:ascii="Aptos" w:eastAsia="Calibri" w:hAnsi="Aptos" w:cs="Calibri"/>
          <w:b/>
          <w:bCs/>
          <w:highlight w:val="yellow"/>
        </w:rPr>
        <w:t>Company Name:</w:t>
      </w:r>
      <w:r w:rsidRPr="004206AC">
        <w:rPr>
          <w:rFonts w:ascii="Aptos" w:eastAsia="Calibri" w:hAnsi="Aptos" w:cs="Calibri"/>
          <w:highlight w:val="yellow"/>
        </w:rPr>
        <w:t xml:space="preserve"> Outsourcia</w:t>
      </w:r>
    </w:p>
    <w:p w14:paraId="6D8FC864" w14:textId="77777777" w:rsidR="001872DC" w:rsidRPr="004206AC" w:rsidRDefault="001872DC" w:rsidP="001872DC">
      <w:pPr>
        <w:spacing w:after="120" w:line="256" w:lineRule="auto"/>
        <w:rPr>
          <w:rFonts w:ascii="Aptos" w:eastAsia="Calibri" w:hAnsi="Aptos" w:cs="Calibri"/>
          <w:highlight w:val="yellow"/>
        </w:rPr>
      </w:pPr>
      <w:r w:rsidRPr="004206AC">
        <w:rPr>
          <w:rFonts w:ascii="Aptos" w:eastAsia="Calibri" w:hAnsi="Aptos" w:cs="Calibri"/>
          <w:b/>
          <w:bCs/>
          <w:highlight w:val="yellow"/>
        </w:rPr>
        <w:t>Address:</w:t>
      </w:r>
      <w:r w:rsidRPr="004206AC">
        <w:rPr>
          <w:rFonts w:ascii="Aptos" w:eastAsia="Calibri" w:hAnsi="Aptos" w:cs="Calibri"/>
          <w:highlight w:val="yellow"/>
        </w:rPr>
        <w:t xml:space="preserve"> 217, boulevard Anfa, 21 000 Casablanca, Morocco</w:t>
      </w:r>
    </w:p>
    <w:p w14:paraId="40079732" w14:textId="77777777" w:rsidR="001872DC" w:rsidRPr="004206AC" w:rsidRDefault="001872DC" w:rsidP="001872DC">
      <w:pPr>
        <w:spacing w:after="120" w:line="256" w:lineRule="auto"/>
        <w:rPr>
          <w:rFonts w:ascii="Aptos" w:eastAsia="Calibri" w:hAnsi="Aptos" w:cs="Calibri"/>
          <w:b/>
          <w:bCs/>
          <w:highlight w:val="yellow"/>
          <w:lang w:val="fr-FR"/>
        </w:rPr>
      </w:pPr>
      <w:r w:rsidRPr="004206AC">
        <w:rPr>
          <w:rFonts w:ascii="Aptos" w:eastAsia="Calibri" w:hAnsi="Aptos" w:cs="Calibri"/>
          <w:b/>
          <w:bCs/>
          <w:highlight w:val="yellow"/>
          <w:lang w:val="fr-FR"/>
        </w:rPr>
        <w:t>Contact Information:</w:t>
      </w:r>
    </w:p>
    <w:p w14:paraId="7E401E2B" w14:textId="77777777" w:rsidR="001872DC" w:rsidRPr="004206AC" w:rsidRDefault="001872DC" w:rsidP="001872DC">
      <w:pPr>
        <w:spacing w:after="120" w:line="256" w:lineRule="auto"/>
        <w:rPr>
          <w:rFonts w:ascii="Aptos" w:eastAsia="Calibri" w:hAnsi="Aptos" w:cs="Calibri"/>
          <w:highlight w:val="yellow"/>
          <w:lang w:val="fr-FR"/>
        </w:rPr>
      </w:pPr>
      <w:r w:rsidRPr="004206AC">
        <w:rPr>
          <w:rFonts w:ascii="Aptos" w:eastAsia="Calibri" w:hAnsi="Aptos" w:cs="Calibri"/>
          <w:highlight w:val="yellow"/>
          <w:lang w:val="fr-FR"/>
        </w:rPr>
        <w:t>Email: contact@outsourcia-group.com</w:t>
      </w:r>
    </w:p>
    <w:p w14:paraId="7CD262FC" w14:textId="77777777" w:rsidR="001872DC" w:rsidRPr="004206AC" w:rsidRDefault="001872DC" w:rsidP="001872DC">
      <w:pPr>
        <w:spacing w:after="120" w:line="256" w:lineRule="auto"/>
        <w:rPr>
          <w:rFonts w:ascii="Aptos" w:eastAsia="Calibri" w:hAnsi="Aptos" w:cs="Calibri"/>
          <w:highlight w:val="yellow"/>
        </w:rPr>
      </w:pPr>
      <w:r w:rsidRPr="004206AC">
        <w:rPr>
          <w:rFonts w:ascii="Aptos" w:eastAsia="Calibri" w:hAnsi="Aptos" w:cs="Calibri"/>
          <w:highlight w:val="yellow"/>
        </w:rPr>
        <w:t>Phone Number: +212 5 22 95 34 80</w:t>
      </w:r>
    </w:p>
    <w:p w14:paraId="7CDA7D51" w14:textId="1B62123E" w:rsidR="001872DC" w:rsidRPr="004206AC" w:rsidRDefault="001872DC" w:rsidP="005D7BB9">
      <w:pPr>
        <w:spacing w:after="120" w:line="256" w:lineRule="auto"/>
        <w:rPr>
          <w:rFonts w:ascii="Aptos" w:eastAsia="Calibri" w:hAnsi="Aptos" w:cs="Calibri"/>
          <w:highlight w:val="yellow"/>
        </w:rPr>
      </w:pPr>
      <w:r w:rsidRPr="004206AC">
        <w:rPr>
          <w:rFonts w:ascii="Aptos" w:eastAsia="Calibri" w:hAnsi="Aptos" w:cs="Calibri"/>
          <w:b/>
          <w:bCs/>
          <w:highlight w:val="yellow"/>
        </w:rPr>
        <w:t>Role and Responsibilities:</w:t>
      </w:r>
      <w:r w:rsidRPr="004206AC">
        <w:rPr>
          <w:rFonts w:ascii="Aptos" w:eastAsia="Calibri" w:hAnsi="Aptos" w:cs="Calibri"/>
          <w:highlight w:val="yellow"/>
        </w:rPr>
        <w:t xml:space="preserve"> Outsourcia is a company specialized in outsourcing services, including remote customer relationship management, back-office outsourcing, digital services (development of specific web or mobile applications, digital communication, and community management), and studies. It operates in the outsourcing sector with a focus on customer relationship management, both onshore in France and nearshore in Morocco, Madagascar, and Niger.</w:t>
      </w:r>
    </w:p>
    <w:p w14:paraId="763AEA53" w14:textId="560725AE" w:rsidR="001872DC" w:rsidRPr="004206AC" w:rsidRDefault="001872DC" w:rsidP="001872DC">
      <w:pPr>
        <w:spacing w:after="120" w:line="256" w:lineRule="auto"/>
        <w:rPr>
          <w:rFonts w:ascii="Aptos" w:eastAsia="Calibri" w:hAnsi="Aptos" w:cs="Calibri"/>
          <w:highlight w:val="yellow"/>
        </w:rPr>
      </w:pPr>
      <w:r w:rsidRPr="004206AC">
        <w:rPr>
          <w:rFonts w:ascii="Aptos" w:eastAsia="Calibri" w:hAnsi="Aptos" w:cs="Calibri"/>
          <w:b/>
          <w:bCs/>
          <w:highlight w:val="yellow"/>
        </w:rPr>
        <w:t>Data Protection Officer (DPO):</w:t>
      </w:r>
      <w:r w:rsidRPr="004206AC">
        <w:rPr>
          <w:rFonts w:ascii="Aptos" w:eastAsia="Calibri" w:hAnsi="Aptos" w:cs="Calibri"/>
          <w:highlight w:val="yellow"/>
        </w:rPr>
        <w:t xml:space="preserve"> </w:t>
      </w:r>
      <w:del w:id="116" w:author="DPO Outsourcia" w:date="2024-06-24T14:59:00Z">
        <w:r w:rsidRPr="004206AC" w:rsidDel="003306A3">
          <w:rPr>
            <w:rFonts w:ascii="Aptos" w:hAnsi="Aptos" w:cs="Calibri"/>
            <w:color w:val="212121"/>
            <w:highlight w:val="yellow"/>
          </w:rPr>
          <w:delText>Tarik El Mestour</w:delText>
        </w:r>
      </w:del>
      <w:ins w:id="117" w:author="DPO Outsourcia" w:date="2024-06-24T14:59:00Z">
        <w:r w:rsidR="003306A3">
          <w:rPr>
            <w:rFonts w:ascii="Aptos" w:hAnsi="Aptos" w:cs="Calibri"/>
            <w:color w:val="212121"/>
            <w:highlight w:val="yellow"/>
          </w:rPr>
          <w:t>LOB</w:t>
        </w:r>
      </w:ins>
      <w:r w:rsidRPr="004206AC">
        <w:rPr>
          <w:rFonts w:ascii="Aptos" w:hAnsi="Aptos" w:cs="Calibri"/>
          <w:color w:val="212121"/>
          <w:highlight w:val="yellow"/>
        </w:rPr>
        <w:t xml:space="preserve"> dpo@</w:t>
      </w:r>
      <w:r w:rsidRPr="004206AC">
        <w:rPr>
          <w:rFonts w:ascii="Aptos" w:eastAsia="Calibri" w:hAnsi="Aptos" w:cs="Calibri"/>
          <w:highlight w:val="yellow"/>
        </w:rPr>
        <w:t>outsourcia-group.com</w:t>
      </w:r>
    </w:p>
    <w:p w14:paraId="2ADF5982" w14:textId="069EF678" w:rsidR="001872DC" w:rsidRPr="004206AC" w:rsidRDefault="001872DC" w:rsidP="005D7BB9">
      <w:pPr>
        <w:spacing w:after="120" w:line="256" w:lineRule="auto"/>
        <w:rPr>
          <w:rFonts w:ascii="Aptos" w:eastAsia="Calibri" w:hAnsi="Aptos" w:cs="Calibri"/>
          <w:highlight w:val="yellow"/>
        </w:rPr>
      </w:pPr>
      <w:r w:rsidRPr="004206AC">
        <w:rPr>
          <w:rFonts w:ascii="Aptos" w:eastAsia="Calibri" w:hAnsi="Aptos" w:cs="Calibri"/>
          <w:b/>
          <w:bCs/>
          <w:highlight w:val="yellow"/>
        </w:rPr>
        <w:t>Purpose of Data Transfer:</w:t>
      </w:r>
      <w:r w:rsidRPr="004206AC">
        <w:rPr>
          <w:rFonts w:ascii="Aptos" w:eastAsia="Calibri" w:hAnsi="Aptos" w:cs="Calibri"/>
          <w:highlight w:val="yellow"/>
        </w:rPr>
        <w:t xml:space="preserve"> Outsourcia manages various outsourcing services that require the processing of personal data, including customer support, technical support, telemarketing, BPO &amp; Back Office services, digital services.</w:t>
      </w:r>
    </w:p>
    <w:p w14:paraId="699954F9" w14:textId="77777777" w:rsidR="001872DC" w:rsidRPr="004206AC" w:rsidRDefault="001872DC" w:rsidP="001872DC">
      <w:pPr>
        <w:spacing w:before="120"/>
        <w:rPr>
          <w:rFonts w:ascii="Aptos" w:hAnsi="Aptos"/>
          <w:highlight w:val="yellow"/>
        </w:rPr>
      </w:pPr>
      <w:r w:rsidRPr="004206AC">
        <w:rPr>
          <w:rFonts w:ascii="Aptos" w:eastAsia="Calibri" w:hAnsi="Aptos" w:cs="Calibri"/>
          <w:b/>
          <w:bCs/>
          <w:highlight w:val="yellow"/>
        </w:rPr>
        <w:t>Types of Data Processed:</w:t>
      </w:r>
      <w:r w:rsidRPr="004206AC">
        <w:rPr>
          <w:rFonts w:ascii="Aptos" w:eastAsia="Calibri" w:hAnsi="Aptos" w:cs="Calibri"/>
          <w:highlight w:val="yellow"/>
        </w:rPr>
        <w:t xml:space="preserve"> </w:t>
      </w:r>
      <w:r w:rsidRPr="004206AC">
        <w:rPr>
          <w:rFonts w:ascii="Aptos" w:hAnsi="Aptos"/>
          <w:highlight w:val="yellow"/>
        </w:rPr>
        <w:t>Name,</w:t>
      </w:r>
      <w:r w:rsidRPr="004206AC">
        <w:rPr>
          <w:rFonts w:ascii="Aptos" w:hAnsi="Aptos"/>
          <w:spacing w:val="-11"/>
          <w:highlight w:val="yellow"/>
        </w:rPr>
        <w:t xml:space="preserve"> </w:t>
      </w:r>
      <w:r w:rsidRPr="004206AC">
        <w:rPr>
          <w:rFonts w:ascii="Aptos" w:hAnsi="Aptos"/>
          <w:highlight w:val="yellow"/>
        </w:rPr>
        <w:t>address,</w:t>
      </w:r>
      <w:r w:rsidRPr="004206AC">
        <w:rPr>
          <w:rFonts w:ascii="Aptos" w:hAnsi="Aptos"/>
          <w:spacing w:val="-8"/>
          <w:highlight w:val="yellow"/>
        </w:rPr>
        <w:t xml:space="preserve"> </w:t>
      </w:r>
      <w:r w:rsidRPr="004206AC">
        <w:rPr>
          <w:rFonts w:ascii="Aptos" w:hAnsi="Aptos"/>
          <w:highlight w:val="yellow"/>
        </w:rPr>
        <w:t>non-critical</w:t>
      </w:r>
      <w:r w:rsidRPr="004206AC">
        <w:rPr>
          <w:rFonts w:ascii="Aptos" w:hAnsi="Aptos"/>
          <w:spacing w:val="-9"/>
          <w:highlight w:val="yellow"/>
        </w:rPr>
        <w:t xml:space="preserve"> </w:t>
      </w:r>
      <w:r w:rsidRPr="004206AC">
        <w:rPr>
          <w:rFonts w:ascii="Aptos" w:hAnsi="Aptos"/>
          <w:highlight w:val="yellow"/>
        </w:rPr>
        <w:t>payment</w:t>
      </w:r>
      <w:r w:rsidRPr="004206AC">
        <w:rPr>
          <w:rFonts w:ascii="Aptos" w:hAnsi="Aptos"/>
          <w:spacing w:val="-8"/>
          <w:highlight w:val="yellow"/>
        </w:rPr>
        <w:t xml:space="preserve"> </w:t>
      </w:r>
      <w:r w:rsidRPr="004206AC">
        <w:rPr>
          <w:rFonts w:ascii="Aptos" w:hAnsi="Aptos"/>
          <w:highlight w:val="yellow"/>
        </w:rPr>
        <w:t>data,</w:t>
      </w:r>
      <w:r w:rsidRPr="004206AC">
        <w:rPr>
          <w:rFonts w:ascii="Aptos" w:hAnsi="Aptos"/>
          <w:spacing w:val="-9"/>
          <w:highlight w:val="yellow"/>
        </w:rPr>
        <w:t xml:space="preserve"> </w:t>
      </w:r>
      <w:r w:rsidRPr="004206AC">
        <w:rPr>
          <w:rFonts w:ascii="Aptos" w:hAnsi="Aptos"/>
          <w:highlight w:val="yellow"/>
        </w:rPr>
        <w:t>email</w:t>
      </w:r>
      <w:r w:rsidRPr="004206AC">
        <w:rPr>
          <w:rFonts w:ascii="Aptos" w:hAnsi="Aptos"/>
          <w:spacing w:val="-8"/>
          <w:highlight w:val="yellow"/>
        </w:rPr>
        <w:t xml:space="preserve">, </w:t>
      </w:r>
      <w:r w:rsidRPr="004206AC">
        <w:rPr>
          <w:rFonts w:ascii="Aptos" w:hAnsi="Aptos"/>
          <w:spacing w:val="-2"/>
          <w:highlight w:val="yellow"/>
        </w:rPr>
        <w:t>address.</w:t>
      </w:r>
    </w:p>
    <w:p w14:paraId="1F27AAD5" w14:textId="3A5DD316" w:rsidR="001872DC" w:rsidRPr="004206AC" w:rsidRDefault="001872DC" w:rsidP="001872DC">
      <w:pPr>
        <w:spacing w:after="120" w:line="256" w:lineRule="auto"/>
        <w:rPr>
          <w:rFonts w:ascii="Aptos" w:eastAsia="Calibri" w:hAnsi="Aptos" w:cs="Calibri"/>
          <w:highlight w:val="yellow"/>
        </w:rPr>
      </w:pPr>
    </w:p>
    <w:p w14:paraId="349E40F5" w14:textId="77777777" w:rsidR="001872DC" w:rsidRPr="004206AC" w:rsidRDefault="001872DC" w:rsidP="001872DC">
      <w:pPr>
        <w:jc w:val="both"/>
        <w:rPr>
          <w:rFonts w:ascii="Aptos" w:eastAsia="Calibri" w:hAnsi="Aptos" w:cs="Calibri"/>
          <w:i/>
          <w:highlight w:val="yellow"/>
        </w:rPr>
      </w:pPr>
      <w:r w:rsidRPr="004206AC">
        <w:rPr>
          <w:rFonts w:ascii="Aptos" w:eastAsia="Calibri" w:hAnsi="Aptos" w:cs="Calibri"/>
          <w:b/>
          <w:bCs/>
          <w:highlight w:val="yellow"/>
        </w:rPr>
        <w:t>Data Subjects:</w:t>
      </w:r>
      <w:r w:rsidRPr="004206AC">
        <w:rPr>
          <w:rFonts w:ascii="Aptos" w:eastAsia="Calibri" w:hAnsi="Aptos" w:cs="Calibri"/>
          <w:highlight w:val="yellow"/>
        </w:rPr>
        <w:t xml:space="preserve"> </w:t>
      </w:r>
      <w:r w:rsidRPr="004206AC">
        <w:rPr>
          <w:rFonts w:ascii="Aptos" w:hAnsi="Aptos"/>
          <w:highlight w:val="yellow"/>
        </w:rPr>
        <w:t>Customers/Data</w:t>
      </w:r>
      <w:r w:rsidRPr="004206AC">
        <w:rPr>
          <w:rFonts w:ascii="Aptos" w:hAnsi="Aptos"/>
          <w:spacing w:val="-10"/>
          <w:highlight w:val="yellow"/>
        </w:rPr>
        <w:t xml:space="preserve"> </w:t>
      </w:r>
      <w:r w:rsidRPr="004206AC">
        <w:rPr>
          <w:rFonts w:ascii="Aptos" w:hAnsi="Aptos"/>
          <w:highlight w:val="yellow"/>
        </w:rPr>
        <w:t>Subject</w:t>
      </w:r>
      <w:r w:rsidRPr="004206AC">
        <w:rPr>
          <w:rFonts w:ascii="Aptos" w:hAnsi="Aptos"/>
          <w:spacing w:val="-9"/>
          <w:highlight w:val="yellow"/>
        </w:rPr>
        <w:t xml:space="preserve"> </w:t>
      </w:r>
      <w:r w:rsidRPr="004206AC">
        <w:rPr>
          <w:rFonts w:ascii="Aptos" w:hAnsi="Aptos"/>
          <w:highlight w:val="yellow"/>
        </w:rPr>
        <w:t>in</w:t>
      </w:r>
      <w:r w:rsidRPr="004206AC">
        <w:rPr>
          <w:rFonts w:ascii="Aptos" w:hAnsi="Aptos"/>
          <w:spacing w:val="-9"/>
          <w:highlight w:val="yellow"/>
        </w:rPr>
        <w:t xml:space="preserve"> </w:t>
      </w:r>
      <w:r w:rsidRPr="004206AC">
        <w:rPr>
          <w:rFonts w:ascii="Aptos" w:hAnsi="Aptos"/>
          <w:highlight w:val="yellow"/>
        </w:rPr>
        <w:t>the</w:t>
      </w:r>
      <w:r w:rsidRPr="004206AC">
        <w:rPr>
          <w:rFonts w:ascii="Aptos" w:hAnsi="Aptos"/>
          <w:spacing w:val="-9"/>
          <w:highlight w:val="yellow"/>
        </w:rPr>
        <w:t xml:space="preserve"> </w:t>
      </w:r>
      <w:r w:rsidRPr="004206AC">
        <w:rPr>
          <w:rFonts w:ascii="Aptos" w:hAnsi="Aptos"/>
          <w:spacing w:val="-4"/>
          <w:highlight w:val="yellow"/>
        </w:rPr>
        <w:t>EEA.</w:t>
      </w:r>
    </w:p>
    <w:p w14:paraId="6DA1D3C4" w14:textId="77777777" w:rsidR="00F12E09" w:rsidRPr="004206AC" w:rsidRDefault="00F12E09" w:rsidP="001872DC">
      <w:pPr>
        <w:spacing w:after="120" w:line="256" w:lineRule="auto"/>
        <w:rPr>
          <w:rFonts w:ascii="Aptos" w:eastAsia="Calibri" w:hAnsi="Aptos" w:cs="Calibri"/>
          <w:highlight w:val="yellow"/>
        </w:rPr>
      </w:pPr>
    </w:p>
    <w:p w14:paraId="320CBA3C" w14:textId="285FF5B9" w:rsidR="001872DC" w:rsidRPr="004206AC" w:rsidDel="00F12E09" w:rsidRDefault="001872DC" w:rsidP="001872DC">
      <w:pPr>
        <w:spacing w:after="120" w:line="256" w:lineRule="auto"/>
        <w:rPr>
          <w:del w:id="118" w:author="DPO Outsourcia" w:date="2024-06-24T15:01:00Z"/>
          <w:rFonts w:ascii="Aptos" w:eastAsia="Calibri" w:hAnsi="Aptos" w:cs="Calibri"/>
          <w:highlight w:val="yellow"/>
        </w:rPr>
      </w:pPr>
      <w:del w:id="119" w:author="DPO Outsourcia" w:date="2024-06-24T15:01:00Z">
        <w:r w:rsidRPr="004206AC" w:rsidDel="00F12E09">
          <w:rPr>
            <w:rFonts w:ascii="Aptos" w:eastAsia="Calibri" w:hAnsi="Aptos" w:cs="Calibri"/>
            <w:b/>
            <w:bCs/>
            <w:highlight w:val="yellow"/>
          </w:rPr>
          <w:delText>Data Security Measures:</w:delText>
        </w:r>
        <w:r w:rsidRPr="004206AC" w:rsidDel="00F12E09">
          <w:rPr>
            <w:rFonts w:ascii="Aptos" w:eastAsia="Calibri" w:hAnsi="Aptos" w:cs="Calibri"/>
            <w:highlight w:val="yellow"/>
          </w:rPr>
          <w:delText xml:space="preserve"> Outsourcia is ISO 9001 certified in Madagascar since 2012 and ISO 18295 certified in France and Morocco since 2018. </w:delText>
        </w:r>
      </w:del>
    </w:p>
    <w:p w14:paraId="42A021B5" w14:textId="046284D7" w:rsidR="00CC7D11" w:rsidRPr="004206AC" w:rsidDel="00F12E09" w:rsidRDefault="00CC7D11" w:rsidP="001872DC">
      <w:pPr>
        <w:spacing w:after="120" w:line="256" w:lineRule="auto"/>
        <w:rPr>
          <w:del w:id="120" w:author="DPO Outsourcia" w:date="2024-06-24T15:01:00Z"/>
          <w:rFonts w:ascii="Aptos" w:eastAsia="Calibri" w:hAnsi="Aptos" w:cs="Calibri"/>
          <w:highlight w:val="yellow"/>
        </w:rPr>
      </w:pPr>
    </w:p>
    <w:p w14:paraId="30F74C5E" w14:textId="6823E6AC" w:rsidR="001872DC" w:rsidRPr="004206AC" w:rsidDel="00F12E09" w:rsidRDefault="001872DC" w:rsidP="005D7BB9">
      <w:pPr>
        <w:spacing w:after="120" w:line="256" w:lineRule="auto"/>
        <w:jc w:val="both"/>
        <w:rPr>
          <w:del w:id="121" w:author="DPO Outsourcia" w:date="2024-06-24T15:01:00Z"/>
          <w:rFonts w:ascii="Aptos" w:eastAsia="Calibri" w:hAnsi="Aptos" w:cs="Calibri"/>
        </w:rPr>
      </w:pPr>
      <w:del w:id="122" w:author="DPO Outsourcia" w:date="2024-06-24T15:01:00Z">
        <w:r w:rsidRPr="004206AC" w:rsidDel="00F12E09">
          <w:rPr>
            <w:rFonts w:ascii="Aptos" w:eastAsia="Calibri" w:hAnsi="Aptos" w:cs="Calibri"/>
            <w:b/>
            <w:bCs/>
            <w:highlight w:val="yellow"/>
          </w:rPr>
          <w:delText>Compliance Statement:</w:delText>
        </w:r>
        <w:r w:rsidRPr="004206AC" w:rsidDel="00F12E09">
          <w:rPr>
            <w:rFonts w:ascii="Aptos" w:eastAsia="Calibri" w:hAnsi="Aptos" w:cs="Calibri"/>
            <w:highlight w:val="yellow"/>
          </w:rPr>
          <w:delText xml:space="preserve"> While a specific compliance statement was not found, the ISO certifications and the company's established history of outsourcing services suggest a strong adherence to industry standards and potentially data protection regulations such as GDPR.</w:delText>
        </w:r>
      </w:del>
    </w:p>
    <w:p w14:paraId="000001E3" w14:textId="77777777" w:rsidR="00CA0FAE" w:rsidRPr="004206AC" w:rsidRDefault="00DF3755">
      <w:pPr>
        <w:spacing w:before="240" w:after="120" w:line="340" w:lineRule="auto"/>
        <w:jc w:val="both"/>
        <w:rPr>
          <w:rFonts w:ascii="Aptos" w:eastAsia="Calibri" w:hAnsi="Aptos" w:cs="Calibri"/>
          <w:b/>
        </w:rPr>
      </w:pPr>
      <w:r w:rsidRPr="004206AC">
        <w:rPr>
          <w:rFonts w:ascii="Aptos" w:eastAsia="Calibri" w:hAnsi="Aptos" w:cs="Calibri"/>
          <w:b/>
        </w:rPr>
        <w:t>C.   COMPETENT SUPERVISORY AUTHORITY</w:t>
      </w:r>
    </w:p>
    <w:p w14:paraId="000001E4"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rPr>
        <w:t>Identify the competent supervisory authority/ies in accordance with Clause 13</w:t>
      </w:r>
    </w:p>
    <w:p w14:paraId="000001E5" w14:textId="77777777" w:rsidR="00CA0FAE" w:rsidRPr="004206AC" w:rsidRDefault="00CA0FAE">
      <w:pPr>
        <w:jc w:val="both"/>
        <w:rPr>
          <w:rFonts w:ascii="Aptos" w:eastAsia="Calibri" w:hAnsi="Aptos" w:cs="Calibri"/>
        </w:rPr>
      </w:pPr>
    </w:p>
    <w:p w14:paraId="000001E6" w14:textId="501DDAAA" w:rsidR="00CA0FAE" w:rsidRPr="004206AC" w:rsidRDefault="00C30FFB">
      <w:pPr>
        <w:spacing w:after="120"/>
        <w:jc w:val="both"/>
        <w:rPr>
          <w:rFonts w:ascii="Aptos" w:eastAsia="Calibri" w:hAnsi="Aptos" w:cs="Calibri"/>
          <w:lang w:val="fr-FR"/>
        </w:rPr>
      </w:pPr>
      <w:r w:rsidRPr="004206AC">
        <w:rPr>
          <w:rFonts w:ascii="Aptos" w:eastAsia="Calibri" w:hAnsi="Aptos" w:cs="Calibri"/>
          <w:lang w:val="fr-FR"/>
        </w:rPr>
        <w:t xml:space="preserve">E-Commerce Upclick </w:t>
      </w:r>
      <w:r w:rsidR="00DF3755" w:rsidRPr="004206AC">
        <w:rPr>
          <w:rFonts w:ascii="Aptos" w:eastAsia="Calibri" w:hAnsi="Aptos" w:cs="Calibri"/>
          <w:lang w:val="fr-FR"/>
        </w:rPr>
        <w:t xml:space="preserve">: The </w:t>
      </w:r>
      <w:r w:rsidR="00DF3755" w:rsidRPr="004206AC">
        <w:rPr>
          <w:rFonts w:ascii="Aptos" w:eastAsia="Calibri" w:hAnsi="Aptos" w:cs="Calibri"/>
          <w:highlight w:val="white"/>
          <w:lang w:val="fr-FR"/>
        </w:rPr>
        <w:t xml:space="preserve">Commission Nationale Informatique et </w:t>
      </w:r>
      <w:r w:rsidR="001872DC" w:rsidRPr="004206AC">
        <w:rPr>
          <w:rFonts w:ascii="Aptos" w:eastAsia="Calibri" w:hAnsi="Aptos" w:cs="Calibri"/>
          <w:highlight w:val="white"/>
          <w:lang w:val="fr-FR"/>
        </w:rPr>
        <w:t>Libertés</w:t>
      </w:r>
      <w:r w:rsidR="001872DC" w:rsidRPr="004206AC">
        <w:rPr>
          <w:rFonts w:ascii="Aptos" w:eastAsia="Calibri" w:hAnsi="Aptos" w:cs="Calibri"/>
          <w:lang w:val="fr-FR"/>
        </w:rPr>
        <w:t xml:space="preserve"> de</w:t>
      </w:r>
      <w:r w:rsidR="00DF3755" w:rsidRPr="004206AC">
        <w:rPr>
          <w:rFonts w:ascii="Aptos" w:eastAsia="Calibri" w:hAnsi="Aptos" w:cs="Calibri"/>
          <w:lang w:val="fr-FR"/>
        </w:rPr>
        <w:t xml:space="preserve"> France (CNIL).</w:t>
      </w:r>
    </w:p>
    <w:p w14:paraId="000001E7" w14:textId="45970FAE" w:rsidR="00CA0FAE" w:rsidRDefault="001872DC">
      <w:pPr>
        <w:spacing w:after="120"/>
        <w:jc w:val="both"/>
        <w:rPr>
          <w:ins w:id="123" w:author="DPO Outsourcia" w:date="2024-06-24T15:06:00Z"/>
          <w:rFonts w:ascii="Aptos" w:eastAsia="Calibri" w:hAnsi="Aptos" w:cs="Calibri"/>
          <w:lang w:val="fr-FR"/>
        </w:rPr>
      </w:pPr>
      <w:r w:rsidRPr="0072640D">
        <w:rPr>
          <w:rFonts w:ascii="Aptos" w:eastAsia="Calibri" w:hAnsi="Aptos" w:cs="Calibri"/>
          <w:highlight w:val="yellow"/>
          <w:lang w:val="fr-FR"/>
          <w:rPrChange w:id="124" w:author="DPO Outsourcia" w:date="2024-06-24T15:04:00Z">
            <w:rPr>
              <w:rFonts w:ascii="Aptos" w:eastAsia="Calibri" w:hAnsi="Aptos" w:cs="Calibri"/>
              <w:highlight w:val="yellow"/>
            </w:rPr>
          </w:rPrChange>
        </w:rPr>
        <w:t>Outsourcia</w:t>
      </w:r>
      <w:r w:rsidR="00F71B1C" w:rsidRPr="0072640D">
        <w:rPr>
          <w:rFonts w:ascii="Aptos" w:eastAsia="Calibri" w:hAnsi="Aptos" w:cs="Calibri"/>
          <w:highlight w:val="yellow"/>
          <w:lang w:val="fr-FR"/>
          <w:rPrChange w:id="125" w:author="DPO Outsourcia" w:date="2024-06-24T15:04:00Z">
            <w:rPr>
              <w:rFonts w:ascii="Aptos" w:eastAsia="Calibri" w:hAnsi="Aptos" w:cs="Calibri"/>
              <w:highlight w:val="yellow"/>
            </w:rPr>
          </w:rPrChange>
        </w:rPr>
        <w:t xml:space="preserve"> SA</w:t>
      </w:r>
      <w:r w:rsidRPr="0072640D">
        <w:rPr>
          <w:rFonts w:ascii="Aptos" w:eastAsia="Calibri" w:hAnsi="Aptos" w:cs="Calibri"/>
          <w:highlight w:val="yellow"/>
          <w:lang w:val="fr-FR"/>
          <w:rPrChange w:id="126" w:author="DPO Outsourcia" w:date="2024-06-24T15:04:00Z">
            <w:rPr>
              <w:rFonts w:ascii="Aptos" w:eastAsia="Calibri" w:hAnsi="Aptos" w:cs="Calibri"/>
              <w:highlight w:val="yellow"/>
            </w:rPr>
          </w:rPrChange>
        </w:rPr>
        <w:t>:</w:t>
      </w:r>
      <w:ins w:id="127" w:author="DPO Outsourcia" w:date="2024-06-24T15:02:00Z">
        <w:r w:rsidR="00F12E09" w:rsidRPr="0072640D">
          <w:rPr>
            <w:rFonts w:ascii="Aptos" w:eastAsia="Calibri" w:hAnsi="Aptos" w:cs="Calibri"/>
            <w:lang w:val="fr-FR"/>
            <w:rPrChange w:id="128" w:author="DPO Outsourcia" w:date="2024-06-24T15:04:00Z">
              <w:rPr>
                <w:rFonts w:ascii="Aptos" w:eastAsia="Calibri" w:hAnsi="Aptos" w:cs="Calibri"/>
              </w:rPr>
            </w:rPrChange>
          </w:rPr>
          <w:t xml:space="preserve"> </w:t>
        </w:r>
      </w:ins>
      <w:ins w:id="129" w:author="DPO Outsourcia" w:date="2024-06-24T15:04:00Z">
        <w:r w:rsidR="0072640D" w:rsidRPr="004206AC">
          <w:rPr>
            <w:rFonts w:ascii="Aptos" w:eastAsia="Calibri" w:hAnsi="Aptos" w:cs="Calibri"/>
            <w:lang w:val="fr-FR"/>
          </w:rPr>
          <w:t xml:space="preserve">The </w:t>
        </w:r>
        <w:r w:rsidR="0072640D" w:rsidRPr="004206AC">
          <w:rPr>
            <w:rFonts w:ascii="Aptos" w:eastAsia="Calibri" w:hAnsi="Aptos" w:cs="Calibri"/>
            <w:highlight w:val="white"/>
            <w:lang w:val="fr-FR"/>
          </w:rPr>
          <w:t>Commission Nationale Informatique et Libertés</w:t>
        </w:r>
        <w:r w:rsidR="0072640D" w:rsidRPr="004206AC">
          <w:rPr>
            <w:rFonts w:ascii="Aptos" w:eastAsia="Calibri" w:hAnsi="Aptos" w:cs="Calibri"/>
            <w:lang w:val="fr-FR"/>
          </w:rPr>
          <w:t xml:space="preserve"> de France (CNIL).</w:t>
        </w:r>
      </w:ins>
    </w:p>
    <w:p w14:paraId="4844B9AA" w14:textId="77777777" w:rsidR="0072640D" w:rsidRDefault="0072640D">
      <w:pPr>
        <w:spacing w:after="120"/>
        <w:jc w:val="both"/>
        <w:rPr>
          <w:ins w:id="130" w:author="DPO Outsourcia" w:date="2024-06-24T15:06:00Z"/>
          <w:rFonts w:ascii="Aptos" w:eastAsia="Calibri" w:hAnsi="Aptos" w:cs="Calibri"/>
          <w:lang w:val="fr-FR"/>
        </w:rPr>
      </w:pPr>
    </w:p>
    <w:p w14:paraId="4B877CC0" w14:textId="77777777" w:rsidR="0072640D" w:rsidRDefault="0072640D">
      <w:pPr>
        <w:spacing w:after="120"/>
        <w:jc w:val="both"/>
        <w:rPr>
          <w:ins w:id="131" w:author="DPO Outsourcia" w:date="2024-06-24T15:06:00Z"/>
          <w:rFonts w:ascii="Aptos" w:eastAsia="Calibri" w:hAnsi="Aptos" w:cs="Calibri"/>
          <w:lang w:val="fr-FR"/>
        </w:rPr>
      </w:pPr>
    </w:p>
    <w:p w14:paraId="6AF894F1" w14:textId="77777777" w:rsidR="0072640D" w:rsidRDefault="0072640D">
      <w:pPr>
        <w:spacing w:after="120"/>
        <w:jc w:val="both"/>
        <w:rPr>
          <w:ins w:id="132" w:author="DPO Outsourcia" w:date="2024-06-24T15:06:00Z"/>
          <w:rFonts w:ascii="Aptos" w:eastAsia="Calibri" w:hAnsi="Aptos" w:cs="Calibri"/>
          <w:lang w:val="fr-FR"/>
        </w:rPr>
      </w:pPr>
    </w:p>
    <w:p w14:paraId="1F7761E3" w14:textId="77777777" w:rsidR="0072640D" w:rsidRPr="0072640D" w:rsidRDefault="0072640D">
      <w:pPr>
        <w:spacing w:after="120"/>
        <w:jc w:val="both"/>
        <w:rPr>
          <w:rFonts w:ascii="Aptos" w:eastAsia="Calibri" w:hAnsi="Aptos" w:cs="Calibri"/>
          <w:lang w:val="fr-FR"/>
          <w:rPrChange w:id="133" w:author="DPO Outsourcia" w:date="2024-06-24T15:04:00Z">
            <w:rPr>
              <w:rFonts w:ascii="Aptos" w:eastAsia="Calibri" w:hAnsi="Aptos" w:cs="Calibri"/>
            </w:rPr>
          </w:rPrChange>
        </w:rPr>
      </w:pPr>
    </w:p>
    <w:p w14:paraId="000001E8" w14:textId="77777777" w:rsidR="00CA0FAE" w:rsidRPr="0072640D" w:rsidRDefault="00CA0FAE">
      <w:pPr>
        <w:spacing w:before="120" w:after="120"/>
        <w:jc w:val="center"/>
        <w:rPr>
          <w:rFonts w:ascii="Aptos" w:eastAsia="Calibri" w:hAnsi="Aptos" w:cs="Calibri"/>
          <w:i/>
          <w:lang w:val="fr-FR"/>
          <w:rPrChange w:id="134" w:author="DPO Outsourcia" w:date="2024-06-24T15:04:00Z">
            <w:rPr>
              <w:rFonts w:ascii="Aptos" w:eastAsia="Calibri" w:hAnsi="Aptos" w:cs="Calibri"/>
              <w:i/>
            </w:rPr>
          </w:rPrChange>
        </w:rPr>
      </w:pPr>
    </w:p>
    <w:p w14:paraId="000001F5" w14:textId="77777777" w:rsidR="00CA0FAE" w:rsidRPr="004206AC" w:rsidRDefault="00DF3755">
      <w:pPr>
        <w:shd w:val="clear" w:color="auto" w:fill="FFFFFF"/>
        <w:spacing w:before="240" w:after="120" w:line="340" w:lineRule="auto"/>
        <w:jc w:val="center"/>
        <w:rPr>
          <w:rFonts w:ascii="Aptos" w:eastAsia="Calibri" w:hAnsi="Aptos" w:cs="Calibri"/>
          <w:b/>
        </w:rPr>
      </w:pPr>
      <w:r w:rsidRPr="004206AC">
        <w:rPr>
          <w:rFonts w:ascii="Aptos" w:eastAsia="Calibri" w:hAnsi="Aptos" w:cs="Calibri"/>
          <w:b/>
        </w:rPr>
        <w:lastRenderedPageBreak/>
        <w:t>ANNEX II</w:t>
      </w:r>
    </w:p>
    <w:p w14:paraId="000001F6"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TECHNICAL AND ORGANISATIONAL MEASURES INCLUDING TECHNICAL AND ORGANISATIONAL MEASURES TO ENSURE THE SECURITY OF THE DATA</w:t>
      </w:r>
    </w:p>
    <w:p w14:paraId="000001F7"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i/>
        </w:rPr>
        <w:t>[The technical and organizational measures are described in Annex c above.]</w:t>
      </w:r>
    </w:p>
    <w:p w14:paraId="000001F8" w14:textId="77777777" w:rsidR="00CA0FAE" w:rsidRPr="004206AC" w:rsidRDefault="00CA0FAE">
      <w:pPr>
        <w:rPr>
          <w:rFonts w:ascii="Aptos" w:eastAsia="Calibri" w:hAnsi="Aptos" w:cs="Calibri"/>
          <w:b/>
        </w:rPr>
      </w:pPr>
    </w:p>
    <w:p w14:paraId="000001F9" w14:textId="77777777" w:rsidR="00CA0FAE" w:rsidRDefault="00DF3755">
      <w:pPr>
        <w:spacing w:after="160" w:line="256" w:lineRule="auto"/>
        <w:rPr>
          <w:rFonts w:ascii="Aptos" w:eastAsia="Calibri" w:hAnsi="Aptos" w:cs="Calibri"/>
          <w:b/>
        </w:rPr>
      </w:pPr>
      <w:r w:rsidRPr="004206AC">
        <w:rPr>
          <w:rFonts w:ascii="Aptos" w:eastAsia="Calibri" w:hAnsi="Aptos" w:cs="Calibri"/>
          <w:b/>
        </w:rPr>
        <w:t xml:space="preserve"> </w:t>
      </w:r>
    </w:p>
    <w:p w14:paraId="76A27E15" w14:textId="77777777" w:rsidR="007A0FF1" w:rsidRDefault="007A0FF1">
      <w:pPr>
        <w:spacing w:after="160" w:line="256" w:lineRule="auto"/>
        <w:rPr>
          <w:rFonts w:ascii="Aptos" w:eastAsia="Calibri" w:hAnsi="Aptos" w:cs="Calibri"/>
          <w:b/>
        </w:rPr>
      </w:pPr>
    </w:p>
    <w:p w14:paraId="72CD0B70" w14:textId="77777777" w:rsidR="007A0FF1" w:rsidRDefault="007A0FF1">
      <w:pPr>
        <w:spacing w:after="160" w:line="256" w:lineRule="auto"/>
        <w:rPr>
          <w:rFonts w:ascii="Aptos" w:eastAsia="Calibri" w:hAnsi="Aptos" w:cs="Calibri"/>
          <w:b/>
        </w:rPr>
      </w:pPr>
    </w:p>
    <w:p w14:paraId="187CF6C9" w14:textId="77777777" w:rsidR="007A0FF1" w:rsidRDefault="007A0FF1">
      <w:pPr>
        <w:spacing w:after="160" w:line="256" w:lineRule="auto"/>
        <w:rPr>
          <w:rFonts w:ascii="Aptos" w:eastAsia="Calibri" w:hAnsi="Aptos" w:cs="Calibri"/>
          <w:b/>
        </w:rPr>
      </w:pPr>
    </w:p>
    <w:p w14:paraId="5A1F6F1C" w14:textId="77777777" w:rsidR="007A0FF1" w:rsidRDefault="007A0FF1">
      <w:pPr>
        <w:spacing w:after="160" w:line="256" w:lineRule="auto"/>
        <w:rPr>
          <w:rFonts w:ascii="Aptos" w:eastAsia="Calibri" w:hAnsi="Aptos" w:cs="Calibri"/>
          <w:b/>
        </w:rPr>
      </w:pPr>
    </w:p>
    <w:p w14:paraId="42E98DC4" w14:textId="77777777" w:rsidR="007A0FF1" w:rsidRDefault="007A0FF1">
      <w:pPr>
        <w:spacing w:after="160" w:line="256" w:lineRule="auto"/>
        <w:rPr>
          <w:rFonts w:ascii="Aptos" w:eastAsia="Calibri" w:hAnsi="Aptos" w:cs="Calibri"/>
          <w:b/>
        </w:rPr>
      </w:pPr>
    </w:p>
    <w:p w14:paraId="699B7E6A" w14:textId="77777777" w:rsidR="007A0FF1" w:rsidRDefault="007A0FF1">
      <w:pPr>
        <w:spacing w:after="160" w:line="256" w:lineRule="auto"/>
        <w:rPr>
          <w:rFonts w:ascii="Aptos" w:eastAsia="Calibri" w:hAnsi="Aptos" w:cs="Calibri"/>
          <w:b/>
        </w:rPr>
      </w:pPr>
    </w:p>
    <w:p w14:paraId="76FDA368" w14:textId="77777777" w:rsidR="007A0FF1" w:rsidRDefault="007A0FF1">
      <w:pPr>
        <w:spacing w:after="160" w:line="256" w:lineRule="auto"/>
        <w:rPr>
          <w:rFonts w:ascii="Aptos" w:eastAsia="Calibri" w:hAnsi="Aptos" w:cs="Calibri"/>
          <w:b/>
        </w:rPr>
      </w:pPr>
    </w:p>
    <w:p w14:paraId="7E28F18D" w14:textId="77777777" w:rsidR="007A0FF1" w:rsidRDefault="007A0FF1">
      <w:pPr>
        <w:spacing w:after="160" w:line="256" w:lineRule="auto"/>
        <w:rPr>
          <w:rFonts w:ascii="Aptos" w:eastAsia="Calibri" w:hAnsi="Aptos" w:cs="Calibri"/>
          <w:b/>
        </w:rPr>
      </w:pPr>
    </w:p>
    <w:p w14:paraId="1AF4C5F5" w14:textId="77777777" w:rsidR="007A0FF1" w:rsidRDefault="007A0FF1">
      <w:pPr>
        <w:spacing w:after="160" w:line="256" w:lineRule="auto"/>
        <w:rPr>
          <w:rFonts w:ascii="Aptos" w:eastAsia="Calibri" w:hAnsi="Aptos" w:cs="Calibri"/>
          <w:b/>
        </w:rPr>
      </w:pPr>
    </w:p>
    <w:p w14:paraId="2BDBD5F4" w14:textId="77777777" w:rsidR="007A0FF1" w:rsidRDefault="007A0FF1">
      <w:pPr>
        <w:spacing w:after="160" w:line="256" w:lineRule="auto"/>
        <w:rPr>
          <w:rFonts w:ascii="Aptos" w:eastAsia="Calibri" w:hAnsi="Aptos" w:cs="Calibri"/>
          <w:b/>
        </w:rPr>
      </w:pPr>
    </w:p>
    <w:p w14:paraId="759942A9" w14:textId="77777777" w:rsidR="007A0FF1" w:rsidRDefault="007A0FF1">
      <w:pPr>
        <w:spacing w:after="160" w:line="256" w:lineRule="auto"/>
        <w:rPr>
          <w:rFonts w:ascii="Aptos" w:eastAsia="Calibri" w:hAnsi="Aptos" w:cs="Calibri"/>
          <w:b/>
        </w:rPr>
      </w:pPr>
    </w:p>
    <w:p w14:paraId="5D7FC5A5" w14:textId="77777777" w:rsidR="007A0FF1" w:rsidRDefault="007A0FF1">
      <w:pPr>
        <w:spacing w:after="160" w:line="256" w:lineRule="auto"/>
        <w:rPr>
          <w:rFonts w:ascii="Aptos" w:eastAsia="Calibri" w:hAnsi="Aptos" w:cs="Calibri"/>
          <w:b/>
        </w:rPr>
      </w:pPr>
    </w:p>
    <w:p w14:paraId="4862506B" w14:textId="77777777" w:rsidR="007A0FF1" w:rsidRDefault="007A0FF1">
      <w:pPr>
        <w:spacing w:after="160" w:line="256" w:lineRule="auto"/>
        <w:rPr>
          <w:rFonts w:ascii="Aptos" w:eastAsia="Calibri" w:hAnsi="Aptos" w:cs="Calibri"/>
          <w:b/>
        </w:rPr>
      </w:pPr>
    </w:p>
    <w:p w14:paraId="579B6B7D" w14:textId="77777777" w:rsidR="007A0FF1" w:rsidRDefault="007A0FF1">
      <w:pPr>
        <w:spacing w:after="160" w:line="256" w:lineRule="auto"/>
        <w:rPr>
          <w:rFonts w:ascii="Aptos" w:eastAsia="Calibri" w:hAnsi="Aptos" w:cs="Calibri"/>
          <w:b/>
        </w:rPr>
      </w:pPr>
    </w:p>
    <w:p w14:paraId="01F889D2" w14:textId="77777777" w:rsidR="007A0FF1" w:rsidRDefault="007A0FF1">
      <w:pPr>
        <w:spacing w:after="160" w:line="256" w:lineRule="auto"/>
        <w:rPr>
          <w:rFonts w:ascii="Aptos" w:eastAsia="Calibri" w:hAnsi="Aptos" w:cs="Calibri"/>
          <w:b/>
        </w:rPr>
      </w:pPr>
    </w:p>
    <w:p w14:paraId="4B3C1137" w14:textId="77777777" w:rsidR="007A0FF1" w:rsidRDefault="007A0FF1">
      <w:pPr>
        <w:spacing w:after="160" w:line="256" w:lineRule="auto"/>
        <w:rPr>
          <w:rFonts w:ascii="Aptos" w:eastAsia="Calibri" w:hAnsi="Aptos" w:cs="Calibri"/>
          <w:b/>
        </w:rPr>
      </w:pPr>
    </w:p>
    <w:p w14:paraId="2E2F4FDE" w14:textId="77777777" w:rsidR="007A0FF1" w:rsidRDefault="007A0FF1">
      <w:pPr>
        <w:spacing w:after="160" w:line="256" w:lineRule="auto"/>
        <w:rPr>
          <w:rFonts w:ascii="Aptos" w:eastAsia="Calibri" w:hAnsi="Aptos" w:cs="Calibri"/>
          <w:b/>
        </w:rPr>
      </w:pPr>
    </w:p>
    <w:p w14:paraId="70A7C9CD" w14:textId="77777777" w:rsidR="007A0FF1" w:rsidRDefault="007A0FF1">
      <w:pPr>
        <w:spacing w:after="160" w:line="256" w:lineRule="auto"/>
        <w:rPr>
          <w:rFonts w:ascii="Aptos" w:eastAsia="Calibri" w:hAnsi="Aptos" w:cs="Calibri"/>
          <w:b/>
        </w:rPr>
      </w:pPr>
    </w:p>
    <w:p w14:paraId="3F556039" w14:textId="77777777" w:rsidR="007A0FF1" w:rsidRDefault="007A0FF1">
      <w:pPr>
        <w:spacing w:after="160" w:line="256" w:lineRule="auto"/>
        <w:rPr>
          <w:rFonts w:ascii="Aptos" w:eastAsia="Calibri" w:hAnsi="Aptos" w:cs="Calibri"/>
          <w:b/>
        </w:rPr>
      </w:pPr>
    </w:p>
    <w:p w14:paraId="7DD3211E" w14:textId="77777777" w:rsidR="007A0FF1" w:rsidRDefault="007A0FF1">
      <w:pPr>
        <w:spacing w:after="160" w:line="256" w:lineRule="auto"/>
        <w:rPr>
          <w:rFonts w:ascii="Aptos" w:eastAsia="Calibri" w:hAnsi="Aptos" w:cs="Calibri"/>
          <w:b/>
        </w:rPr>
      </w:pPr>
    </w:p>
    <w:p w14:paraId="52BDFF50" w14:textId="77777777" w:rsidR="007A0FF1" w:rsidRDefault="007A0FF1">
      <w:pPr>
        <w:spacing w:after="160" w:line="256" w:lineRule="auto"/>
        <w:rPr>
          <w:rFonts w:ascii="Aptos" w:eastAsia="Calibri" w:hAnsi="Aptos" w:cs="Calibri"/>
          <w:b/>
        </w:rPr>
      </w:pPr>
    </w:p>
    <w:p w14:paraId="201BC815" w14:textId="77777777" w:rsidR="007A0FF1" w:rsidRDefault="007A0FF1">
      <w:pPr>
        <w:spacing w:after="160" w:line="256" w:lineRule="auto"/>
        <w:rPr>
          <w:rFonts w:ascii="Aptos" w:eastAsia="Calibri" w:hAnsi="Aptos" w:cs="Calibri"/>
          <w:b/>
        </w:rPr>
      </w:pPr>
    </w:p>
    <w:p w14:paraId="3F9C9FA3" w14:textId="77777777" w:rsidR="007A0FF1" w:rsidRDefault="007A0FF1">
      <w:pPr>
        <w:spacing w:after="160" w:line="256" w:lineRule="auto"/>
        <w:rPr>
          <w:rFonts w:ascii="Aptos" w:eastAsia="Calibri" w:hAnsi="Aptos" w:cs="Calibri"/>
          <w:b/>
        </w:rPr>
      </w:pPr>
    </w:p>
    <w:p w14:paraId="000001FA" w14:textId="77777777" w:rsidR="00CA0FAE" w:rsidRPr="004206AC" w:rsidRDefault="00DF3755">
      <w:pPr>
        <w:shd w:val="clear" w:color="auto" w:fill="FFFFFF"/>
        <w:spacing w:before="240" w:after="120" w:line="340" w:lineRule="auto"/>
        <w:jc w:val="center"/>
        <w:rPr>
          <w:rFonts w:ascii="Aptos" w:eastAsia="Calibri" w:hAnsi="Aptos" w:cs="Calibri"/>
          <w:b/>
        </w:rPr>
      </w:pPr>
      <w:r w:rsidRPr="004206AC">
        <w:rPr>
          <w:rFonts w:ascii="Aptos" w:eastAsia="Calibri" w:hAnsi="Aptos" w:cs="Calibri"/>
          <w:b/>
        </w:rPr>
        <w:lastRenderedPageBreak/>
        <w:t>ANNEX III</w:t>
      </w:r>
    </w:p>
    <w:p w14:paraId="000001FB" w14:textId="77777777" w:rsidR="00CA0FAE" w:rsidRPr="004206AC" w:rsidRDefault="00DF3755">
      <w:pPr>
        <w:shd w:val="clear" w:color="auto" w:fill="FFFFFF"/>
        <w:spacing w:before="240" w:after="120" w:line="340" w:lineRule="auto"/>
        <w:jc w:val="both"/>
        <w:rPr>
          <w:rFonts w:ascii="Aptos" w:eastAsia="Calibri" w:hAnsi="Aptos" w:cs="Calibri"/>
          <w:b/>
        </w:rPr>
      </w:pPr>
      <w:r w:rsidRPr="004206AC">
        <w:rPr>
          <w:rFonts w:ascii="Aptos" w:eastAsia="Calibri" w:hAnsi="Aptos" w:cs="Calibri"/>
          <w:b/>
        </w:rPr>
        <w:t>LIST OF SUB-PROCESSORS</w:t>
      </w:r>
    </w:p>
    <w:p w14:paraId="000001FC" w14:textId="77777777" w:rsidR="00CA0FAE" w:rsidRPr="004206AC" w:rsidRDefault="00DF3755">
      <w:pPr>
        <w:spacing w:after="120" w:line="256" w:lineRule="auto"/>
        <w:jc w:val="both"/>
        <w:rPr>
          <w:rFonts w:ascii="Aptos" w:eastAsia="Calibri" w:hAnsi="Aptos" w:cs="Calibri"/>
        </w:rPr>
      </w:pPr>
      <w:r w:rsidRPr="004206AC">
        <w:rPr>
          <w:rFonts w:ascii="Aptos" w:eastAsia="Calibri" w:hAnsi="Aptos" w:cs="Calibri"/>
          <w:i/>
        </w:rPr>
        <w:t>[The list of sub-processors measures is described in Annex b above.]</w:t>
      </w:r>
    </w:p>
    <w:p w14:paraId="000001FD" w14:textId="77777777" w:rsidR="00CA0FAE" w:rsidRPr="004206AC" w:rsidRDefault="00CA0FAE">
      <w:pPr>
        <w:rPr>
          <w:rFonts w:ascii="Aptos" w:eastAsia="Calibri" w:hAnsi="Aptos" w:cs="Calibri"/>
        </w:rPr>
      </w:pPr>
    </w:p>
    <w:sectPr w:rsidR="00CA0FAE" w:rsidRPr="004206AC">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6816A" w14:textId="77777777" w:rsidR="003B76E3" w:rsidRDefault="003B76E3" w:rsidP="00C30FFB">
      <w:pPr>
        <w:spacing w:line="240" w:lineRule="auto"/>
      </w:pPr>
      <w:r>
        <w:separator/>
      </w:r>
    </w:p>
  </w:endnote>
  <w:endnote w:type="continuationSeparator" w:id="0">
    <w:p w14:paraId="10D5BBDC" w14:textId="77777777" w:rsidR="003B76E3" w:rsidRDefault="003B76E3" w:rsidP="00C30F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55 Roman">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150980462"/>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229297B5" w14:textId="68351F56" w:rsidR="00C30FFB" w:rsidRPr="00C30FFB" w:rsidRDefault="00C30FFB">
            <w:pPr>
              <w:pStyle w:val="Footer"/>
              <w:jc w:val="right"/>
              <w:rPr>
                <w:sz w:val="16"/>
                <w:szCs w:val="16"/>
              </w:rPr>
            </w:pPr>
            <w:r w:rsidRPr="00C30FFB">
              <w:rPr>
                <w:sz w:val="16"/>
                <w:szCs w:val="16"/>
              </w:rPr>
              <w:t xml:space="preserve">Page </w:t>
            </w:r>
            <w:r w:rsidRPr="00C30FFB">
              <w:rPr>
                <w:b/>
                <w:bCs/>
                <w:sz w:val="18"/>
                <w:szCs w:val="18"/>
              </w:rPr>
              <w:fldChar w:fldCharType="begin"/>
            </w:r>
            <w:r w:rsidRPr="00C30FFB">
              <w:rPr>
                <w:b/>
                <w:bCs/>
                <w:sz w:val="16"/>
                <w:szCs w:val="16"/>
              </w:rPr>
              <w:instrText xml:space="preserve"> PAGE </w:instrText>
            </w:r>
            <w:r w:rsidRPr="00C30FFB">
              <w:rPr>
                <w:b/>
                <w:bCs/>
                <w:sz w:val="18"/>
                <w:szCs w:val="18"/>
              </w:rPr>
              <w:fldChar w:fldCharType="separate"/>
            </w:r>
            <w:r w:rsidRPr="00C30FFB">
              <w:rPr>
                <w:b/>
                <w:bCs/>
                <w:noProof/>
                <w:sz w:val="16"/>
                <w:szCs w:val="16"/>
              </w:rPr>
              <w:t>2</w:t>
            </w:r>
            <w:r w:rsidRPr="00C30FFB">
              <w:rPr>
                <w:b/>
                <w:bCs/>
                <w:sz w:val="18"/>
                <w:szCs w:val="18"/>
              </w:rPr>
              <w:fldChar w:fldCharType="end"/>
            </w:r>
            <w:r w:rsidRPr="00C30FFB">
              <w:rPr>
                <w:sz w:val="16"/>
                <w:szCs w:val="16"/>
              </w:rPr>
              <w:t xml:space="preserve"> of </w:t>
            </w:r>
            <w:r w:rsidRPr="00C30FFB">
              <w:rPr>
                <w:b/>
                <w:bCs/>
                <w:sz w:val="18"/>
                <w:szCs w:val="18"/>
              </w:rPr>
              <w:fldChar w:fldCharType="begin"/>
            </w:r>
            <w:r w:rsidRPr="00C30FFB">
              <w:rPr>
                <w:b/>
                <w:bCs/>
                <w:sz w:val="16"/>
                <w:szCs w:val="16"/>
              </w:rPr>
              <w:instrText xml:space="preserve"> NUMPAGES  </w:instrText>
            </w:r>
            <w:r w:rsidRPr="00C30FFB">
              <w:rPr>
                <w:b/>
                <w:bCs/>
                <w:sz w:val="18"/>
                <w:szCs w:val="18"/>
              </w:rPr>
              <w:fldChar w:fldCharType="separate"/>
            </w:r>
            <w:r w:rsidRPr="00C30FFB">
              <w:rPr>
                <w:b/>
                <w:bCs/>
                <w:noProof/>
                <w:sz w:val="16"/>
                <w:szCs w:val="16"/>
              </w:rPr>
              <w:t>2</w:t>
            </w:r>
            <w:r w:rsidRPr="00C30FFB">
              <w:rPr>
                <w:b/>
                <w:bCs/>
                <w:sz w:val="18"/>
                <w:szCs w:val="18"/>
              </w:rPr>
              <w:fldChar w:fldCharType="end"/>
            </w:r>
          </w:p>
        </w:sdtContent>
      </w:sdt>
    </w:sdtContent>
  </w:sdt>
  <w:p w14:paraId="7F4F7556" w14:textId="77777777" w:rsidR="00C30FFB" w:rsidRDefault="00C30F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428CC" w14:textId="77777777" w:rsidR="003B76E3" w:rsidRDefault="003B76E3" w:rsidP="00C30FFB">
      <w:pPr>
        <w:spacing w:line="240" w:lineRule="auto"/>
      </w:pPr>
      <w:r>
        <w:separator/>
      </w:r>
    </w:p>
  </w:footnote>
  <w:footnote w:type="continuationSeparator" w:id="0">
    <w:p w14:paraId="36D7E55A" w14:textId="77777777" w:rsidR="003B76E3" w:rsidRDefault="003B76E3" w:rsidP="00C30FF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12577"/>
    <w:multiLevelType w:val="hybridMultilevel"/>
    <w:tmpl w:val="0FB4CB9A"/>
    <w:lvl w:ilvl="0" w:tplc="53680C88">
      <w:numFmt w:val="bullet"/>
      <w:lvlText w:val="-"/>
      <w:lvlJc w:val="left"/>
      <w:pPr>
        <w:ind w:left="2160" w:hanging="720"/>
      </w:pPr>
      <w:rPr>
        <w:rFonts w:ascii="Aptos" w:eastAsia="Calibri" w:hAnsi="Aptos"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 w15:restartNumberingAfterBreak="0">
    <w:nsid w:val="10C91662"/>
    <w:multiLevelType w:val="hybridMultilevel"/>
    <w:tmpl w:val="0196311A"/>
    <w:lvl w:ilvl="0" w:tplc="E542A226">
      <w:numFmt w:val="bullet"/>
      <w:lvlText w:val="-"/>
      <w:lvlJc w:val="left"/>
      <w:pPr>
        <w:ind w:left="2160" w:hanging="720"/>
      </w:pPr>
      <w:rPr>
        <w:rFonts w:ascii="Aptos" w:eastAsia="Calibri" w:hAnsi="Aptos"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 w15:restartNumberingAfterBreak="0">
    <w:nsid w:val="11E70873"/>
    <w:multiLevelType w:val="hybridMultilevel"/>
    <w:tmpl w:val="210E7B04"/>
    <w:lvl w:ilvl="0" w:tplc="C32ABDBA">
      <w:numFmt w:val="bullet"/>
      <w:lvlText w:val="-"/>
      <w:lvlJc w:val="left"/>
      <w:pPr>
        <w:ind w:left="2160" w:hanging="720"/>
      </w:pPr>
      <w:rPr>
        <w:rFonts w:ascii="Aptos" w:eastAsia="Calibri" w:hAnsi="Aptos"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 w15:restartNumberingAfterBreak="0">
    <w:nsid w:val="1FFD6B1D"/>
    <w:multiLevelType w:val="hybridMultilevel"/>
    <w:tmpl w:val="B2AC0F50"/>
    <w:lvl w:ilvl="0" w:tplc="63368924">
      <w:numFmt w:val="bullet"/>
      <w:lvlText w:val="-"/>
      <w:lvlJc w:val="left"/>
      <w:pPr>
        <w:ind w:left="2160" w:hanging="720"/>
      </w:pPr>
      <w:rPr>
        <w:rFonts w:ascii="Aptos" w:eastAsia="Calibri" w:hAnsi="Aptos"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 w15:restartNumberingAfterBreak="0">
    <w:nsid w:val="24539187"/>
    <w:multiLevelType w:val="multilevel"/>
    <w:tmpl w:val="FF9EF90C"/>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35F6FEF4"/>
    <w:multiLevelType w:val="multilevel"/>
    <w:tmpl w:val="E81C3A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A3B37C4"/>
    <w:multiLevelType w:val="hybridMultilevel"/>
    <w:tmpl w:val="55841F6E"/>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7" w15:restartNumberingAfterBreak="0">
    <w:nsid w:val="421434A8"/>
    <w:multiLevelType w:val="multilevel"/>
    <w:tmpl w:val="77C4F78E"/>
    <w:lvl w:ilvl="0">
      <w:start w:val="13"/>
      <w:numFmt w:val="decimal"/>
      <w:lvlText w:val="%1"/>
      <w:lvlJc w:val="left"/>
      <w:pPr>
        <w:ind w:left="420" w:hanging="420"/>
      </w:pPr>
      <w:rPr>
        <w:rFonts w:hint="default"/>
      </w:rPr>
    </w:lvl>
    <w:lvl w:ilvl="1">
      <w:start w:val="6"/>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5BEB15F7"/>
    <w:multiLevelType w:val="multilevel"/>
    <w:tmpl w:val="B6102ED0"/>
    <w:lvl w:ilvl="0">
      <w:start w:val="13"/>
      <w:numFmt w:val="decimal"/>
      <w:lvlText w:val="%1"/>
      <w:lvlJc w:val="left"/>
      <w:pPr>
        <w:ind w:left="420" w:hanging="420"/>
      </w:pPr>
      <w:rPr>
        <w:rFonts w:hint="default"/>
      </w:rPr>
    </w:lvl>
    <w:lvl w:ilvl="1">
      <w:start w:val="3"/>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62174C95"/>
    <w:multiLevelType w:val="hybridMultilevel"/>
    <w:tmpl w:val="B3C87A50"/>
    <w:lvl w:ilvl="0" w:tplc="ACD27F72">
      <w:numFmt w:val="bullet"/>
      <w:lvlText w:val="-"/>
      <w:lvlJc w:val="left"/>
      <w:pPr>
        <w:ind w:left="2160" w:hanging="720"/>
      </w:pPr>
      <w:rPr>
        <w:rFonts w:ascii="Aptos" w:eastAsia="Calibri" w:hAnsi="Aptos"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0" w15:restartNumberingAfterBreak="0">
    <w:nsid w:val="76062085"/>
    <w:multiLevelType w:val="hybridMultilevel"/>
    <w:tmpl w:val="588AFCD4"/>
    <w:lvl w:ilvl="0" w:tplc="819EF7F0">
      <w:numFmt w:val="bullet"/>
      <w:lvlText w:val="-"/>
      <w:lvlJc w:val="left"/>
      <w:pPr>
        <w:ind w:left="2160" w:hanging="720"/>
      </w:pPr>
      <w:rPr>
        <w:rFonts w:ascii="Aptos" w:eastAsia="Calibri" w:hAnsi="Aptos"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num w:numId="1" w16cid:durableId="447047860">
    <w:abstractNumId w:val="4"/>
  </w:num>
  <w:num w:numId="2" w16cid:durableId="52319291">
    <w:abstractNumId w:val="5"/>
  </w:num>
  <w:num w:numId="3" w16cid:durableId="1518501150">
    <w:abstractNumId w:val="6"/>
  </w:num>
  <w:num w:numId="4" w16cid:durableId="447700817">
    <w:abstractNumId w:val="1"/>
  </w:num>
  <w:num w:numId="5" w16cid:durableId="387997640">
    <w:abstractNumId w:val="10"/>
  </w:num>
  <w:num w:numId="6" w16cid:durableId="1694577532">
    <w:abstractNumId w:val="2"/>
  </w:num>
  <w:num w:numId="7" w16cid:durableId="1347639517">
    <w:abstractNumId w:val="9"/>
  </w:num>
  <w:num w:numId="8" w16cid:durableId="288248411">
    <w:abstractNumId w:val="3"/>
  </w:num>
  <w:num w:numId="9" w16cid:durableId="1713143286">
    <w:abstractNumId w:val="0"/>
  </w:num>
  <w:num w:numId="10" w16cid:durableId="561987494">
    <w:abstractNumId w:val="8"/>
  </w:num>
  <w:num w:numId="11" w16cid:durableId="133066997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PO Outsourcia">
    <w15:presenceInfo w15:providerId="None" w15:userId="DPO Outsourci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hideSpellingErrors/>
  <w:hideGrammaticalError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1E95EA"/>
    <w:rsid w:val="00064AF4"/>
    <w:rsid w:val="001872DC"/>
    <w:rsid w:val="002B5109"/>
    <w:rsid w:val="003306A3"/>
    <w:rsid w:val="003802E7"/>
    <w:rsid w:val="003B76E3"/>
    <w:rsid w:val="004206AC"/>
    <w:rsid w:val="00434C56"/>
    <w:rsid w:val="004C7BD0"/>
    <w:rsid w:val="004F3B42"/>
    <w:rsid w:val="00572BB0"/>
    <w:rsid w:val="005830F6"/>
    <w:rsid w:val="005C1CC9"/>
    <w:rsid w:val="005D7BB9"/>
    <w:rsid w:val="00691087"/>
    <w:rsid w:val="0072640D"/>
    <w:rsid w:val="007A0FF1"/>
    <w:rsid w:val="0093480D"/>
    <w:rsid w:val="00AA7852"/>
    <w:rsid w:val="00AB792F"/>
    <w:rsid w:val="00AE0094"/>
    <w:rsid w:val="00B85727"/>
    <w:rsid w:val="00C30FFB"/>
    <w:rsid w:val="00C977BA"/>
    <w:rsid w:val="00CA0FAE"/>
    <w:rsid w:val="00CC7D11"/>
    <w:rsid w:val="00CF1583"/>
    <w:rsid w:val="00DF3755"/>
    <w:rsid w:val="00ED4CFA"/>
    <w:rsid w:val="00F12E09"/>
    <w:rsid w:val="00F61474"/>
    <w:rsid w:val="00F7153B"/>
    <w:rsid w:val="00F71B1C"/>
    <w:rsid w:val="00FF29CF"/>
    <w:rsid w:val="0C1E95EA"/>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F252"/>
  <w15:docId w15:val="{E49C419A-34FC-4724-8FC3-48B09374D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odyText">
    <w:name w:val="Body Text"/>
    <w:basedOn w:val="Normal"/>
    <w:link w:val="BodyTextChar"/>
    <w:uiPriority w:val="1"/>
    <w:qFormat/>
    <w:rsid w:val="00B85727"/>
    <w:pPr>
      <w:widowControl w:val="0"/>
      <w:autoSpaceDE w:val="0"/>
      <w:autoSpaceDN w:val="0"/>
      <w:spacing w:line="240" w:lineRule="auto"/>
    </w:pPr>
    <w:rPr>
      <w:rFonts w:ascii="Calibri" w:eastAsia="Calibri" w:hAnsi="Calibri" w:cs="Calibri"/>
      <w:i/>
      <w:iCs/>
      <w:sz w:val="24"/>
      <w:szCs w:val="24"/>
      <w:lang w:val="en-US" w:eastAsia="en-US"/>
    </w:rPr>
  </w:style>
  <w:style w:type="character" w:customStyle="1" w:styleId="BodyTextChar">
    <w:name w:val="Body Text Char"/>
    <w:basedOn w:val="DefaultParagraphFont"/>
    <w:link w:val="BodyText"/>
    <w:uiPriority w:val="1"/>
    <w:rsid w:val="00B85727"/>
    <w:rPr>
      <w:rFonts w:ascii="Calibri" w:eastAsia="Calibri" w:hAnsi="Calibri" w:cs="Calibri"/>
      <w:i/>
      <w:iCs/>
      <w:sz w:val="24"/>
      <w:szCs w:val="24"/>
      <w:lang w:val="en-US" w:eastAsia="en-US"/>
    </w:rPr>
  </w:style>
  <w:style w:type="paragraph" w:styleId="Revision">
    <w:name w:val="Revision"/>
    <w:hidden/>
    <w:uiPriority w:val="99"/>
    <w:semiHidden/>
    <w:rsid w:val="001872DC"/>
    <w:pPr>
      <w:spacing w:line="240" w:lineRule="auto"/>
    </w:pPr>
  </w:style>
  <w:style w:type="paragraph" w:styleId="Header">
    <w:name w:val="header"/>
    <w:basedOn w:val="Normal"/>
    <w:link w:val="HeaderChar"/>
    <w:uiPriority w:val="99"/>
    <w:unhideWhenUsed/>
    <w:rsid w:val="00C30FFB"/>
    <w:pPr>
      <w:tabs>
        <w:tab w:val="center" w:pos="4680"/>
        <w:tab w:val="right" w:pos="9360"/>
      </w:tabs>
      <w:spacing w:line="240" w:lineRule="auto"/>
    </w:pPr>
  </w:style>
  <w:style w:type="character" w:customStyle="1" w:styleId="HeaderChar">
    <w:name w:val="Header Char"/>
    <w:basedOn w:val="DefaultParagraphFont"/>
    <w:link w:val="Header"/>
    <w:uiPriority w:val="99"/>
    <w:rsid w:val="00C30FFB"/>
  </w:style>
  <w:style w:type="paragraph" w:styleId="Footer">
    <w:name w:val="footer"/>
    <w:basedOn w:val="Normal"/>
    <w:link w:val="FooterChar"/>
    <w:uiPriority w:val="99"/>
    <w:unhideWhenUsed/>
    <w:rsid w:val="00C30FFB"/>
    <w:pPr>
      <w:tabs>
        <w:tab w:val="center" w:pos="4680"/>
        <w:tab w:val="right" w:pos="9360"/>
      </w:tabs>
      <w:spacing w:line="240" w:lineRule="auto"/>
    </w:pPr>
  </w:style>
  <w:style w:type="character" w:customStyle="1" w:styleId="FooterChar">
    <w:name w:val="Footer Char"/>
    <w:basedOn w:val="DefaultParagraphFont"/>
    <w:link w:val="Footer"/>
    <w:uiPriority w:val="99"/>
    <w:rsid w:val="00C30FFB"/>
  </w:style>
  <w:style w:type="paragraph" w:styleId="ListParagraph">
    <w:name w:val="List Paragraph"/>
    <w:basedOn w:val="Normal"/>
    <w:uiPriority w:val="34"/>
    <w:qFormat/>
    <w:rsid w:val="004206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693402">
      <w:bodyDiv w:val="1"/>
      <w:marLeft w:val="0"/>
      <w:marRight w:val="0"/>
      <w:marTop w:val="0"/>
      <w:marBottom w:val="0"/>
      <w:divBdr>
        <w:top w:val="none" w:sz="0" w:space="0" w:color="auto"/>
        <w:left w:val="none" w:sz="0" w:space="0" w:color="auto"/>
        <w:bottom w:val="none" w:sz="0" w:space="0" w:color="auto"/>
        <w:right w:val="none" w:sz="0" w:space="0" w:color="auto"/>
      </w:divBdr>
    </w:div>
    <w:div w:id="12806437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ur-lex.europa.eu/eli/dec_impl/2021/914/oj?uri=CELEX%3A32021D0914&amp;locale=en"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ec.europa.eu/commission/presscorner/detail/en/ip_21_2847"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3DDE8BBE9C62B4BA9B0601E8E2C2C7A" ma:contentTypeVersion="3" ma:contentTypeDescription="Create a new document." ma:contentTypeScope="" ma:versionID="3c0ff68b947e1b9563586cb0e43b9334">
  <xsd:schema xmlns:xsd="http://www.w3.org/2001/XMLSchema" xmlns:xs="http://www.w3.org/2001/XMLSchema" xmlns:p="http://schemas.microsoft.com/office/2006/metadata/properties" xmlns:ns2="530d6482-3b02-4a7e-a8d2-f90ee6edd178" targetNamespace="http://schemas.microsoft.com/office/2006/metadata/properties" ma:root="true" ma:fieldsID="fb661896d15e1531b3252a3357a48a75" ns2:_="">
    <xsd:import namespace="530d6482-3b02-4a7e-a8d2-f90ee6edd1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d6482-3b02-4a7e-a8d2-f90ee6edd1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87C5B2-1E9C-4DA3-AA13-3BDC3870A3F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B9EE074-D8E6-4210-8667-57D3AE4FCD14}">
  <ds:schemaRefs>
    <ds:schemaRef ds:uri="http://schemas.microsoft.com/sharepoint/v3/contenttype/forms"/>
  </ds:schemaRefs>
</ds:datastoreItem>
</file>

<file path=customXml/itemProps3.xml><?xml version="1.0" encoding="utf-8"?>
<ds:datastoreItem xmlns:ds="http://schemas.openxmlformats.org/officeDocument/2006/customXml" ds:itemID="{AAA8F3C1-2018-4465-9C2B-1B2D281015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0d6482-3b02-4a7e-a8d2-f90ee6edd1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9390</Words>
  <Characters>53529</Characters>
  <Application>Microsoft Office Word</Application>
  <DocSecurity>0</DocSecurity>
  <Lines>446</Lines>
  <Paragraphs>125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Martin</dc:creator>
  <cp:lastModifiedBy>Azziz Mimouni</cp:lastModifiedBy>
  <cp:revision>2</cp:revision>
  <dcterms:created xsi:type="dcterms:W3CDTF">2024-06-24T13:54:00Z</dcterms:created>
  <dcterms:modified xsi:type="dcterms:W3CDTF">2024-06-24T13:54:00Z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0x01010063DDE8BBE9C62B4BA9B0601E8E2C2C7A</vt:lpwstr>
  </property>
</Properties>
</file>