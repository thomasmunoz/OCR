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8E741" w14:textId="77777777" w:rsidR="00866EB2" w:rsidRDefault="00866EB2" w:rsidP="00877E5D">
      <w:pPr>
        <w:jc w:val="both"/>
        <w:rPr>
          <w:rFonts w:asciiTheme="minorHAnsi" w:hAnsiTheme="minorHAnsi" w:cstheme="minorHAnsi"/>
          <w:sz w:val="20"/>
          <w:szCs w:val="20"/>
        </w:rPr>
      </w:pPr>
    </w:p>
    <w:p w14:paraId="3AAC7198" w14:textId="77777777" w:rsidR="00107E08" w:rsidRPr="00B865FC" w:rsidRDefault="00107E08" w:rsidP="00877E5D">
      <w:pPr>
        <w:jc w:val="both"/>
        <w:rPr>
          <w:rFonts w:asciiTheme="minorHAnsi" w:hAnsiTheme="minorHAnsi" w:cstheme="minorHAnsi"/>
          <w:sz w:val="20"/>
          <w:szCs w:val="20"/>
        </w:rPr>
      </w:pPr>
    </w:p>
    <w:p w14:paraId="048EAAEA" w14:textId="77777777" w:rsidR="00D91204" w:rsidRPr="004069EA" w:rsidRDefault="00A95219" w:rsidP="00107E08">
      <w:pPr>
        <w:pBdr>
          <w:top w:val="single" w:sz="4" w:space="1" w:color="auto"/>
          <w:left w:val="single" w:sz="4" w:space="4" w:color="auto"/>
          <w:bottom w:val="single" w:sz="4" w:space="1" w:color="auto"/>
          <w:right w:val="single" w:sz="4" w:space="4" w:color="auto"/>
          <w:between w:val="none" w:sz="0" w:space="0" w:color="auto"/>
        </w:pBdr>
        <w:ind w:left="708"/>
        <w:jc w:val="center"/>
        <w:rPr>
          <w:rFonts w:ascii="Calibri" w:hAnsi="Calibri" w:cs="Calibri"/>
          <w:b/>
          <w:color w:val="FF0000"/>
        </w:rPr>
      </w:pPr>
      <w:r w:rsidRPr="004069EA">
        <w:rPr>
          <w:rFonts w:ascii="Calibri" w:hAnsi="Calibri" w:cs="Calibri"/>
          <w:b/>
          <w:color w:val="FF0000"/>
        </w:rPr>
        <w:t>Annexe « Protection des Données Personnelles »</w:t>
      </w:r>
    </w:p>
    <w:p w14:paraId="703F8C8D" w14:textId="77777777" w:rsidR="009779C5" w:rsidRDefault="009779C5" w:rsidP="009779C5">
      <w:pPr>
        <w:shd w:val="clear" w:color="auto" w:fill="FFFFFF"/>
        <w:ind w:left="709"/>
        <w:jc w:val="both"/>
        <w:rPr>
          <w:rFonts w:ascii="Calibri" w:hAnsi="Calibri" w:cs="Calibri"/>
          <w:color w:val="auto"/>
          <w:sz w:val="17"/>
          <w:szCs w:val="17"/>
        </w:rPr>
      </w:pPr>
    </w:p>
    <w:p w14:paraId="50FFEA3E" w14:textId="77777777" w:rsidR="000E6526" w:rsidRPr="000E6526" w:rsidRDefault="000E6526" w:rsidP="000E6526">
      <w:pPr>
        <w:pStyle w:val="ListParagraph"/>
        <w:numPr>
          <w:ilvl w:val="0"/>
          <w:numId w:val="16"/>
        </w:numPr>
        <w:shd w:val="clear" w:color="auto" w:fill="FFFFFF"/>
        <w:jc w:val="both"/>
        <w:rPr>
          <w:rFonts w:ascii="Calibri" w:hAnsi="Calibri" w:cs="Calibri"/>
          <w:b/>
          <w:smallCaps/>
          <w:color w:val="auto"/>
          <w:sz w:val="20"/>
          <w:szCs w:val="20"/>
        </w:rPr>
      </w:pPr>
      <w:r w:rsidRPr="000E6526">
        <w:rPr>
          <w:rFonts w:ascii="Calibri" w:hAnsi="Calibri" w:cs="Calibri"/>
          <w:b/>
          <w:smallCaps/>
          <w:color w:val="auto"/>
          <w:sz w:val="20"/>
          <w:szCs w:val="20"/>
        </w:rPr>
        <w:t>Objet</w:t>
      </w:r>
    </w:p>
    <w:p w14:paraId="04CA3175" w14:textId="77777777" w:rsidR="000E6526" w:rsidRPr="00A95219" w:rsidRDefault="000E6526" w:rsidP="000E6526">
      <w:pPr>
        <w:shd w:val="clear" w:color="auto" w:fill="FFFFFF"/>
        <w:ind w:left="709"/>
        <w:jc w:val="both"/>
        <w:rPr>
          <w:rFonts w:ascii="Calibri" w:hAnsi="Calibri" w:cs="Calibri"/>
          <w:color w:val="auto"/>
          <w:sz w:val="17"/>
          <w:szCs w:val="17"/>
        </w:rPr>
      </w:pPr>
    </w:p>
    <w:p w14:paraId="5BD7FC51" w14:textId="0A6C8199" w:rsidR="009779C5" w:rsidRDefault="000F6E09" w:rsidP="000E6526">
      <w:pPr>
        <w:shd w:val="clear" w:color="auto" w:fill="FFFFFF"/>
        <w:ind w:left="708"/>
        <w:jc w:val="both"/>
        <w:rPr>
          <w:rFonts w:ascii="Calibri" w:hAnsi="Calibri" w:cs="Calibri"/>
          <w:color w:val="auto"/>
          <w:sz w:val="17"/>
          <w:szCs w:val="17"/>
        </w:rPr>
      </w:pPr>
      <w:commentRangeStart w:id="0"/>
      <w:ins w:id="1" w:author="Azziz MIMOUNI" w:date="2022-03-18T16:48:00Z">
        <w:r w:rsidRPr="000F6E09">
          <w:rPr>
            <w:rFonts w:ascii="Calibri" w:hAnsi="Calibri" w:cs="Calibri"/>
            <w:color w:val="auto"/>
            <w:sz w:val="17"/>
            <w:szCs w:val="17"/>
          </w:rPr>
          <w:t xml:space="preserve">La présente annexe a pour objet d'informer le Client des mesures techniques et organisationnelles déployées par le Prestataire afin d’assurer la protection des données personnelles et la conformité des traitements objets du contrat de prestations (ci-après le </w:t>
        </w:r>
        <w:r w:rsidRPr="000F6E09">
          <w:rPr>
            <w:rFonts w:ascii="Calibri" w:hAnsi="Calibri" w:cs="Calibri"/>
            <w:b/>
            <w:bCs/>
            <w:color w:val="auto"/>
            <w:sz w:val="17"/>
            <w:szCs w:val="17"/>
            <w:rPrChange w:id="2" w:author="Azziz MIMOUNI" w:date="2022-03-18T16:49:00Z">
              <w:rPr>
                <w:rFonts w:ascii="Calibri" w:hAnsi="Calibri" w:cs="Calibri"/>
                <w:color w:val="auto"/>
                <w:sz w:val="17"/>
                <w:szCs w:val="17"/>
              </w:rPr>
            </w:rPrChange>
          </w:rPr>
          <w:t>« Contrat ») à l’ensemble de la règlementation en matière de protection des données qui pourrait être applicable, et en particulier (i) le Règlement européen n°2016/679 relatif à la protection des personnes physiques à l'égard du traitement des données à caractère personnel et à la libre circulation de ces données, (ii) ses compléments tels que prévu par le droit national applicable, et (iii) toute autre réglementation applicable aux traitements de Données Personnelles applicable pendant la durée du Contrat (ensemble, la « Règlementation »).</w:t>
        </w:r>
      </w:ins>
      <w:del w:id="3" w:author="Azziz MIMOUNI" w:date="2022-03-18T16:48:00Z">
        <w:r w:rsidR="009779C5" w:rsidRPr="00A95219" w:rsidDel="000F6E09">
          <w:rPr>
            <w:rFonts w:ascii="Calibri" w:hAnsi="Calibri" w:cs="Calibri"/>
            <w:color w:val="auto"/>
            <w:sz w:val="17"/>
            <w:szCs w:val="17"/>
          </w:rPr>
          <w:delText xml:space="preserve">La présente </w:delText>
        </w:r>
        <w:r w:rsidR="00A95219" w:rsidRPr="00A95219" w:rsidDel="000F6E09">
          <w:rPr>
            <w:rFonts w:ascii="Calibri" w:hAnsi="Calibri" w:cs="Calibri"/>
            <w:color w:val="auto"/>
            <w:sz w:val="17"/>
            <w:szCs w:val="17"/>
          </w:rPr>
          <w:delText>annexe</w:delText>
        </w:r>
        <w:r w:rsidR="009779C5" w:rsidRPr="00A95219" w:rsidDel="000F6E09">
          <w:rPr>
            <w:rFonts w:ascii="Calibri" w:hAnsi="Calibri" w:cs="Calibri"/>
            <w:color w:val="auto"/>
            <w:sz w:val="17"/>
            <w:szCs w:val="17"/>
          </w:rPr>
          <w:delText xml:space="preserve"> a pour objet d'informer </w:delText>
        </w:r>
        <w:r w:rsidR="00A95219" w:rsidRPr="00A95219" w:rsidDel="000F6E09">
          <w:rPr>
            <w:rFonts w:ascii="Calibri" w:hAnsi="Calibri" w:cs="Calibri"/>
            <w:color w:val="auto"/>
            <w:sz w:val="17"/>
            <w:szCs w:val="17"/>
          </w:rPr>
          <w:delText>le Client des mesures techniques et organisationnelles déployées par le Prestataire afin d’assurer la protection des données personnelles et la confor</w:delText>
        </w:r>
        <w:r w:rsidR="00BB3EED" w:rsidDel="000F6E09">
          <w:rPr>
            <w:rFonts w:ascii="Calibri" w:hAnsi="Calibri" w:cs="Calibri"/>
            <w:color w:val="auto"/>
            <w:sz w:val="17"/>
            <w:szCs w:val="17"/>
          </w:rPr>
          <w:delText>mité des traitements objets du c</w:delText>
        </w:r>
        <w:r w:rsidR="00A95219" w:rsidRPr="00A95219" w:rsidDel="000F6E09">
          <w:rPr>
            <w:rFonts w:ascii="Calibri" w:hAnsi="Calibri" w:cs="Calibri"/>
            <w:color w:val="auto"/>
            <w:sz w:val="17"/>
            <w:szCs w:val="17"/>
          </w:rPr>
          <w:delText>ontrat</w:delText>
        </w:r>
        <w:r w:rsidR="00BB3EED" w:rsidDel="000F6E09">
          <w:rPr>
            <w:rFonts w:ascii="Calibri" w:hAnsi="Calibri" w:cs="Calibri"/>
            <w:color w:val="auto"/>
            <w:sz w:val="17"/>
            <w:szCs w:val="17"/>
          </w:rPr>
          <w:delText xml:space="preserve"> de prestations (ci-après le « </w:delText>
        </w:r>
        <w:r w:rsidR="00BB3EED" w:rsidRPr="00BB3EED" w:rsidDel="000F6E09">
          <w:rPr>
            <w:rFonts w:ascii="Calibri" w:hAnsi="Calibri" w:cs="Calibri"/>
            <w:b/>
            <w:color w:val="auto"/>
            <w:sz w:val="17"/>
            <w:szCs w:val="17"/>
          </w:rPr>
          <w:delText>Contrat</w:delText>
        </w:r>
        <w:r w:rsidR="00BB3EED" w:rsidDel="000F6E09">
          <w:rPr>
            <w:rFonts w:ascii="Calibri" w:hAnsi="Calibri" w:cs="Calibri"/>
            <w:color w:val="auto"/>
            <w:sz w:val="17"/>
            <w:szCs w:val="17"/>
          </w:rPr>
          <w:delText> »)</w:delText>
        </w:r>
        <w:r w:rsidR="00A95219" w:rsidRPr="00A95219" w:rsidDel="000F6E09">
          <w:rPr>
            <w:rFonts w:ascii="Calibri" w:hAnsi="Calibri" w:cs="Calibri"/>
            <w:color w:val="auto"/>
            <w:sz w:val="17"/>
            <w:szCs w:val="17"/>
          </w:rPr>
          <w:delText xml:space="preserve"> à la réglementation applicable (</w:delText>
        </w:r>
        <w:r w:rsidR="009779C5" w:rsidRPr="00A95219" w:rsidDel="000F6E09">
          <w:rPr>
            <w:rFonts w:ascii="Calibri" w:hAnsi="Calibri" w:cs="Calibri"/>
            <w:color w:val="auto"/>
            <w:sz w:val="17"/>
            <w:szCs w:val="17"/>
          </w:rPr>
          <w:delText>Règlement n°2016-679 du 27 avril 2016 relatif à la protection des personnes physiques à l'égard du traitement des données à caractère personnel et à la li</w:delText>
        </w:r>
        <w:r w:rsidR="00A95219" w:rsidRPr="00A95219" w:rsidDel="000F6E09">
          <w:rPr>
            <w:rFonts w:ascii="Calibri" w:hAnsi="Calibri" w:cs="Calibri"/>
            <w:color w:val="auto"/>
            <w:sz w:val="17"/>
            <w:szCs w:val="17"/>
          </w:rPr>
          <w:delText xml:space="preserve">bre circulation de ces données </w:delText>
        </w:r>
        <w:r w:rsidR="009779C5" w:rsidRPr="00A95219" w:rsidDel="000F6E09">
          <w:rPr>
            <w:rFonts w:ascii="Calibri" w:hAnsi="Calibri" w:cs="Calibri"/>
            <w:color w:val="auto"/>
            <w:sz w:val="17"/>
            <w:szCs w:val="17"/>
          </w:rPr>
          <w:delText>abrogeant la directive 95/</w:delText>
        </w:r>
        <w:r w:rsidR="00A95219" w:rsidRPr="00A95219" w:rsidDel="000F6E09">
          <w:rPr>
            <w:rFonts w:ascii="Calibri" w:hAnsi="Calibri" w:cs="Calibri"/>
            <w:color w:val="auto"/>
            <w:sz w:val="17"/>
            <w:szCs w:val="17"/>
          </w:rPr>
          <w:delText>46/CE (ci-après "</w:delText>
        </w:r>
        <w:r w:rsidR="00A95219" w:rsidRPr="00107E08" w:rsidDel="000F6E09">
          <w:rPr>
            <w:rFonts w:ascii="Calibri" w:hAnsi="Calibri" w:cs="Calibri"/>
            <w:b/>
            <w:color w:val="auto"/>
            <w:sz w:val="17"/>
            <w:szCs w:val="17"/>
          </w:rPr>
          <w:delText>Règlementation</w:delText>
        </w:r>
        <w:r w:rsidR="00A95219" w:rsidRPr="00A95219" w:rsidDel="000F6E09">
          <w:rPr>
            <w:rFonts w:ascii="Calibri" w:hAnsi="Calibri" w:cs="Calibri"/>
            <w:color w:val="auto"/>
            <w:sz w:val="17"/>
            <w:szCs w:val="17"/>
          </w:rPr>
          <w:delText>").</w:delText>
        </w:r>
      </w:del>
      <w:commentRangeEnd w:id="0"/>
      <w:r w:rsidR="004A1D32">
        <w:rPr>
          <w:rStyle w:val="CommentReference"/>
        </w:rPr>
        <w:commentReference w:id="0"/>
      </w:r>
    </w:p>
    <w:p w14:paraId="07F78CB7" w14:textId="77777777" w:rsidR="00DC4B26" w:rsidRDefault="00DC4B26" w:rsidP="000E6526">
      <w:pPr>
        <w:shd w:val="clear" w:color="auto" w:fill="FFFFFF"/>
        <w:ind w:left="708"/>
        <w:jc w:val="both"/>
        <w:rPr>
          <w:rFonts w:ascii="Calibri" w:hAnsi="Calibri" w:cs="Calibri"/>
          <w:color w:val="auto"/>
          <w:sz w:val="17"/>
          <w:szCs w:val="17"/>
        </w:rPr>
      </w:pPr>
    </w:p>
    <w:p w14:paraId="3EDE016D" w14:textId="77777777" w:rsidR="00DC4B26" w:rsidRPr="00A95219" w:rsidRDefault="00DC4B26"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Le Prestataire se réserve le droit de refuser d’effectuer tout Traitement de Données Personnelles qui serait manifestement gravement non conforme aux exigences de la Règlementation. Le cas échéant, il l’indiquera par écrit au Client. En aucun cas la responsabilité du Prestataire ne saurait être engagée du fait d’un refus de procéder à un Traitement non conforme à la Règlementation.</w:t>
      </w:r>
    </w:p>
    <w:p w14:paraId="65E98E3C" w14:textId="77777777" w:rsidR="00A95219" w:rsidRDefault="00A95219" w:rsidP="000E6526">
      <w:pPr>
        <w:shd w:val="clear" w:color="auto" w:fill="FFFFFF"/>
        <w:ind w:left="708"/>
        <w:jc w:val="both"/>
        <w:rPr>
          <w:rFonts w:ascii="Calibri" w:hAnsi="Calibri" w:cs="Calibri"/>
          <w:color w:val="auto"/>
          <w:sz w:val="17"/>
          <w:szCs w:val="17"/>
        </w:rPr>
      </w:pPr>
    </w:p>
    <w:p w14:paraId="4C027341" w14:textId="77777777" w:rsidR="000E6526" w:rsidRPr="000E6526" w:rsidRDefault="000E6526" w:rsidP="000E6526">
      <w:pPr>
        <w:pStyle w:val="ListParagraph"/>
        <w:numPr>
          <w:ilvl w:val="0"/>
          <w:numId w:val="16"/>
        </w:numPr>
        <w:shd w:val="clear" w:color="auto" w:fill="FFFFFF"/>
        <w:jc w:val="both"/>
        <w:rPr>
          <w:rFonts w:ascii="Calibri" w:hAnsi="Calibri" w:cs="Calibri"/>
          <w:b/>
          <w:smallCaps/>
          <w:color w:val="auto"/>
          <w:sz w:val="20"/>
          <w:szCs w:val="20"/>
        </w:rPr>
      </w:pPr>
      <w:r w:rsidRPr="000E6526">
        <w:rPr>
          <w:rFonts w:ascii="Calibri" w:hAnsi="Calibri" w:cs="Calibri"/>
          <w:b/>
          <w:smallCaps/>
          <w:color w:val="auto"/>
          <w:sz w:val="20"/>
          <w:szCs w:val="20"/>
        </w:rPr>
        <w:t>Définitions</w:t>
      </w:r>
    </w:p>
    <w:p w14:paraId="150C6E31" w14:textId="77777777" w:rsidR="000E6526" w:rsidRDefault="000E6526" w:rsidP="000E6526">
      <w:pPr>
        <w:shd w:val="clear" w:color="auto" w:fill="FFFFFF"/>
        <w:ind w:left="708"/>
        <w:jc w:val="both"/>
        <w:rPr>
          <w:rFonts w:ascii="Calibri" w:hAnsi="Calibri" w:cs="Calibri"/>
          <w:color w:val="auto"/>
          <w:sz w:val="17"/>
          <w:szCs w:val="17"/>
        </w:rPr>
      </w:pPr>
    </w:p>
    <w:p w14:paraId="18EBFEA8" w14:textId="0AF7BDCD" w:rsidR="007255C7" w:rsidRPr="00011867" w:rsidRDefault="007255C7" w:rsidP="00B04CAB">
      <w:pPr>
        <w:pStyle w:val="ListParagraph"/>
        <w:numPr>
          <w:ilvl w:val="0"/>
          <w:numId w:val="23"/>
        </w:numPr>
        <w:shd w:val="clear" w:color="auto" w:fill="FFFFFF"/>
        <w:tabs>
          <w:tab w:val="left" w:pos="993"/>
        </w:tabs>
        <w:ind w:hanging="11"/>
        <w:jc w:val="both"/>
        <w:rPr>
          <w:rFonts w:ascii="Calibri" w:hAnsi="Calibri" w:cs="Calibri"/>
          <w:color w:val="auto"/>
          <w:sz w:val="17"/>
          <w:szCs w:val="17"/>
        </w:rPr>
      </w:pPr>
      <w:r w:rsidRPr="007255C7">
        <w:rPr>
          <w:rFonts w:ascii="Calibri" w:hAnsi="Calibri" w:cs="Calibri"/>
          <w:b/>
          <w:color w:val="auto"/>
          <w:sz w:val="17"/>
          <w:szCs w:val="17"/>
        </w:rPr>
        <w:t xml:space="preserve">Données Personnelles : </w:t>
      </w:r>
      <w:r w:rsidR="00BB3EED" w:rsidRPr="00BB3EED">
        <w:rPr>
          <w:rFonts w:ascii="Calibri" w:hAnsi="Calibri" w:cs="Calibri"/>
          <w:color w:val="auto"/>
          <w:sz w:val="17"/>
          <w:szCs w:val="17"/>
        </w:rPr>
        <w:t xml:space="preserve">désignent </w:t>
      </w:r>
      <w:r w:rsidR="004E3638">
        <w:rPr>
          <w:rFonts w:ascii="Calibri" w:hAnsi="Calibri" w:cs="Calibri"/>
          <w:color w:val="auto"/>
          <w:sz w:val="17"/>
          <w:szCs w:val="17"/>
        </w:rPr>
        <w:t>les</w:t>
      </w:r>
      <w:r w:rsidR="00BB3EED" w:rsidRPr="00BB3EED">
        <w:rPr>
          <w:rFonts w:ascii="Calibri" w:hAnsi="Calibri" w:cs="Calibri"/>
          <w:color w:val="auto"/>
          <w:sz w:val="17"/>
          <w:szCs w:val="17"/>
        </w:rPr>
        <w:t xml:space="preserve"> information</w:t>
      </w:r>
      <w:r w:rsidR="004E3638">
        <w:rPr>
          <w:rFonts w:ascii="Calibri" w:hAnsi="Calibri" w:cs="Calibri"/>
          <w:color w:val="auto"/>
          <w:sz w:val="17"/>
          <w:szCs w:val="17"/>
        </w:rPr>
        <w:t>s</w:t>
      </w:r>
      <w:r w:rsidR="00BB3EED" w:rsidRPr="00BB3EED">
        <w:rPr>
          <w:rFonts w:ascii="Calibri" w:hAnsi="Calibri" w:cs="Calibri"/>
          <w:color w:val="auto"/>
          <w:sz w:val="17"/>
          <w:szCs w:val="17"/>
        </w:rPr>
        <w:t xml:space="preserve"> se rapportant </w:t>
      </w:r>
      <w:r w:rsidR="004E3638">
        <w:rPr>
          <w:rFonts w:ascii="Calibri" w:hAnsi="Calibri" w:cs="Calibri"/>
          <w:color w:val="auto"/>
          <w:sz w:val="17"/>
          <w:szCs w:val="17"/>
        </w:rPr>
        <w:t xml:space="preserve">aux </w:t>
      </w:r>
      <w:ins w:id="4" w:author="Azziz MIMOUNI" w:date="2022-03-18T16:52:00Z">
        <w:r w:rsidR="004A1D32" w:rsidRPr="004A1D32">
          <w:rPr>
            <w:rFonts w:ascii="Calibri" w:hAnsi="Calibri" w:cs="Calibri"/>
            <w:color w:val="auto"/>
            <w:sz w:val="17"/>
            <w:szCs w:val="17"/>
          </w:rPr>
          <w:t>personnes physiques identifiables </w:t>
        </w:r>
      </w:ins>
      <w:del w:id="5" w:author="Azziz MIMOUNI" w:date="2022-03-18T16:52:00Z">
        <w:r w:rsidR="004E3638" w:rsidDel="004A1D32">
          <w:rPr>
            <w:rFonts w:ascii="Calibri" w:hAnsi="Calibri" w:cs="Calibri"/>
            <w:color w:val="auto"/>
            <w:sz w:val="17"/>
            <w:szCs w:val="17"/>
          </w:rPr>
          <w:delText>personnes concernées</w:delText>
        </w:r>
      </w:del>
      <w:r w:rsidR="00BB3EED" w:rsidRPr="00BB3EED">
        <w:rPr>
          <w:rFonts w:ascii="Calibri" w:hAnsi="Calibri" w:cs="Calibri"/>
          <w:color w:val="auto"/>
          <w:sz w:val="17"/>
          <w:szCs w:val="17"/>
        </w:rPr>
        <w:t>, directement ou indirectement, notamment par référence à un numéro d’identification ou à un ou plusieurs éléments qui lui sont propres. Pour déterminer si une personne est identifiable, il convient de considérer l’ensemble des moyens en vue de permettre son identification dont dispose ou auxquels peu</w:t>
      </w:r>
      <w:r w:rsidR="00453CFC">
        <w:rPr>
          <w:rFonts w:ascii="Calibri" w:hAnsi="Calibri" w:cs="Calibri"/>
          <w:color w:val="auto"/>
          <w:sz w:val="17"/>
          <w:szCs w:val="17"/>
        </w:rPr>
        <w:t>ven</w:t>
      </w:r>
      <w:r w:rsidR="00BB3EED" w:rsidRPr="00BB3EED">
        <w:rPr>
          <w:rFonts w:ascii="Calibri" w:hAnsi="Calibri" w:cs="Calibri"/>
          <w:color w:val="auto"/>
          <w:sz w:val="17"/>
          <w:szCs w:val="17"/>
        </w:rPr>
        <w:t xml:space="preserve">t avoir accès le Responsable du Traitement </w:t>
      </w:r>
      <w:r w:rsidR="00453CFC">
        <w:rPr>
          <w:rFonts w:ascii="Calibri" w:hAnsi="Calibri" w:cs="Calibri"/>
          <w:color w:val="auto"/>
          <w:sz w:val="17"/>
          <w:szCs w:val="17"/>
        </w:rPr>
        <w:t>et</w:t>
      </w:r>
      <w:r w:rsidR="00BB3EED" w:rsidRPr="00BB3EED">
        <w:rPr>
          <w:rFonts w:ascii="Calibri" w:hAnsi="Calibri" w:cs="Calibri"/>
          <w:color w:val="auto"/>
          <w:sz w:val="17"/>
          <w:szCs w:val="17"/>
        </w:rPr>
        <w:t xml:space="preserve"> le Sous-</w:t>
      </w:r>
      <w:r w:rsidR="00BB3EED" w:rsidRPr="00011867">
        <w:rPr>
          <w:rFonts w:ascii="Calibri" w:hAnsi="Calibri" w:cs="Calibri"/>
          <w:color w:val="auto"/>
          <w:sz w:val="17"/>
          <w:szCs w:val="17"/>
        </w:rPr>
        <w:t>traitant.</w:t>
      </w:r>
    </w:p>
    <w:p w14:paraId="309536FE" w14:textId="77777777" w:rsidR="007255C7" w:rsidRPr="00011867" w:rsidRDefault="007255C7" w:rsidP="00B04CAB">
      <w:pPr>
        <w:shd w:val="clear" w:color="auto" w:fill="FFFFFF"/>
        <w:ind w:left="720" w:hanging="11"/>
        <w:jc w:val="both"/>
        <w:rPr>
          <w:rFonts w:ascii="Calibri" w:hAnsi="Calibri" w:cs="Calibri"/>
          <w:color w:val="auto"/>
          <w:sz w:val="17"/>
          <w:szCs w:val="17"/>
        </w:rPr>
      </w:pPr>
    </w:p>
    <w:p w14:paraId="676B7E72" w14:textId="77777777" w:rsidR="007255C7" w:rsidRPr="00B04CAB" w:rsidRDefault="007255C7" w:rsidP="00B04CAB">
      <w:pPr>
        <w:pStyle w:val="ListParagraph"/>
        <w:numPr>
          <w:ilvl w:val="0"/>
          <w:numId w:val="23"/>
        </w:numPr>
        <w:shd w:val="clear" w:color="auto" w:fill="FFFFFF"/>
        <w:tabs>
          <w:tab w:val="left" w:pos="993"/>
        </w:tabs>
        <w:ind w:hanging="11"/>
        <w:jc w:val="both"/>
        <w:rPr>
          <w:rFonts w:ascii="Calibri" w:hAnsi="Calibri" w:cs="Calibri"/>
          <w:color w:val="auto"/>
          <w:sz w:val="17"/>
          <w:szCs w:val="17"/>
        </w:rPr>
      </w:pPr>
      <w:r w:rsidRPr="00B04CAB">
        <w:rPr>
          <w:rFonts w:ascii="Calibri" w:hAnsi="Calibri" w:cs="Calibri"/>
          <w:b/>
          <w:color w:val="auto"/>
          <w:sz w:val="17"/>
          <w:szCs w:val="17"/>
        </w:rPr>
        <w:t xml:space="preserve">Traitements : </w:t>
      </w:r>
      <w:r w:rsidR="00B13E42" w:rsidRPr="00B04CAB">
        <w:rPr>
          <w:rFonts w:ascii="Calibri" w:hAnsi="Calibri" w:cs="Calibri"/>
          <w:color w:val="auto"/>
          <w:sz w:val="17"/>
          <w:szCs w:val="17"/>
        </w:rPr>
        <w:t xml:space="preserve">désigne </w:t>
      </w:r>
      <w:r w:rsidR="00453CFC" w:rsidRPr="00B04CAB">
        <w:rPr>
          <w:rFonts w:ascii="Calibri" w:hAnsi="Calibri" w:cs="Calibri"/>
          <w:color w:val="auto"/>
          <w:sz w:val="17"/>
          <w:szCs w:val="17"/>
        </w:rPr>
        <w:t>les</w:t>
      </w:r>
      <w:r w:rsidR="00B13E42" w:rsidRPr="00B04CAB">
        <w:rPr>
          <w:rFonts w:ascii="Calibri" w:hAnsi="Calibri" w:cs="Calibri"/>
          <w:color w:val="auto"/>
          <w:sz w:val="17"/>
          <w:szCs w:val="17"/>
        </w:rPr>
        <w:t xml:space="preserve"> opération</w:t>
      </w:r>
      <w:r w:rsidR="00453CFC" w:rsidRPr="00B04CAB">
        <w:rPr>
          <w:rFonts w:ascii="Calibri" w:hAnsi="Calibri" w:cs="Calibri"/>
          <w:color w:val="auto"/>
          <w:sz w:val="17"/>
          <w:szCs w:val="17"/>
        </w:rPr>
        <w:t>s</w:t>
      </w:r>
      <w:r w:rsidR="00B13E42" w:rsidRPr="00B04CAB">
        <w:rPr>
          <w:rFonts w:ascii="Calibri" w:hAnsi="Calibri" w:cs="Calibri"/>
          <w:color w:val="auto"/>
          <w:sz w:val="17"/>
          <w:szCs w:val="17"/>
        </w:rPr>
        <w:t xml:space="preserve"> ou tout ensemble d’opérations portant sur des Données Personnelles</w:t>
      </w:r>
      <w:r w:rsidR="00453CFC" w:rsidRPr="00B04CAB">
        <w:rPr>
          <w:rFonts w:ascii="Calibri" w:hAnsi="Calibri" w:cs="Calibri"/>
          <w:color w:val="auto"/>
          <w:sz w:val="17"/>
          <w:szCs w:val="17"/>
        </w:rPr>
        <w:t>, effectuées</w:t>
      </w:r>
      <w:r w:rsidR="00B13E42" w:rsidRPr="00B04CAB">
        <w:rPr>
          <w:rFonts w:ascii="Calibri" w:hAnsi="Calibri" w:cs="Calibri"/>
          <w:color w:val="auto"/>
          <w:sz w:val="17"/>
          <w:szCs w:val="17"/>
        </w:rPr>
        <w:t xml:space="preserve"> par le Sous-traitant pour le compte du Responsable de traitement, </w:t>
      </w:r>
      <w:r w:rsidR="00453CFC" w:rsidRPr="00B04CAB">
        <w:rPr>
          <w:rFonts w:ascii="Calibri" w:hAnsi="Calibri" w:cs="Calibri"/>
          <w:color w:val="auto"/>
          <w:sz w:val="17"/>
          <w:szCs w:val="17"/>
        </w:rPr>
        <w:t xml:space="preserve">dans le cadre des Prestations convenues au Contrat / via la Solution objet du Contrat, en ce compris </w:t>
      </w:r>
      <w:r w:rsidR="00B13E42" w:rsidRPr="00B04CAB">
        <w:rPr>
          <w:rFonts w:ascii="Calibri" w:hAnsi="Calibri" w:cs="Calibri"/>
          <w:color w:val="auto"/>
          <w:sz w:val="17"/>
          <w:szCs w:val="17"/>
        </w:rPr>
        <w:t xml:space="preserve">la collecte, l’enregistrement, la structuration, la conservation, </w:t>
      </w:r>
      <w:r w:rsidR="00453CFC" w:rsidRPr="00B04CAB">
        <w:rPr>
          <w:rFonts w:ascii="Calibri" w:hAnsi="Calibri" w:cs="Calibri"/>
          <w:color w:val="auto"/>
          <w:sz w:val="17"/>
          <w:szCs w:val="17"/>
        </w:rPr>
        <w:t>l’enrichissement</w:t>
      </w:r>
      <w:r w:rsidR="00B13E42" w:rsidRPr="00B04CAB">
        <w:rPr>
          <w:rFonts w:ascii="Calibri" w:hAnsi="Calibri" w:cs="Calibri"/>
          <w:color w:val="auto"/>
          <w:sz w:val="17"/>
          <w:szCs w:val="17"/>
        </w:rPr>
        <w:t>, la consultation, l’utilisation, la communication par transmission, diffusion ou toute autre forme de mise à disposition, le rapprochement ou l’interconnexion, ainsi que la limitation, l’effacement ou la destruction.</w:t>
      </w:r>
    </w:p>
    <w:p w14:paraId="21DEC2E4" w14:textId="77777777" w:rsidR="007255C7" w:rsidRPr="00011867" w:rsidRDefault="007255C7" w:rsidP="00B04CAB">
      <w:pPr>
        <w:shd w:val="clear" w:color="auto" w:fill="FFFFFF"/>
        <w:ind w:left="720" w:hanging="11"/>
        <w:jc w:val="both"/>
        <w:rPr>
          <w:rFonts w:ascii="Calibri" w:hAnsi="Calibri" w:cs="Calibri"/>
          <w:color w:val="auto"/>
          <w:sz w:val="17"/>
          <w:szCs w:val="17"/>
        </w:rPr>
      </w:pPr>
    </w:p>
    <w:p w14:paraId="79E778BF" w14:textId="77777777" w:rsidR="007255C7" w:rsidRPr="00B04CAB" w:rsidRDefault="007255C7" w:rsidP="00B04CAB">
      <w:pPr>
        <w:pStyle w:val="ListParagraph"/>
        <w:numPr>
          <w:ilvl w:val="0"/>
          <w:numId w:val="23"/>
        </w:numPr>
        <w:shd w:val="clear" w:color="auto" w:fill="FFFFFF"/>
        <w:tabs>
          <w:tab w:val="left" w:pos="993"/>
        </w:tabs>
        <w:ind w:hanging="11"/>
        <w:jc w:val="both"/>
        <w:rPr>
          <w:rFonts w:ascii="Calibri" w:hAnsi="Calibri" w:cs="Calibri"/>
          <w:b/>
          <w:color w:val="auto"/>
          <w:sz w:val="17"/>
          <w:szCs w:val="17"/>
        </w:rPr>
      </w:pPr>
      <w:r w:rsidRPr="00B04CAB">
        <w:rPr>
          <w:rFonts w:ascii="Calibri" w:hAnsi="Calibri" w:cs="Calibri"/>
          <w:b/>
          <w:color w:val="auto"/>
          <w:sz w:val="17"/>
          <w:szCs w:val="17"/>
        </w:rPr>
        <w:t xml:space="preserve">Finalités : </w:t>
      </w:r>
      <w:r w:rsidR="00D16916" w:rsidRPr="00B04CAB">
        <w:rPr>
          <w:rFonts w:ascii="Calibri" w:hAnsi="Calibri" w:cs="Calibri"/>
          <w:color w:val="auto"/>
          <w:sz w:val="17"/>
          <w:szCs w:val="17"/>
        </w:rPr>
        <w:t>désigne les objectifs métiers, fonctionnels, organisationnels, techniques ou autres poursuivis par le Client qui décide des Traitements et passe commande des Prestations. Les Finalités sont définies par le Responsable de traitement.</w:t>
      </w:r>
    </w:p>
    <w:p w14:paraId="40102203" w14:textId="77777777" w:rsidR="007255C7" w:rsidRDefault="007255C7" w:rsidP="00B04CAB">
      <w:pPr>
        <w:shd w:val="clear" w:color="auto" w:fill="FFFFFF"/>
        <w:ind w:left="720" w:hanging="11"/>
        <w:jc w:val="both"/>
        <w:rPr>
          <w:rFonts w:ascii="Calibri" w:hAnsi="Calibri" w:cs="Calibri"/>
          <w:color w:val="auto"/>
          <w:sz w:val="17"/>
          <w:szCs w:val="17"/>
        </w:rPr>
      </w:pPr>
    </w:p>
    <w:p w14:paraId="45F592D9" w14:textId="77777777" w:rsidR="00D16916" w:rsidRPr="00B04CAB" w:rsidRDefault="00D16916" w:rsidP="00B04CAB">
      <w:pPr>
        <w:pStyle w:val="ListParagraph"/>
        <w:numPr>
          <w:ilvl w:val="0"/>
          <w:numId w:val="23"/>
        </w:numPr>
        <w:shd w:val="clear" w:color="auto" w:fill="FFFFFF"/>
        <w:tabs>
          <w:tab w:val="left" w:pos="993"/>
        </w:tabs>
        <w:ind w:hanging="11"/>
        <w:jc w:val="both"/>
        <w:rPr>
          <w:rFonts w:ascii="Calibri" w:hAnsi="Calibri" w:cs="Calibri"/>
          <w:color w:val="auto"/>
          <w:sz w:val="17"/>
          <w:szCs w:val="17"/>
        </w:rPr>
      </w:pPr>
      <w:r w:rsidRPr="00B04CAB">
        <w:rPr>
          <w:rFonts w:ascii="Calibri" w:hAnsi="Calibri" w:cs="Calibri"/>
          <w:b/>
          <w:color w:val="auto"/>
          <w:sz w:val="17"/>
          <w:szCs w:val="17"/>
        </w:rPr>
        <w:t>Violation de Données Personnelles :</w:t>
      </w:r>
      <w:r w:rsidRPr="00B04CAB">
        <w:rPr>
          <w:rFonts w:ascii="Calibri" w:hAnsi="Calibri" w:cs="Calibri"/>
          <w:color w:val="auto"/>
          <w:sz w:val="17"/>
          <w:szCs w:val="17"/>
        </w:rPr>
        <w:t xml:space="preserve"> désigne une violation de sécurité entraînant, de manière accidentelle ou illicite, la destruction, la perte, l'altération, la corruption, le détournement de finalité, la compromission de la confidentialité ou la divulgation non autorisée de Données Personnelles transmises, conservées ou traitées d'une autre manière, ou l'accès non autorisé à de telles Données.</w:t>
      </w:r>
    </w:p>
    <w:p w14:paraId="790F6CCA" w14:textId="77777777" w:rsidR="00D16916" w:rsidRDefault="00D16916" w:rsidP="00B04CAB">
      <w:pPr>
        <w:shd w:val="clear" w:color="auto" w:fill="FFFFFF"/>
        <w:ind w:left="720" w:hanging="11"/>
        <w:jc w:val="both"/>
        <w:rPr>
          <w:rFonts w:ascii="Calibri" w:hAnsi="Calibri" w:cs="Calibri"/>
          <w:b/>
          <w:color w:val="auto"/>
          <w:sz w:val="17"/>
          <w:szCs w:val="17"/>
        </w:rPr>
      </w:pPr>
    </w:p>
    <w:p w14:paraId="5FCD790B" w14:textId="77777777" w:rsidR="00D16916" w:rsidRPr="00B04CAB" w:rsidRDefault="00D16916" w:rsidP="00B04CAB">
      <w:pPr>
        <w:pStyle w:val="ListParagraph"/>
        <w:numPr>
          <w:ilvl w:val="0"/>
          <w:numId w:val="23"/>
        </w:numPr>
        <w:shd w:val="clear" w:color="auto" w:fill="FFFFFF"/>
        <w:tabs>
          <w:tab w:val="left" w:pos="993"/>
        </w:tabs>
        <w:ind w:hanging="11"/>
        <w:jc w:val="both"/>
        <w:rPr>
          <w:rFonts w:ascii="Calibri" w:hAnsi="Calibri" w:cs="Calibri"/>
          <w:color w:val="auto"/>
          <w:sz w:val="17"/>
          <w:szCs w:val="17"/>
        </w:rPr>
      </w:pPr>
      <w:r w:rsidRPr="00B04CAB">
        <w:rPr>
          <w:rFonts w:ascii="Calibri" w:hAnsi="Calibri" w:cs="Calibri"/>
          <w:b/>
          <w:color w:val="auto"/>
          <w:sz w:val="17"/>
          <w:szCs w:val="17"/>
        </w:rPr>
        <w:t>Responsable de traitement :</w:t>
      </w:r>
      <w:r w:rsidRPr="00B04CAB">
        <w:rPr>
          <w:rFonts w:ascii="Calibri" w:hAnsi="Calibri" w:cs="Calibri"/>
          <w:color w:val="auto"/>
          <w:sz w:val="17"/>
          <w:szCs w:val="17"/>
        </w:rPr>
        <w:t xml:space="preserve"> désigne le Client acquéreur des Prestations, qui a défini les </w:t>
      </w:r>
      <w:r w:rsidR="00453CFC" w:rsidRPr="00B04CAB">
        <w:rPr>
          <w:rFonts w:ascii="Calibri" w:hAnsi="Calibri" w:cs="Calibri"/>
          <w:color w:val="auto"/>
          <w:sz w:val="17"/>
          <w:szCs w:val="17"/>
        </w:rPr>
        <w:t>F</w:t>
      </w:r>
      <w:r w:rsidRPr="00B04CAB">
        <w:rPr>
          <w:rFonts w:ascii="Calibri" w:hAnsi="Calibri" w:cs="Calibri"/>
          <w:color w:val="auto"/>
          <w:sz w:val="17"/>
          <w:szCs w:val="17"/>
        </w:rPr>
        <w:t>inalités poursuivies et les moyens mis en œuvre pour les Traitements. En cas de Responsables conjoints des Traitements, ceux-ci sont stipulés ci-après, et font leur affaire de la répartition entre eux de leurs obligations relatives à la protection des Données Personnelles.</w:t>
      </w:r>
    </w:p>
    <w:p w14:paraId="68A977FB" w14:textId="77777777" w:rsidR="00D16916" w:rsidRDefault="00D16916" w:rsidP="00B04CAB">
      <w:pPr>
        <w:shd w:val="clear" w:color="auto" w:fill="FFFFFF"/>
        <w:ind w:left="720" w:hanging="11"/>
        <w:jc w:val="both"/>
        <w:rPr>
          <w:rFonts w:ascii="Calibri" w:hAnsi="Calibri" w:cs="Calibri"/>
          <w:color w:val="auto"/>
          <w:sz w:val="17"/>
          <w:szCs w:val="17"/>
        </w:rPr>
      </w:pPr>
    </w:p>
    <w:p w14:paraId="486CC1FB" w14:textId="77777777" w:rsidR="007255C7" w:rsidRPr="00B04CAB" w:rsidRDefault="007255C7" w:rsidP="00B04CAB">
      <w:pPr>
        <w:pStyle w:val="ListParagraph"/>
        <w:numPr>
          <w:ilvl w:val="0"/>
          <w:numId w:val="23"/>
        </w:numPr>
        <w:shd w:val="clear" w:color="auto" w:fill="FFFFFF"/>
        <w:tabs>
          <w:tab w:val="left" w:pos="993"/>
        </w:tabs>
        <w:ind w:hanging="11"/>
        <w:jc w:val="both"/>
        <w:rPr>
          <w:rFonts w:ascii="Calibri" w:hAnsi="Calibri" w:cs="Calibri"/>
          <w:color w:val="auto"/>
          <w:sz w:val="17"/>
          <w:szCs w:val="17"/>
        </w:rPr>
      </w:pPr>
      <w:r w:rsidRPr="00B04CAB">
        <w:rPr>
          <w:rFonts w:ascii="Calibri" w:hAnsi="Calibri" w:cs="Calibri"/>
          <w:b/>
          <w:color w:val="auto"/>
          <w:sz w:val="17"/>
          <w:szCs w:val="17"/>
        </w:rPr>
        <w:t>Sous-traitant :</w:t>
      </w:r>
      <w:r w:rsidR="00D16916" w:rsidRPr="00B04CAB">
        <w:rPr>
          <w:rFonts w:ascii="Calibri" w:hAnsi="Calibri" w:cs="Calibri"/>
          <w:b/>
          <w:color w:val="auto"/>
          <w:sz w:val="17"/>
          <w:szCs w:val="17"/>
        </w:rPr>
        <w:t xml:space="preserve"> </w:t>
      </w:r>
      <w:r w:rsidR="00D16916" w:rsidRPr="00B04CAB">
        <w:rPr>
          <w:rFonts w:ascii="Calibri" w:hAnsi="Calibri" w:cs="Calibri"/>
          <w:color w:val="auto"/>
          <w:sz w:val="17"/>
          <w:szCs w:val="17"/>
        </w:rPr>
        <w:t xml:space="preserve">désigne le Prestataire en charge des Prestations décrites au Contrat. Le Sous-traitant est responsable dans le </w:t>
      </w:r>
      <w:r w:rsidR="00453CFC" w:rsidRPr="00B04CAB">
        <w:rPr>
          <w:rFonts w:ascii="Calibri" w:hAnsi="Calibri" w:cs="Calibri"/>
          <w:color w:val="auto"/>
          <w:sz w:val="17"/>
          <w:szCs w:val="17"/>
        </w:rPr>
        <w:t xml:space="preserve">strict </w:t>
      </w:r>
      <w:r w:rsidR="00D16916" w:rsidRPr="00B04CAB">
        <w:rPr>
          <w:rFonts w:ascii="Calibri" w:hAnsi="Calibri" w:cs="Calibri"/>
          <w:color w:val="auto"/>
          <w:sz w:val="17"/>
          <w:szCs w:val="17"/>
        </w:rPr>
        <w:t>cadre du périmètre des Prestations qu’il exécute personnellement ou via ses sous-traitants.</w:t>
      </w:r>
    </w:p>
    <w:p w14:paraId="0F5AA64F" w14:textId="77777777" w:rsidR="00D16916" w:rsidRDefault="00D16916" w:rsidP="000E6526">
      <w:pPr>
        <w:shd w:val="clear" w:color="auto" w:fill="FFFFFF"/>
        <w:ind w:left="708"/>
        <w:jc w:val="both"/>
        <w:rPr>
          <w:rFonts w:ascii="Calibri" w:hAnsi="Calibri" w:cs="Calibri"/>
          <w:color w:val="auto"/>
          <w:sz w:val="17"/>
          <w:szCs w:val="17"/>
        </w:rPr>
      </w:pPr>
    </w:p>
    <w:p w14:paraId="23AADC4C" w14:textId="77777777" w:rsidR="000E6526" w:rsidRPr="000E6526" w:rsidRDefault="000E6526" w:rsidP="000E6526">
      <w:pPr>
        <w:pStyle w:val="ListParagraph"/>
        <w:numPr>
          <w:ilvl w:val="0"/>
          <w:numId w:val="16"/>
        </w:numPr>
        <w:shd w:val="clear" w:color="auto" w:fill="FFFFFF"/>
        <w:jc w:val="both"/>
        <w:rPr>
          <w:rFonts w:ascii="Calibri" w:hAnsi="Calibri" w:cs="Calibri"/>
          <w:b/>
          <w:smallCaps/>
          <w:color w:val="auto"/>
          <w:sz w:val="20"/>
          <w:szCs w:val="20"/>
        </w:rPr>
      </w:pPr>
      <w:r w:rsidRPr="000E6526">
        <w:rPr>
          <w:rFonts w:ascii="Calibri" w:hAnsi="Calibri" w:cs="Calibri"/>
          <w:b/>
          <w:smallCaps/>
          <w:color w:val="auto"/>
          <w:sz w:val="20"/>
          <w:szCs w:val="20"/>
        </w:rPr>
        <w:t>Description des Traitements mis en œuvre dans le cadre du Contrat</w:t>
      </w:r>
    </w:p>
    <w:p w14:paraId="6CD220E7" w14:textId="77777777" w:rsidR="000E6526" w:rsidRDefault="000E6526" w:rsidP="000E6526">
      <w:pPr>
        <w:shd w:val="clear" w:color="auto" w:fill="FFFFFF"/>
        <w:ind w:left="708"/>
        <w:jc w:val="both"/>
        <w:rPr>
          <w:rFonts w:ascii="Calibri" w:hAnsi="Calibri" w:cs="Calibri"/>
          <w:color w:val="auto"/>
          <w:sz w:val="17"/>
          <w:szCs w:val="17"/>
        </w:rPr>
      </w:pPr>
    </w:p>
    <w:p w14:paraId="54454131" w14:textId="77777777" w:rsidR="000E6526" w:rsidRDefault="000E6526"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Dans le cadre du Contrat, le Client a indiqué les éléments suivants.</w:t>
      </w:r>
    </w:p>
    <w:p w14:paraId="7FE2D7A1" w14:textId="77777777" w:rsidR="000E6526" w:rsidRDefault="000E6526" w:rsidP="000E6526">
      <w:pPr>
        <w:shd w:val="clear" w:color="auto" w:fill="FFFFFF"/>
        <w:ind w:left="708"/>
        <w:jc w:val="both"/>
        <w:rPr>
          <w:rFonts w:ascii="Calibri" w:hAnsi="Calibri" w:cs="Calibri"/>
          <w:color w:val="auto"/>
          <w:sz w:val="17"/>
          <w:szCs w:val="17"/>
        </w:rPr>
      </w:pPr>
    </w:p>
    <w:tbl>
      <w:tblPr>
        <w:tblStyle w:val="TableGrid"/>
        <w:tblW w:w="0" w:type="auto"/>
        <w:tblInd w:w="708" w:type="dxa"/>
        <w:tblLook w:val="04A0" w:firstRow="1" w:lastRow="0" w:firstColumn="1" w:lastColumn="0" w:noHBand="0" w:noVBand="1"/>
      </w:tblPr>
      <w:tblGrid>
        <w:gridCol w:w="2880"/>
        <w:gridCol w:w="5474"/>
      </w:tblGrid>
      <w:tr w:rsidR="000E6526" w14:paraId="4814C6A6" w14:textId="77777777" w:rsidTr="000E6526">
        <w:trPr>
          <w:trHeight w:val="567"/>
        </w:trPr>
        <w:tc>
          <w:tcPr>
            <w:tcW w:w="2944" w:type="dxa"/>
            <w:shd w:val="clear" w:color="auto" w:fill="D9D9D9" w:themeFill="background1" w:themeFillShade="D9"/>
            <w:vAlign w:val="center"/>
          </w:tcPr>
          <w:p w14:paraId="3C772BBB" w14:textId="77777777" w:rsidR="000E6526" w:rsidRPr="000E6526" w:rsidRDefault="007255C7" w:rsidP="000E6526">
            <w:pPr>
              <w:pBdr>
                <w:top w:val="none" w:sz="0" w:space="0" w:color="auto"/>
                <w:left w:val="none" w:sz="0" w:space="0" w:color="auto"/>
                <w:bottom w:val="none" w:sz="0" w:space="0" w:color="auto"/>
                <w:right w:val="none" w:sz="0" w:space="0" w:color="auto"/>
                <w:between w:val="none" w:sz="0" w:space="0" w:color="auto"/>
              </w:pBdr>
              <w:rPr>
                <w:rFonts w:ascii="Calibri" w:hAnsi="Calibri" w:cs="Calibri"/>
                <w:b/>
                <w:color w:val="auto"/>
                <w:sz w:val="17"/>
                <w:szCs w:val="17"/>
              </w:rPr>
            </w:pPr>
            <w:r>
              <w:rPr>
                <w:rFonts w:ascii="Calibri" w:hAnsi="Calibri" w:cs="Calibri"/>
                <w:b/>
                <w:color w:val="auto"/>
                <w:sz w:val="17"/>
                <w:szCs w:val="17"/>
              </w:rPr>
              <w:t>Responsable(s) de Traitement</w:t>
            </w:r>
          </w:p>
        </w:tc>
        <w:tc>
          <w:tcPr>
            <w:tcW w:w="5636" w:type="dxa"/>
            <w:vAlign w:val="center"/>
          </w:tcPr>
          <w:p w14:paraId="42D582AB" w14:textId="77777777" w:rsidR="000E6526" w:rsidRPr="007255C7" w:rsidRDefault="007255C7" w:rsidP="007255C7">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ind w:left="317" w:hanging="283"/>
              <w:rPr>
                <w:rFonts w:ascii="Calibri" w:hAnsi="Calibri" w:cs="Calibri"/>
                <w:i/>
                <w:color w:val="auto"/>
                <w:sz w:val="17"/>
                <w:szCs w:val="17"/>
                <w:highlight w:val="yellow"/>
              </w:rPr>
            </w:pPr>
            <w:r w:rsidRPr="007255C7">
              <w:rPr>
                <w:rFonts w:ascii="Calibri" w:hAnsi="Calibri" w:cs="Calibri"/>
                <w:i/>
                <w:color w:val="auto"/>
                <w:sz w:val="17"/>
                <w:szCs w:val="17"/>
                <w:highlight w:val="yellow"/>
              </w:rPr>
              <w:t>Client</w:t>
            </w:r>
          </w:p>
          <w:p w14:paraId="1402BCE1" w14:textId="77777777" w:rsidR="007255C7" w:rsidRDefault="007255C7" w:rsidP="007255C7">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ind w:left="317" w:hanging="283"/>
              <w:rPr>
                <w:rFonts w:ascii="Calibri" w:hAnsi="Calibri" w:cs="Calibri"/>
                <w:color w:val="auto"/>
                <w:sz w:val="17"/>
                <w:szCs w:val="17"/>
              </w:rPr>
            </w:pPr>
            <w:r w:rsidRPr="007255C7">
              <w:rPr>
                <w:rFonts w:ascii="Calibri" w:hAnsi="Calibri" w:cs="Calibri"/>
                <w:i/>
                <w:color w:val="auto"/>
                <w:sz w:val="17"/>
                <w:szCs w:val="17"/>
                <w:highlight w:val="yellow"/>
              </w:rPr>
              <w:t>Eventuel responsable conjoint des Traitements</w:t>
            </w:r>
          </w:p>
        </w:tc>
      </w:tr>
      <w:tr w:rsidR="00EF5B9F" w14:paraId="2B755172" w14:textId="77777777" w:rsidTr="000E6526">
        <w:trPr>
          <w:trHeight w:val="567"/>
        </w:trPr>
        <w:tc>
          <w:tcPr>
            <w:tcW w:w="2944" w:type="dxa"/>
            <w:shd w:val="clear" w:color="auto" w:fill="D9D9D9" w:themeFill="background1" w:themeFillShade="D9"/>
            <w:vAlign w:val="center"/>
          </w:tcPr>
          <w:p w14:paraId="6015B002" w14:textId="77777777" w:rsidR="00EF5B9F" w:rsidRDefault="00EF5B9F" w:rsidP="000E6526">
            <w:pPr>
              <w:pBdr>
                <w:top w:val="none" w:sz="0" w:space="0" w:color="auto"/>
                <w:left w:val="none" w:sz="0" w:space="0" w:color="auto"/>
                <w:bottom w:val="none" w:sz="0" w:space="0" w:color="auto"/>
                <w:right w:val="none" w:sz="0" w:space="0" w:color="auto"/>
                <w:between w:val="none" w:sz="0" w:space="0" w:color="auto"/>
              </w:pBdr>
              <w:rPr>
                <w:rFonts w:ascii="Calibri" w:hAnsi="Calibri" w:cs="Calibri"/>
                <w:b/>
                <w:color w:val="auto"/>
                <w:sz w:val="17"/>
                <w:szCs w:val="17"/>
              </w:rPr>
            </w:pPr>
            <w:r>
              <w:rPr>
                <w:rFonts w:ascii="Calibri" w:hAnsi="Calibri" w:cs="Calibri"/>
                <w:b/>
                <w:color w:val="auto"/>
                <w:sz w:val="17"/>
                <w:szCs w:val="17"/>
              </w:rPr>
              <w:t>Objet des Prestations</w:t>
            </w:r>
          </w:p>
        </w:tc>
        <w:tc>
          <w:tcPr>
            <w:tcW w:w="5636" w:type="dxa"/>
            <w:vAlign w:val="center"/>
          </w:tcPr>
          <w:p w14:paraId="3B0E3789" w14:textId="77777777" w:rsidR="00EF5B9F" w:rsidRPr="00EF5B9F" w:rsidRDefault="00EF5B9F" w:rsidP="00EF5B9F">
            <w:pPr>
              <w:pBdr>
                <w:top w:val="none" w:sz="0" w:space="0" w:color="auto"/>
                <w:left w:val="none" w:sz="0" w:space="0" w:color="auto"/>
                <w:bottom w:val="none" w:sz="0" w:space="0" w:color="auto"/>
                <w:right w:val="none" w:sz="0" w:space="0" w:color="auto"/>
                <w:between w:val="none" w:sz="0" w:space="0" w:color="auto"/>
              </w:pBdr>
              <w:rPr>
                <w:rFonts w:ascii="Calibri" w:hAnsi="Calibri" w:cs="Calibri"/>
                <w:i/>
                <w:color w:val="auto"/>
                <w:sz w:val="17"/>
                <w:szCs w:val="17"/>
                <w:highlight w:val="yellow"/>
              </w:rPr>
            </w:pPr>
            <w:r>
              <w:rPr>
                <w:rFonts w:ascii="Calibri" w:hAnsi="Calibri" w:cs="Calibri"/>
                <w:color w:val="auto"/>
                <w:sz w:val="17"/>
                <w:szCs w:val="17"/>
              </w:rPr>
              <w:t>[</w:t>
            </w:r>
            <w:r>
              <w:rPr>
                <w:rFonts w:ascii="Calibri" w:hAnsi="Calibri" w:cs="Calibri"/>
                <w:i/>
                <w:color w:val="auto"/>
                <w:sz w:val="17"/>
                <w:szCs w:val="17"/>
                <w:highlight w:val="yellow"/>
              </w:rPr>
              <w:t>Rappel de l’objet des Prestations du Contrat</w:t>
            </w:r>
            <w:r>
              <w:rPr>
                <w:rFonts w:ascii="Calibri" w:hAnsi="Calibri" w:cs="Calibri"/>
                <w:color w:val="auto"/>
                <w:sz w:val="17"/>
                <w:szCs w:val="17"/>
              </w:rPr>
              <w:t>]</w:t>
            </w:r>
          </w:p>
        </w:tc>
      </w:tr>
      <w:tr w:rsidR="007255C7" w14:paraId="18FB3C70" w14:textId="77777777" w:rsidTr="000E6526">
        <w:trPr>
          <w:trHeight w:val="567"/>
        </w:trPr>
        <w:tc>
          <w:tcPr>
            <w:tcW w:w="2944" w:type="dxa"/>
            <w:shd w:val="clear" w:color="auto" w:fill="D9D9D9" w:themeFill="background1" w:themeFillShade="D9"/>
            <w:vAlign w:val="center"/>
          </w:tcPr>
          <w:p w14:paraId="4EC2519D" w14:textId="77777777" w:rsidR="007255C7" w:rsidRPr="000E6526" w:rsidRDefault="007255C7" w:rsidP="008D0191">
            <w:pPr>
              <w:pBdr>
                <w:top w:val="none" w:sz="0" w:space="0" w:color="auto"/>
                <w:left w:val="none" w:sz="0" w:space="0" w:color="auto"/>
                <w:bottom w:val="none" w:sz="0" w:space="0" w:color="auto"/>
                <w:right w:val="none" w:sz="0" w:space="0" w:color="auto"/>
                <w:between w:val="none" w:sz="0" w:space="0" w:color="auto"/>
              </w:pBdr>
              <w:rPr>
                <w:rFonts w:ascii="Calibri" w:hAnsi="Calibri" w:cs="Calibri"/>
                <w:b/>
                <w:color w:val="auto"/>
                <w:sz w:val="17"/>
                <w:szCs w:val="17"/>
              </w:rPr>
            </w:pPr>
            <w:r w:rsidRPr="000E6526">
              <w:rPr>
                <w:rFonts w:ascii="Calibri" w:hAnsi="Calibri" w:cs="Calibri"/>
                <w:b/>
                <w:color w:val="auto"/>
                <w:sz w:val="17"/>
                <w:szCs w:val="17"/>
              </w:rPr>
              <w:lastRenderedPageBreak/>
              <w:t>Catégories de personnes concernées</w:t>
            </w:r>
          </w:p>
        </w:tc>
        <w:tc>
          <w:tcPr>
            <w:tcW w:w="5636" w:type="dxa"/>
            <w:vAlign w:val="center"/>
          </w:tcPr>
          <w:p w14:paraId="0FC1CDA7" w14:textId="77777777" w:rsidR="007255C7" w:rsidRDefault="007255C7" w:rsidP="00482A61">
            <w:pPr>
              <w:pBdr>
                <w:top w:val="none" w:sz="0" w:space="0" w:color="auto"/>
                <w:left w:val="none" w:sz="0" w:space="0" w:color="auto"/>
                <w:bottom w:val="none" w:sz="0" w:space="0" w:color="auto"/>
                <w:right w:val="none" w:sz="0" w:space="0" w:color="auto"/>
                <w:between w:val="none" w:sz="0" w:space="0" w:color="auto"/>
              </w:pBdr>
              <w:rPr>
                <w:rFonts w:ascii="Calibri" w:hAnsi="Calibri" w:cs="Calibri"/>
                <w:color w:val="auto"/>
                <w:sz w:val="17"/>
                <w:szCs w:val="17"/>
              </w:rPr>
            </w:pPr>
            <w:r>
              <w:rPr>
                <w:rFonts w:ascii="Calibri" w:hAnsi="Calibri" w:cs="Calibri"/>
                <w:color w:val="auto"/>
                <w:sz w:val="17"/>
                <w:szCs w:val="17"/>
              </w:rPr>
              <w:t>[</w:t>
            </w:r>
            <w:r w:rsidR="00482A61">
              <w:rPr>
                <w:rFonts w:ascii="Calibri" w:hAnsi="Calibri" w:cs="Calibri"/>
                <w:i/>
                <w:color w:val="auto"/>
                <w:sz w:val="17"/>
                <w:szCs w:val="17"/>
                <w:highlight w:val="yellow"/>
              </w:rPr>
              <w:t>Prospects, clients actifs</w:t>
            </w:r>
            <w:r w:rsidRPr="000E6526">
              <w:rPr>
                <w:rFonts w:ascii="Calibri" w:hAnsi="Calibri" w:cs="Calibri"/>
                <w:i/>
                <w:color w:val="auto"/>
                <w:sz w:val="17"/>
                <w:szCs w:val="17"/>
                <w:highlight w:val="yellow"/>
              </w:rPr>
              <w:t>, etc.</w:t>
            </w:r>
            <w:r>
              <w:rPr>
                <w:rFonts w:ascii="Calibri" w:hAnsi="Calibri" w:cs="Calibri"/>
                <w:color w:val="auto"/>
                <w:sz w:val="17"/>
                <w:szCs w:val="17"/>
              </w:rPr>
              <w:t>]</w:t>
            </w:r>
          </w:p>
        </w:tc>
      </w:tr>
      <w:tr w:rsidR="007255C7" w14:paraId="0F7FFC8B" w14:textId="77777777" w:rsidTr="000E6526">
        <w:trPr>
          <w:trHeight w:val="1134"/>
        </w:trPr>
        <w:tc>
          <w:tcPr>
            <w:tcW w:w="2944" w:type="dxa"/>
            <w:shd w:val="clear" w:color="auto" w:fill="D9D9D9" w:themeFill="background1" w:themeFillShade="D9"/>
            <w:vAlign w:val="center"/>
          </w:tcPr>
          <w:p w14:paraId="794A5413" w14:textId="77777777" w:rsidR="007255C7" w:rsidRPr="000E6526" w:rsidRDefault="007255C7" w:rsidP="000E6526">
            <w:pPr>
              <w:pBdr>
                <w:top w:val="none" w:sz="0" w:space="0" w:color="auto"/>
                <w:left w:val="none" w:sz="0" w:space="0" w:color="auto"/>
                <w:bottom w:val="none" w:sz="0" w:space="0" w:color="auto"/>
                <w:right w:val="none" w:sz="0" w:space="0" w:color="auto"/>
                <w:between w:val="none" w:sz="0" w:space="0" w:color="auto"/>
              </w:pBdr>
              <w:rPr>
                <w:rFonts w:ascii="Calibri" w:hAnsi="Calibri" w:cs="Calibri"/>
                <w:b/>
                <w:color w:val="auto"/>
                <w:sz w:val="17"/>
                <w:szCs w:val="17"/>
              </w:rPr>
            </w:pPr>
            <w:r w:rsidRPr="000E6526">
              <w:rPr>
                <w:rFonts w:ascii="Calibri" w:hAnsi="Calibri" w:cs="Calibri"/>
                <w:b/>
                <w:color w:val="auto"/>
                <w:sz w:val="17"/>
                <w:szCs w:val="17"/>
              </w:rPr>
              <w:t>Catégories de données traitées</w:t>
            </w:r>
          </w:p>
        </w:tc>
        <w:tc>
          <w:tcPr>
            <w:tcW w:w="5636" w:type="dxa"/>
            <w:vAlign w:val="center"/>
          </w:tcPr>
          <w:p w14:paraId="3388505E" w14:textId="77777777" w:rsidR="007255C7" w:rsidRDefault="007255C7" w:rsidP="00482A61">
            <w:pPr>
              <w:pBdr>
                <w:top w:val="none" w:sz="0" w:space="0" w:color="auto"/>
                <w:left w:val="none" w:sz="0" w:space="0" w:color="auto"/>
                <w:bottom w:val="none" w:sz="0" w:space="0" w:color="auto"/>
                <w:right w:val="none" w:sz="0" w:space="0" w:color="auto"/>
                <w:between w:val="none" w:sz="0" w:space="0" w:color="auto"/>
              </w:pBdr>
              <w:rPr>
                <w:rFonts w:ascii="Calibri" w:hAnsi="Calibri" w:cs="Calibri"/>
                <w:color w:val="auto"/>
                <w:sz w:val="17"/>
                <w:szCs w:val="17"/>
              </w:rPr>
            </w:pPr>
            <w:r>
              <w:rPr>
                <w:rFonts w:ascii="Calibri" w:hAnsi="Calibri" w:cs="Calibri"/>
                <w:color w:val="auto"/>
                <w:sz w:val="17"/>
                <w:szCs w:val="17"/>
              </w:rPr>
              <w:t>[</w:t>
            </w:r>
            <w:r w:rsidRPr="000E6526">
              <w:rPr>
                <w:rFonts w:ascii="Calibri" w:hAnsi="Calibri" w:cs="Calibri"/>
                <w:i/>
                <w:color w:val="auto"/>
                <w:sz w:val="17"/>
                <w:szCs w:val="17"/>
                <w:highlight w:val="yellow"/>
              </w:rPr>
              <w:t xml:space="preserve">Nom, prénom, sexe, âge, email personnel, email professionnel, contrats, matricules, adresse professionnelle, numéro de téléphone professionnel, numéro de mobile, historique des achats, diplômes, </w:t>
            </w:r>
            <w:r w:rsidR="00482A61">
              <w:rPr>
                <w:rFonts w:ascii="Calibri" w:hAnsi="Calibri" w:cs="Calibri"/>
                <w:i/>
                <w:color w:val="auto"/>
                <w:sz w:val="17"/>
                <w:szCs w:val="17"/>
                <w:highlight w:val="yellow"/>
              </w:rPr>
              <w:t>commandes passées</w:t>
            </w:r>
            <w:r w:rsidRPr="000E6526">
              <w:rPr>
                <w:rFonts w:ascii="Calibri" w:hAnsi="Calibri" w:cs="Calibri"/>
                <w:i/>
                <w:color w:val="auto"/>
                <w:sz w:val="17"/>
                <w:szCs w:val="17"/>
                <w:highlight w:val="yellow"/>
              </w:rPr>
              <w:t>,</w:t>
            </w:r>
            <w:r w:rsidR="00482A61">
              <w:rPr>
                <w:rFonts w:ascii="Calibri" w:hAnsi="Calibri" w:cs="Calibri"/>
                <w:i/>
                <w:color w:val="auto"/>
                <w:sz w:val="17"/>
                <w:szCs w:val="17"/>
                <w:highlight w:val="yellow"/>
              </w:rPr>
              <w:t xml:space="preserve"> exposé de la réclamation, objet de la commande,</w:t>
            </w:r>
            <w:r w:rsidRPr="000E6526">
              <w:rPr>
                <w:rFonts w:ascii="Calibri" w:hAnsi="Calibri" w:cs="Calibri"/>
                <w:i/>
                <w:color w:val="auto"/>
                <w:sz w:val="17"/>
                <w:szCs w:val="17"/>
                <w:highlight w:val="yellow"/>
              </w:rPr>
              <w:t xml:space="preserve"> fonction dans l’entreprise, adresse IP, etc</w:t>
            </w:r>
            <w:r>
              <w:rPr>
                <w:rFonts w:ascii="Calibri" w:hAnsi="Calibri" w:cs="Calibri"/>
                <w:color w:val="auto"/>
                <w:sz w:val="17"/>
                <w:szCs w:val="17"/>
              </w:rPr>
              <w:t>.]</w:t>
            </w:r>
          </w:p>
        </w:tc>
      </w:tr>
      <w:tr w:rsidR="00BB3EED" w14:paraId="657B7A36" w14:textId="77777777" w:rsidTr="00BB3EED">
        <w:trPr>
          <w:trHeight w:val="567"/>
        </w:trPr>
        <w:tc>
          <w:tcPr>
            <w:tcW w:w="2944" w:type="dxa"/>
            <w:shd w:val="clear" w:color="auto" w:fill="D9D9D9" w:themeFill="background1" w:themeFillShade="D9"/>
            <w:vAlign w:val="center"/>
          </w:tcPr>
          <w:p w14:paraId="3C082488" w14:textId="77777777" w:rsidR="00BB3EED" w:rsidRPr="000E6526" w:rsidRDefault="00BB3EED" w:rsidP="000E6526">
            <w:pPr>
              <w:pBdr>
                <w:top w:val="none" w:sz="0" w:space="0" w:color="auto"/>
                <w:left w:val="none" w:sz="0" w:space="0" w:color="auto"/>
                <w:bottom w:val="none" w:sz="0" w:space="0" w:color="auto"/>
                <w:right w:val="none" w:sz="0" w:space="0" w:color="auto"/>
                <w:between w:val="none" w:sz="0" w:space="0" w:color="auto"/>
              </w:pBdr>
              <w:rPr>
                <w:rFonts w:ascii="Calibri" w:hAnsi="Calibri" w:cs="Calibri"/>
                <w:b/>
                <w:color w:val="auto"/>
                <w:sz w:val="17"/>
                <w:szCs w:val="17"/>
              </w:rPr>
            </w:pPr>
            <w:r>
              <w:rPr>
                <w:rFonts w:ascii="Calibri" w:hAnsi="Calibri" w:cs="Calibri"/>
                <w:b/>
                <w:color w:val="auto"/>
                <w:sz w:val="17"/>
                <w:szCs w:val="17"/>
              </w:rPr>
              <w:t>Volumétrie estimative</w:t>
            </w:r>
          </w:p>
        </w:tc>
        <w:tc>
          <w:tcPr>
            <w:tcW w:w="5636" w:type="dxa"/>
            <w:vAlign w:val="center"/>
          </w:tcPr>
          <w:p w14:paraId="1F6E4C8D" w14:textId="77777777" w:rsidR="00BB3EED" w:rsidRDefault="00BB3EED" w:rsidP="00BB3EED">
            <w:pPr>
              <w:pBdr>
                <w:top w:val="none" w:sz="0" w:space="0" w:color="auto"/>
                <w:left w:val="none" w:sz="0" w:space="0" w:color="auto"/>
                <w:bottom w:val="none" w:sz="0" w:space="0" w:color="auto"/>
                <w:right w:val="none" w:sz="0" w:space="0" w:color="auto"/>
                <w:between w:val="none" w:sz="0" w:space="0" w:color="auto"/>
              </w:pBdr>
              <w:rPr>
                <w:rFonts w:ascii="Calibri" w:hAnsi="Calibri" w:cs="Calibri"/>
                <w:color w:val="auto"/>
                <w:sz w:val="17"/>
                <w:szCs w:val="17"/>
              </w:rPr>
            </w:pPr>
            <w:r>
              <w:rPr>
                <w:rFonts w:ascii="Calibri" w:hAnsi="Calibri" w:cs="Calibri"/>
                <w:color w:val="auto"/>
                <w:sz w:val="17"/>
                <w:szCs w:val="17"/>
              </w:rPr>
              <w:t>[</w:t>
            </w:r>
            <w:r w:rsidRPr="00BB3EED">
              <w:rPr>
                <w:rFonts w:ascii="Calibri" w:hAnsi="Calibri" w:cs="Calibri"/>
                <w:i/>
                <w:color w:val="auto"/>
                <w:sz w:val="17"/>
                <w:szCs w:val="17"/>
                <w:highlight w:val="yellow"/>
              </w:rPr>
              <w:t>Nombre estimé de personnes concernées</w:t>
            </w:r>
            <w:r>
              <w:rPr>
                <w:rFonts w:ascii="Calibri" w:hAnsi="Calibri" w:cs="Calibri"/>
                <w:color w:val="auto"/>
                <w:sz w:val="17"/>
                <w:szCs w:val="17"/>
              </w:rPr>
              <w:t>]</w:t>
            </w:r>
          </w:p>
        </w:tc>
      </w:tr>
      <w:tr w:rsidR="007255C7" w14:paraId="096AC29B" w14:textId="77777777" w:rsidTr="000E6526">
        <w:trPr>
          <w:trHeight w:val="1134"/>
        </w:trPr>
        <w:tc>
          <w:tcPr>
            <w:tcW w:w="2944" w:type="dxa"/>
            <w:shd w:val="clear" w:color="auto" w:fill="D9D9D9" w:themeFill="background1" w:themeFillShade="D9"/>
            <w:vAlign w:val="center"/>
          </w:tcPr>
          <w:p w14:paraId="4D0C6446" w14:textId="77777777" w:rsidR="007255C7" w:rsidRPr="000E6526" w:rsidRDefault="007255C7" w:rsidP="000E6526">
            <w:pPr>
              <w:pBdr>
                <w:top w:val="none" w:sz="0" w:space="0" w:color="auto"/>
                <w:left w:val="none" w:sz="0" w:space="0" w:color="auto"/>
                <w:bottom w:val="none" w:sz="0" w:space="0" w:color="auto"/>
                <w:right w:val="none" w:sz="0" w:space="0" w:color="auto"/>
                <w:between w:val="none" w:sz="0" w:space="0" w:color="auto"/>
              </w:pBdr>
              <w:rPr>
                <w:rFonts w:ascii="Calibri" w:hAnsi="Calibri" w:cs="Calibri"/>
                <w:b/>
                <w:color w:val="auto"/>
                <w:sz w:val="17"/>
                <w:szCs w:val="17"/>
              </w:rPr>
            </w:pPr>
            <w:r w:rsidRPr="000E6526">
              <w:rPr>
                <w:rFonts w:ascii="Calibri" w:hAnsi="Calibri" w:cs="Calibri"/>
                <w:b/>
                <w:color w:val="auto"/>
                <w:sz w:val="17"/>
                <w:szCs w:val="17"/>
              </w:rPr>
              <w:t>Finalité(s)</w:t>
            </w:r>
          </w:p>
        </w:tc>
        <w:tc>
          <w:tcPr>
            <w:tcW w:w="5636" w:type="dxa"/>
            <w:vAlign w:val="center"/>
          </w:tcPr>
          <w:p w14:paraId="6F6FB887" w14:textId="77777777" w:rsidR="007255C7" w:rsidRPr="00482A61" w:rsidRDefault="00482A61" w:rsidP="000E6526">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ind w:left="317" w:hanging="283"/>
              <w:rPr>
                <w:rFonts w:ascii="Calibri" w:hAnsi="Calibri" w:cs="Calibri"/>
                <w:color w:val="auto"/>
                <w:sz w:val="17"/>
                <w:szCs w:val="17"/>
                <w:highlight w:val="yellow"/>
              </w:rPr>
            </w:pPr>
            <w:r w:rsidRPr="00482A61">
              <w:rPr>
                <w:rFonts w:ascii="Calibri" w:hAnsi="Calibri" w:cs="Calibri"/>
                <w:i/>
                <w:color w:val="auto"/>
                <w:sz w:val="17"/>
                <w:szCs w:val="17"/>
                <w:highlight w:val="yellow"/>
              </w:rPr>
              <w:t>Suivi commercial</w:t>
            </w:r>
          </w:p>
          <w:p w14:paraId="2C0710D9" w14:textId="77777777" w:rsidR="00482A61" w:rsidRPr="00482A61" w:rsidRDefault="00482A61" w:rsidP="000E6526">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ind w:left="317" w:hanging="283"/>
              <w:rPr>
                <w:rFonts w:ascii="Calibri" w:hAnsi="Calibri" w:cs="Calibri"/>
                <w:color w:val="auto"/>
                <w:sz w:val="17"/>
                <w:szCs w:val="17"/>
                <w:highlight w:val="yellow"/>
              </w:rPr>
            </w:pPr>
            <w:r w:rsidRPr="00482A61">
              <w:rPr>
                <w:rFonts w:ascii="Calibri" w:hAnsi="Calibri" w:cs="Calibri"/>
                <w:i/>
                <w:color w:val="auto"/>
                <w:sz w:val="17"/>
                <w:szCs w:val="17"/>
                <w:highlight w:val="yellow"/>
              </w:rPr>
              <w:t>SAV Contrat actif</w:t>
            </w:r>
          </w:p>
          <w:p w14:paraId="261E2DC6" w14:textId="77777777" w:rsidR="00482A61" w:rsidRPr="00482A61" w:rsidRDefault="00482A61" w:rsidP="000E6526">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ind w:left="317" w:hanging="283"/>
              <w:rPr>
                <w:rFonts w:ascii="Calibri" w:hAnsi="Calibri" w:cs="Calibri"/>
                <w:color w:val="auto"/>
                <w:sz w:val="17"/>
                <w:szCs w:val="17"/>
                <w:highlight w:val="yellow"/>
              </w:rPr>
            </w:pPr>
            <w:r w:rsidRPr="00482A61">
              <w:rPr>
                <w:rFonts w:ascii="Calibri" w:hAnsi="Calibri" w:cs="Calibri"/>
                <w:i/>
                <w:color w:val="auto"/>
                <w:sz w:val="17"/>
                <w:szCs w:val="17"/>
                <w:highlight w:val="yellow"/>
              </w:rPr>
              <w:t>Gestion des réclamations</w:t>
            </w:r>
          </w:p>
          <w:p w14:paraId="6ECECFB5" w14:textId="77777777" w:rsidR="00482A61" w:rsidRPr="00482A61" w:rsidRDefault="00482A61" w:rsidP="000E6526">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ind w:left="317" w:hanging="283"/>
              <w:rPr>
                <w:rFonts w:ascii="Calibri" w:hAnsi="Calibri" w:cs="Calibri"/>
                <w:color w:val="auto"/>
                <w:sz w:val="17"/>
                <w:szCs w:val="17"/>
                <w:highlight w:val="yellow"/>
              </w:rPr>
            </w:pPr>
            <w:r w:rsidRPr="00482A61">
              <w:rPr>
                <w:rFonts w:ascii="Calibri" w:hAnsi="Calibri" w:cs="Calibri"/>
                <w:i/>
                <w:color w:val="auto"/>
                <w:sz w:val="17"/>
                <w:szCs w:val="17"/>
                <w:highlight w:val="yellow"/>
              </w:rPr>
              <w:t>Support technique</w:t>
            </w:r>
          </w:p>
          <w:p w14:paraId="0F03373C" w14:textId="77777777" w:rsidR="00482A61" w:rsidRPr="000E6526" w:rsidRDefault="00482A61" w:rsidP="000E6526">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ind w:left="317" w:hanging="283"/>
              <w:rPr>
                <w:rFonts w:ascii="Calibri" w:hAnsi="Calibri" w:cs="Calibri"/>
                <w:color w:val="auto"/>
                <w:sz w:val="17"/>
                <w:szCs w:val="17"/>
              </w:rPr>
            </w:pPr>
            <w:r w:rsidRPr="00482A61">
              <w:rPr>
                <w:rFonts w:ascii="Calibri" w:hAnsi="Calibri" w:cs="Calibri"/>
                <w:i/>
                <w:color w:val="auto"/>
                <w:sz w:val="17"/>
                <w:szCs w:val="17"/>
                <w:highlight w:val="yellow"/>
              </w:rPr>
              <w:t>Prospection commerciale, etc.</w:t>
            </w:r>
          </w:p>
        </w:tc>
      </w:tr>
      <w:tr w:rsidR="007255C7" w14:paraId="7860A563" w14:textId="77777777" w:rsidTr="000E6526">
        <w:trPr>
          <w:trHeight w:val="567"/>
        </w:trPr>
        <w:tc>
          <w:tcPr>
            <w:tcW w:w="2944" w:type="dxa"/>
            <w:shd w:val="clear" w:color="auto" w:fill="D9D9D9" w:themeFill="background1" w:themeFillShade="D9"/>
            <w:vAlign w:val="center"/>
          </w:tcPr>
          <w:p w14:paraId="5FB86490" w14:textId="77777777" w:rsidR="007255C7" w:rsidRPr="000E6526" w:rsidRDefault="007255C7" w:rsidP="000E6526">
            <w:pPr>
              <w:pBdr>
                <w:top w:val="none" w:sz="0" w:space="0" w:color="auto"/>
                <w:left w:val="none" w:sz="0" w:space="0" w:color="auto"/>
                <w:bottom w:val="none" w:sz="0" w:space="0" w:color="auto"/>
                <w:right w:val="none" w:sz="0" w:space="0" w:color="auto"/>
                <w:between w:val="none" w:sz="0" w:space="0" w:color="auto"/>
              </w:pBdr>
              <w:rPr>
                <w:rFonts w:ascii="Calibri" w:hAnsi="Calibri" w:cs="Calibri"/>
                <w:b/>
                <w:color w:val="auto"/>
                <w:sz w:val="17"/>
                <w:szCs w:val="17"/>
              </w:rPr>
            </w:pPr>
            <w:r w:rsidRPr="000E6526">
              <w:rPr>
                <w:rFonts w:ascii="Calibri" w:hAnsi="Calibri" w:cs="Calibri"/>
                <w:b/>
                <w:color w:val="auto"/>
                <w:sz w:val="17"/>
                <w:szCs w:val="17"/>
              </w:rPr>
              <w:t xml:space="preserve">Durée(s) de conservation </w:t>
            </w:r>
          </w:p>
        </w:tc>
        <w:tc>
          <w:tcPr>
            <w:tcW w:w="5636" w:type="dxa"/>
            <w:vAlign w:val="center"/>
          </w:tcPr>
          <w:p w14:paraId="3FF6C141" w14:textId="77777777" w:rsidR="007255C7" w:rsidRDefault="007255C7" w:rsidP="000E6526">
            <w:pPr>
              <w:pBdr>
                <w:top w:val="none" w:sz="0" w:space="0" w:color="auto"/>
                <w:left w:val="none" w:sz="0" w:space="0" w:color="auto"/>
                <w:bottom w:val="none" w:sz="0" w:space="0" w:color="auto"/>
                <w:right w:val="none" w:sz="0" w:space="0" w:color="auto"/>
                <w:between w:val="none" w:sz="0" w:space="0" w:color="auto"/>
              </w:pBdr>
              <w:rPr>
                <w:rFonts w:ascii="Calibri" w:hAnsi="Calibri" w:cs="Calibri"/>
                <w:color w:val="auto"/>
                <w:sz w:val="17"/>
                <w:szCs w:val="17"/>
              </w:rPr>
            </w:pPr>
            <w:r>
              <w:rPr>
                <w:rFonts w:ascii="Calibri" w:hAnsi="Calibri" w:cs="Calibri"/>
                <w:color w:val="auto"/>
                <w:sz w:val="17"/>
                <w:szCs w:val="17"/>
              </w:rPr>
              <w:t>[</w:t>
            </w:r>
            <w:r w:rsidRPr="000E6526">
              <w:rPr>
                <w:rFonts w:ascii="Calibri" w:hAnsi="Calibri" w:cs="Calibri"/>
                <w:i/>
                <w:color w:val="auto"/>
                <w:sz w:val="17"/>
                <w:szCs w:val="17"/>
                <w:highlight w:val="yellow"/>
              </w:rPr>
              <w:t>à déterminer selon les finalités</w:t>
            </w:r>
            <w:r>
              <w:rPr>
                <w:rFonts w:ascii="Calibri" w:hAnsi="Calibri" w:cs="Calibri"/>
                <w:color w:val="auto"/>
                <w:sz w:val="17"/>
                <w:szCs w:val="17"/>
              </w:rPr>
              <w:t>]</w:t>
            </w:r>
          </w:p>
        </w:tc>
      </w:tr>
    </w:tbl>
    <w:p w14:paraId="2EB5D1CF" w14:textId="77777777" w:rsidR="000E6526" w:rsidRDefault="000E6526" w:rsidP="000E6526">
      <w:pPr>
        <w:shd w:val="clear" w:color="auto" w:fill="FFFFFF"/>
        <w:ind w:left="708"/>
        <w:jc w:val="both"/>
        <w:rPr>
          <w:rFonts w:ascii="Calibri" w:hAnsi="Calibri" w:cs="Calibri"/>
          <w:color w:val="auto"/>
          <w:sz w:val="17"/>
          <w:szCs w:val="17"/>
        </w:rPr>
      </w:pPr>
    </w:p>
    <w:p w14:paraId="103EBC02" w14:textId="77777777" w:rsidR="00946C23" w:rsidRDefault="00946C23"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Toute modification substantielle des informations stipulées ci-avant impliquera la signature par les Parties d’un écrit modificatif par voie d’avenant à la présente Annexe.</w:t>
      </w:r>
    </w:p>
    <w:p w14:paraId="51BF48FB" w14:textId="77777777" w:rsidR="00D16916" w:rsidRDefault="00D16916" w:rsidP="000E6526">
      <w:pPr>
        <w:shd w:val="clear" w:color="auto" w:fill="FFFFFF"/>
        <w:ind w:left="708"/>
        <w:jc w:val="both"/>
        <w:rPr>
          <w:rFonts w:ascii="Calibri" w:hAnsi="Calibri" w:cs="Calibri"/>
          <w:color w:val="auto"/>
          <w:sz w:val="17"/>
          <w:szCs w:val="17"/>
        </w:rPr>
      </w:pPr>
    </w:p>
    <w:p w14:paraId="325F9E20" w14:textId="77777777" w:rsidR="000E6526" w:rsidRPr="007255C7" w:rsidRDefault="007255C7" w:rsidP="007255C7">
      <w:pPr>
        <w:pStyle w:val="ListParagraph"/>
        <w:numPr>
          <w:ilvl w:val="0"/>
          <w:numId w:val="16"/>
        </w:numPr>
        <w:shd w:val="clear" w:color="auto" w:fill="FFFFFF"/>
        <w:jc w:val="both"/>
        <w:rPr>
          <w:rFonts w:ascii="Calibri" w:hAnsi="Calibri" w:cs="Calibri"/>
          <w:b/>
          <w:smallCaps/>
          <w:color w:val="auto"/>
          <w:sz w:val="20"/>
          <w:szCs w:val="20"/>
        </w:rPr>
      </w:pPr>
      <w:r w:rsidRPr="007255C7">
        <w:rPr>
          <w:rFonts w:ascii="Calibri" w:hAnsi="Calibri" w:cs="Calibri"/>
          <w:b/>
          <w:smallCaps/>
          <w:color w:val="auto"/>
          <w:sz w:val="20"/>
          <w:szCs w:val="20"/>
        </w:rPr>
        <w:t>Base légale des Traitements</w:t>
      </w:r>
    </w:p>
    <w:p w14:paraId="1941FC68" w14:textId="77777777" w:rsidR="007255C7" w:rsidRDefault="007255C7" w:rsidP="000E6526">
      <w:pPr>
        <w:shd w:val="clear" w:color="auto" w:fill="FFFFFF"/>
        <w:ind w:left="708"/>
        <w:jc w:val="both"/>
        <w:rPr>
          <w:rFonts w:ascii="Calibri" w:hAnsi="Calibri" w:cs="Calibri"/>
          <w:color w:val="auto"/>
          <w:sz w:val="17"/>
          <w:szCs w:val="17"/>
        </w:rPr>
      </w:pPr>
    </w:p>
    <w:p w14:paraId="137CDFE6" w14:textId="77777777" w:rsidR="007255C7" w:rsidRDefault="007255C7"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Il incombe au Client de s’assurer qu’il fonde les Traitements commandés sur une base légale conforme à la Règlementation. La base légale peut notamment être (i) l’intérêt légitime du Responsable de Traitement, (ii) une obligation légale s’imposant au Responsable de Traitement, (iii) l’exécution d’une mission d’intérêt public ou d’autorité publique ou (iv) le consentement des personnes concernées. Dans ce dernier cas, il incombe au Responsable de Traitement de s’assurer qu’il recueille auprès des personnes concernées les consentements nécessaires aux Finalités poursuivies et en conserve la preuve. </w:t>
      </w:r>
    </w:p>
    <w:p w14:paraId="38A64449" w14:textId="77777777" w:rsidR="007255C7" w:rsidRDefault="007255C7" w:rsidP="000E6526">
      <w:pPr>
        <w:shd w:val="clear" w:color="auto" w:fill="FFFFFF"/>
        <w:ind w:left="708"/>
        <w:jc w:val="both"/>
        <w:rPr>
          <w:rFonts w:ascii="Calibri" w:hAnsi="Calibri" w:cs="Calibri"/>
          <w:color w:val="auto"/>
          <w:sz w:val="17"/>
          <w:szCs w:val="17"/>
        </w:rPr>
      </w:pPr>
    </w:p>
    <w:p w14:paraId="5D96742B" w14:textId="77777777" w:rsidR="007255C7" w:rsidRDefault="007255C7" w:rsidP="007255C7">
      <w:pPr>
        <w:shd w:val="clear" w:color="auto" w:fill="FFFFFF"/>
        <w:ind w:left="708"/>
        <w:jc w:val="both"/>
        <w:rPr>
          <w:rFonts w:ascii="Calibri" w:hAnsi="Calibri" w:cs="Calibri"/>
          <w:color w:val="auto"/>
          <w:sz w:val="17"/>
          <w:szCs w:val="17"/>
        </w:rPr>
      </w:pPr>
      <w:r>
        <w:rPr>
          <w:rFonts w:ascii="Calibri" w:hAnsi="Calibri" w:cs="Calibri"/>
          <w:color w:val="auto"/>
          <w:sz w:val="17"/>
          <w:szCs w:val="17"/>
        </w:rPr>
        <w:t>Le Sous-traitant peut demander et utiliser la preuve des consentements si les Traitements l’exigent. Dans le cas où l’obtention des consentements relève des Prestations commandées, le Responsable de Traitement et le Sous-traitant conviennent des mentions textuelles et modalités techniques de recueil d’un consentement libre, éclairé, positif et propre aux Finalités mentionnées.</w:t>
      </w:r>
    </w:p>
    <w:p w14:paraId="6FF372AE" w14:textId="77777777" w:rsidR="000E6526" w:rsidRDefault="000E6526" w:rsidP="000E6526">
      <w:pPr>
        <w:shd w:val="clear" w:color="auto" w:fill="FFFFFF"/>
        <w:ind w:left="708"/>
        <w:jc w:val="both"/>
        <w:rPr>
          <w:rFonts w:ascii="Calibri" w:hAnsi="Calibri" w:cs="Calibri"/>
          <w:color w:val="auto"/>
          <w:sz w:val="17"/>
          <w:szCs w:val="17"/>
        </w:rPr>
      </w:pPr>
    </w:p>
    <w:p w14:paraId="69836DFA" w14:textId="77777777" w:rsidR="007255C7" w:rsidRPr="007255C7" w:rsidRDefault="007255C7" w:rsidP="007255C7">
      <w:pPr>
        <w:pStyle w:val="ListParagraph"/>
        <w:numPr>
          <w:ilvl w:val="0"/>
          <w:numId w:val="16"/>
        </w:numPr>
        <w:shd w:val="clear" w:color="auto" w:fill="FFFFFF"/>
        <w:jc w:val="both"/>
        <w:rPr>
          <w:rFonts w:ascii="Calibri" w:hAnsi="Calibri" w:cs="Calibri"/>
          <w:b/>
          <w:smallCaps/>
          <w:color w:val="auto"/>
          <w:sz w:val="20"/>
          <w:szCs w:val="20"/>
        </w:rPr>
      </w:pPr>
      <w:r w:rsidRPr="007255C7">
        <w:rPr>
          <w:rFonts w:ascii="Calibri" w:hAnsi="Calibri" w:cs="Calibri"/>
          <w:b/>
          <w:smallCaps/>
          <w:color w:val="auto"/>
          <w:sz w:val="20"/>
          <w:szCs w:val="20"/>
        </w:rPr>
        <w:t>Modalités d’exécution des Traitements</w:t>
      </w:r>
    </w:p>
    <w:p w14:paraId="721EF7E5" w14:textId="77777777" w:rsidR="007255C7" w:rsidRDefault="007255C7" w:rsidP="000E6526">
      <w:pPr>
        <w:shd w:val="clear" w:color="auto" w:fill="FFFFFF"/>
        <w:ind w:left="708"/>
        <w:jc w:val="both"/>
        <w:rPr>
          <w:rFonts w:ascii="Calibri" w:hAnsi="Calibri" w:cs="Calibri"/>
          <w:color w:val="auto"/>
          <w:sz w:val="17"/>
          <w:szCs w:val="17"/>
        </w:rPr>
      </w:pPr>
    </w:p>
    <w:p w14:paraId="2918F17F" w14:textId="093A0C35" w:rsidR="00D63A69" w:rsidRDefault="00D16916"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Le Prestataire s’engage à ne traiter les Données Personnelles </w:t>
      </w:r>
      <w:r w:rsidR="00D63A69">
        <w:rPr>
          <w:rFonts w:ascii="Calibri" w:hAnsi="Calibri" w:cs="Calibri"/>
          <w:color w:val="auto"/>
          <w:sz w:val="17"/>
          <w:szCs w:val="17"/>
        </w:rPr>
        <w:t xml:space="preserve">dans le cadre du Contrat </w:t>
      </w:r>
      <w:r>
        <w:rPr>
          <w:rFonts w:ascii="Calibri" w:hAnsi="Calibri" w:cs="Calibri"/>
          <w:color w:val="auto"/>
          <w:sz w:val="17"/>
          <w:szCs w:val="17"/>
        </w:rPr>
        <w:t xml:space="preserve">que (i) conformément aux instructions </w:t>
      </w:r>
      <w:r w:rsidR="00946C23">
        <w:rPr>
          <w:rFonts w:ascii="Calibri" w:hAnsi="Calibri" w:cs="Calibri"/>
          <w:color w:val="auto"/>
          <w:sz w:val="17"/>
          <w:szCs w:val="17"/>
        </w:rPr>
        <w:t xml:space="preserve">documentées </w:t>
      </w:r>
      <w:r>
        <w:rPr>
          <w:rFonts w:ascii="Calibri" w:hAnsi="Calibri" w:cs="Calibri"/>
          <w:color w:val="auto"/>
          <w:sz w:val="17"/>
          <w:szCs w:val="17"/>
        </w:rPr>
        <w:t>du Client, (ii) dans le respect et la limite des Finalités stipulées et (iii) pendant la ou les duré</w:t>
      </w:r>
      <w:r w:rsidR="00D63A69">
        <w:rPr>
          <w:rFonts w:ascii="Calibri" w:hAnsi="Calibri" w:cs="Calibri"/>
          <w:color w:val="auto"/>
          <w:sz w:val="17"/>
          <w:szCs w:val="17"/>
        </w:rPr>
        <w:t xml:space="preserve">e(s) de conservation stipulées. </w:t>
      </w:r>
      <w:ins w:id="6" w:author="Azziz MIMOUNI" w:date="2022-03-18T16:36:00Z">
        <w:r w:rsidR="001F6B28" w:rsidRPr="001F6B28">
          <w:rPr>
            <w:rFonts w:ascii="Calibri" w:hAnsi="Calibri" w:cs="Calibri"/>
            <w:color w:val="auto"/>
            <w:sz w:val="17"/>
            <w:szCs w:val="17"/>
          </w:rPr>
          <w:t xml:space="preserve">Dans le cadre de l’exécution du Contrat, le Prestataire s’engage à respecter l’ensemble de la </w:t>
        </w:r>
        <w:commentRangeStart w:id="7"/>
        <w:r w:rsidR="001F6B28" w:rsidRPr="001F6B28">
          <w:rPr>
            <w:rFonts w:ascii="Calibri" w:hAnsi="Calibri" w:cs="Calibri"/>
            <w:color w:val="auto"/>
            <w:sz w:val="17"/>
            <w:szCs w:val="17"/>
          </w:rPr>
          <w:t>Règlementation</w:t>
        </w:r>
      </w:ins>
      <w:commentRangeEnd w:id="7"/>
      <w:ins w:id="8" w:author="Azziz MIMOUNI" w:date="2022-03-18T16:40:00Z">
        <w:r w:rsidR="00702B6A">
          <w:rPr>
            <w:rStyle w:val="CommentReference"/>
          </w:rPr>
          <w:commentReference w:id="7"/>
        </w:r>
      </w:ins>
      <w:ins w:id="9" w:author="Azziz MIMOUNI" w:date="2022-03-18T16:36:00Z">
        <w:r w:rsidR="001F6B28" w:rsidRPr="001F6B28">
          <w:rPr>
            <w:rFonts w:ascii="Calibri" w:hAnsi="Calibri" w:cs="Calibri"/>
            <w:color w:val="auto"/>
            <w:sz w:val="17"/>
            <w:szCs w:val="17"/>
          </w:rPr>
          <w:t>, et notamment à traiter les Données Personnelles conformément aux stipulations de la présente Annexe.</w:t>
        </w:r>
      </w:ins>
      <w:ins w:id="10" w:author="Azziz MIMOUNI" w:date="2022-03-18T16:38:00Z">
        <w:r w:rsidR="001F6B28" w:rsidRPr="001F6B28">
          <w:t xml:space="preserve"> </w:t>
        </w:r>
        <w:r w:rsidR="001F6B28" w:rsidRPr="001F6B28">
          <w:rPr>
            <w:rFonts w:ascii="Calibri" w:hAnsi="Calibri" w:cs="Calibri"/>
            <w:color w:val="auto"/>
            <w:sz w:val="17"/>
            <w:szCs w:val="17"/>
          </w:rPr>
          <w:t>Le Prestataire se porte également fort du respect de la Règlementation par ses Collaborateurs et ses éventuels sous-traitants</w:t>
        </w:r>
      </w:ins>
      <w:ins w:id="11" w:author="Azziz MIMOUNI" w:date="2022-03-18T16:39:00Z">
        <w:r w:rsidR="001F6B28">
          <w:rPr>
            <w:rFonts w:ascii="Calibri" w:hAnsi="Calibri" w:cs="Calibri"/>
            <w:color w:val="auto"/>
            <w:sz w:val="17"/>
            <w:szCs w:val="17"/>
          </w:rPr>
          <w:t>.</w:t>
        </w:r>
      </w:ins>
      <w:del w:id="12" w:author="Azziz MIMOUNI" w:date="2022-03-18T16:36:00Z">
        <w:r w:rsidR="00D63A69" w:rsidDel="001F6B28">
          <w:rPr>
            <w:rFonts w:ascii="Calibri" w:hAnsi="Calibri" w:cs="Calibri"/>
            <w:color w:val="auto"/>
            <w:sz w:val="17"/>
            <w:szCs w:val="17"/>
          </w:rPr>
          <w:delText>Afin d’assurer la conformité à la Règlementation des Traitements confiés au Sous-traitant, celui-ci s’engage à traiter les Données Personnelles conformément aux stipulations de la présente Annexe.</w:delText>
        </w:r>
      </w:del>
    </w:p>
    <w:p w14:paraId="3CF55ECB" w14:textId="77777777" w:rsidR="00482A61" w:rsidRDefault="00482A61">
      <w:pPr>
        <w:rPr>
          <w:rFonts w:ascii="Calibri" w:hAnsi="Calibri" w:cs="Calibri"/>
          <w:color w:val="auto"/>
          <w:sz w:val="17"/>
          <w:szCs w:val="17"/>
        </w:rPr>
      </w:pPr>
      <w:r>
        <w:rPr>
          <w:rFonts w:ascii="Calibri" w:hAnsi="Calibri" w:cs="Calibri"/>
          <w:color w:val="auto"/>
          <w:sz w:val="17"/>
          <w:szCs w:val="17"/>
        </w:rPr>
        <w:br w:type="page"/>
      </w:r>
    </w:p>
    <w:p w14:paraId="2C425A6E" w14:textId="77777777" w:rsidR="007255C7" w:rsidRDefault="007255C7" w:rsidP="000E6526">
      <w:pPr>
        <w:shd w:val="clear" w:color="auto" w:fill="FFFFFF"/>
        <w:ind w:left="708"/>
        <w:jc w:val="both"/>
        <w:rPr>
          <w:rFonts w:ascii="Calibri" w:hAnsi="Calibri" w:cs="Calibri"/>
          <w:color w:val="auto"/>
          <w:sz w:val="17"/>
          <w:szCs w:val="17"/>
        </w:rPr>
      </w:pPr>
    </w:p>
    <w:p w14:paraId="0893E8C9" w14:textId="77777777" w:rsidR="007255C7" w:rsidRPr="00BB3EED" w:rsidRDefault="007255C7" w:rsidP="00BB3EED">
      <w:pPr>
        <w:pStyle w:val="ListParagraph"/>
        <w:numPr>
          <w:ilvl w:val="0"/>
          <w:numId w:val="16"/>
        </w:numPr>
        <w:shd w:val="clear" w:color="auto" w:fill="FFFFFF"/>
        <w:jc w:val="both"/>
        <w:rPr>
          <w:rFonts w:ascii="Calibri" w:hAnsi="Calibri" w:cs="Calibri"/>
          <w:b/>
          <w:smallCaps/>
          <w:color w:val="auto"/>
          <w:sz w:val="20"/>
          <w:szCs w:val="20"/>
        </w:rPr>
      </w:pPr>
      <w:r w:rsidRPr="00BB3EED">
        <w:rPr>
          <w:rFonts w:ascii="Calibri" w:hAnsi="Calibri" w:cs="Calibri"/>
          <w:b/>
          <w:smallCaps/>
          <w:color w:val="auto"/>
          <w:sz w:val="20"/>
          <w:szCs w:val="20"/>
        </w:rPr>
        <w:t>Confidentialité des Données Personnelles</w:t>
      </w:r>
    </w:p>
    <w:p w14:paraId="2D560AB0" w14:textId="77777777" w:rsidR="007255C7" w:rsidRDefault="007255C7" w:rsidP="000E6526">
      <w:pPr>
        <w:shd w:val="clear" w:color="auto" w:fill="FFFFFF"/>
        <w:ind w:left="708"/>
        <w:jc w:val="both"/>
        <w:rPr>
          <w:rFonts w:ascii="Calibri" w:hAnsi="Calibri" w:cs="Calibri"/>
          <w:color w:val="auto"/>
          <w:sz w:val="17"/>
          <w:szCs w:val="17"/>
        </w:rPr>
      </w:pPr>
    </w:p>
    <w:p w14:paraId="58E4C718" w14:textId="77777777" w:rsidR="00D63A69" w:rsidRDefault="00D63A69"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Le Prestataire s’engage à assurer la confidentialité des Données Personnelles, dès lors qu’il les collecte ou y accède dans le cadre ou à l’occasion de ses Prestations, et à cet égard, le Prestataire s’engage (i) à mettre en place des modalités de sécurisation des accès aux Données Personnelles, (ii) à s’assurer que l’ensemble de ses </w:t>
      </w:r>
      <w:r w:rsidR="002B10D3">
        <w:rPr>
          <w:rFonts w:ascii="Calibri" w:hAnsi="Calibri" w:cs="Calibri"/>
          <w:color w:val="auto"/>
          <w:sz w:val="17"/>
          <w:szCs w:val="17"/>
        </w:rPr>
        <w:t>collaborateurs</w:t>
      </w:r>
      <w:r>
        <w:rPr>
          <w:rFonts w:ascii="Calibri" w:hAnsi="Calibri" w:cs="Calibri"/>
          <w:color w:val="auto"/>
          <w:sz w:val="17"/>
          <w:szCs w:val="17"/>
        </w:rPr>
        <w:t xml:space="preserve"> et éventuels sous-traitants </w:t>
      </w:r>
      <w:r w:rsidR="00AA570E">
        <w:rPr>
          <w:rFonts w:ascii="Calibri" w:hAnsi="Calibri" w:cs="Calibri"/>
          <w:color w:val="auto"/>
          <w:sz w:val="17"/>
          <w:szCs w:val="17"/>
        </w:rPr>
        <w:t>accédant</w:t>
      </w:r>
      <w:r>
        <w:rPr>
          <w:rFonts w:ascii="Calibri" w:hAnsi="Calibri" w:cs="Calibri"/>
          <w:color w:val="auto"/>
          <w:sz w:val="17"/>
          <w:szCs w:val="17"/>
        </w:rPr>
        <w:t xml:space="preserve"> aux Données Personnelles, appliquent le présent engagement de confidentialité. </w:t>
      </w:r>
    </w:p>
    <w:p w14:paraId="5BB6D6A8" w14:textId="77777777" w:rsidR="00AA570E" w:rsidRDefault="00AA570E" w:rsidP="000E6526">
      <w:pPr>
        <w:shd w:val="clear" w:color="auto" w:fill="FFFFFF"/>
        <w:ind w:left="708"/>
        <w:jc w:val="both"/>
        <w:rPr>
          <w:rFonts w:ascii="Calibri" w:hAnsi="Calibri" w:cs="Calibri"/>
          <w:color w:val="auto"/>
          <w:sz w:val="17"/>
          <w:szCs w:val="17"/>
        </w:rPr>
      </w:pPr>
    </w:p>
    <w:p w14:paraId="1055DD4D" w14:textId="77777777" w:rsidR="00AA570E" w:rsidRDefault="00AA570E"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Il appartient au Client de déterminer les destinataires tiers auxquels sont envoyées les Données Personnelles le cas échéant, et à indiquer les coordonnées de ces destinataires au Prestataire. Ce dernier n’est pas responsable de la protection des Données Personnelles par lesdits tiers, ce que le Client reconnaît.</w:t>
      </w:r>
    </w:p>
    <w:p w14:paraId="49178686" w14:textId="77777777" w:rsidR="00B7484A" w:rsidRDefault="00B7484A" w:rsidP="000E6526">
      <w:pPr>
        <w:shd w:val="clear" w:color="auto" w:fill="FFFFFF"/>
        <w:ind w:left="708"/>
        <w:jc w:val="both"/>
        <w:rPr>
          <w:rFonts w:ascii="Calibri" w:hAnsi="Calibri" w:cs="Calibri"/>
          <w:color w:val="auto"/>
          <w:sz w:val="17"/>
          <w:szCs w:val="17"/>
        </w:rPr>
      </w:pPr>
    </w:p>
    <w:p w14:paraId="26909B52" w14:textId="77777777" w:rsidR="00B7484A" w:rsidRDefault="00AA570E"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Si les Prestations portent sur la fourniture d’une Solution de Traitement de Données Personnelles</w:t>
      </w:r>
      <w:r w:rsidR="00B7484A">
        <w:rPr>
          <w:rFonts w:ascii="Calibri" w:hAnsi="Calibri" w:cs="Calibri"/>
          <w:color w:val="auto"/>
          <w:sz w:val="17"/>
          <w:szCs w:val="17"/>
        </w:rPr>
        <w:t xml:space="preserve">, le Sous-traitant fournit </w:t>
      </w:r>
      <w:r>
        <w:rPr>
          <w:rFonts w:ascii="Calibri" w:hAnsi="Calibri" w:cs="Calibri"/>
          <w:color w:val="auto"/>
          <w:sz w:val="17"/>
          <w:szCs w:val="17"/>
        </w:rPr>
        <w:t>une Solution</w:t>
      </w:r>
      <w:r w:rsidR="00B7484A">
        <w:rPr>
          <w:rFonts w:ascii="Calibri" w:hAnsi="Calibri" w:cs="Calibri"/>
          <w:color w:val="auto"/>
          <w:sz w:val="17"/>
          <w:szCs w:val="17"/>
        </w:rPr>
        <w:t xml:space="preserve"> prenant en compte dès </w:t>
      </w:r>
      <w:r>
        <w:rPr>
          <w:rFonts w:ascii="Calibri" w:hAnsi="Calibri" w:cs="Calibri"/>
          <w:color w:val="auto"/>
          <w:sz w:val="17"/>
          <w:szCs w:val="17"/>
        </w:rPr>
        <w:t>sa</w:t>
      </w:r>
      <w:r w:rsidR="00B7484A">
        <w:rPr>
          <w:rFonts w:ascii="Calibri" w:hAnsi="Calibri" w:cs="Calibri"/>
          <w:color w:val="auto"/>
          <w:sz w:val="17"/>
          <w:szCs w:val="17"/>
        </w:rPr>
        <w:t xml:space="preserve"> conception ou dans le cadre de </w:t>
      </w:r>
      <w:r>
        <w:rPr>
          <w:rFonts w:ascii="Calibri" w:hAnsi="Calibri" w:cs="Calibri"/>
          <w:color w:val="auto"/>
          <w:sz w:val="17"/>
          <w:szCs w:val="17"/>
        </w:rPr>
        <w:t>son</w:t>
      </w:r>
      <w:r w:rsidR="00B7484A">
        <w:rPr>
          <w:rFonts w:ascii="Calibri" w:hAnsi="Calibri" w:cs="Calibri"/>
          <w:color w:val="auto"/>
          <w:sz w:val="17"/>
          <w:szCs w:val="17"/>
        </w:rPr>
        <w:t xml:space="preserve"> évolution technique les principes de sécurité, de confidentialité, de minimisation et de protection des Données Personnelles. </w:t>
      </w:r>
    </w:p>
    <w:p w14:paraId="14A36E0F" w14:textId="77777777" w:rsidR="00D63A69" w:rsidRDefault="00D63A69" w:rsidP="000E6526">
      <w:pPr>
        <w:shd w:val="clear" w:color="auto" w:fill="FFFFFF"/>
        <w:ind w:left="708"/>
        <w:jc w:val="both"/>
        <w:rPr>
          <w:rFonts w:ascii="Calibri" w:hAnsi="Calibri" w:cs="Calibri"/>
          <w:color w:val="auto"/>
          <w:sz w:val="17"/>
          <w:szCs w:val="17"/>
        </w:rPr>
      </w:pPr>
    </w:p>
    <w:p w14:paraId="5CC2040C" w14:textId="77777777" w:rsidR="007255C7" w:rsidRDefault="007255C7" w:rsidP="000E6526">
      <w:pPr>
        <w:shd w:val="clear" w:color="auto" w:fill="FFFFFF"/>
        <w:ind w:left="708"/>
        <w:jc w:val="both"/>
        <w:rPr>
          <w:rFonts w:ascii="Calibri" w:hAnsi="Calibri" w:cs="Calibri"/>
          <w:color w:val="auto"/>
          <w:sz w:val="17"/>
          <w:szCs w:val="17"/>
        </w:rPr>
      </w:pPr>
    </w:p>
    <w:p w14:paraId="1A222EF5" w14:textId="77777777" w:rsidR="007255C7" w:rsidRPr="00BB3EED" w:rsidRDefault="007255C7" w:rsidP="00BB3EED">
      <w:pPr>
        <w:pStyle w:val="ListParagraph"/>
        <w:numPr>
          <w:ilvl w:val="0"/>
          <w:numId w:val="16"/>
        </w:numPr>
        <w:shd w:val="clear" w:color="auto" w:fill="FFFFFF"/>
        <w:jc w:val="both"/>
        <w:rPr>
          <w:rFonts w:ascii="Calibri" w:hAnsi="Calibri" w:cs="Calibri"/>
          <w:b/>
          <w:smallCaps/>
          <w:color w:val="auto"/>
          <w:sz w:val="20"/>
          <w:szCs w:val="20"/>
        </w:rPr>
      </w:pPr>
      <w:r w:rsidRPr="00BB3EED">
        <w:rPr>
          <w:rFonts w:ascii="Calibri" w:hAnsi="Calibri" w:cs="Calibri"/>
          <w:b/>
          <w:smallCaps/>
          <w:color w:val="auto"/>
          <w:sz w:val="20"/>
          <w:szCs w:val="20"/>
        </w:rPr>
        <w:t>Mesures organisationnelles et techniques</w:t>
      </w:r>
    </w:p>
    <w:p w14:paraId="2C702461" w14:textId="77777777" w:rsidR="007255C7" w:rsidRDefault="007255C7" w:rsidP="000E6526">
      <w:pPr>
        <w:shd w:val="clear" w:color="auto" w:fill="FFFFFF"/>
        <w:ind w:left="708"/>
        <w:jc w:val="both"/>
        <w:rPr>
          <w:rFonts w:ascii="Calibri" w:hAnsi="Calibri" w:cs="Calibri"/>
          <w:color w:val="auto"/>
          <w:sz w:val="17"/>
          <w:szCs w:val="17"/>
        </w:rPr>
      </w:pPr>
    </w:p>
    <w:p w14:paraId="653059A1" w14:textId="77777777" w:rsidR="00D63A69" w:rsidRPr="002B10D3" w:rsidRDefault="00D63A69" w:rsidP="002B10D3">
      <w:pPr>
        <w:pStyle w:val="ListParagraph"/>
        <w:numPr>
          <w:ilvl w:val="1"/>
          <w:numId w:val="16"/>
        </w:numPr>
        <w:shd w:val="clear" w:color="auto" w:fill="FFFFFF"/>
        <w:jc w:val="both"/>
        <w:rPr>
          <w:rFonts w:ascii="Calibri" w:hAnsi="Calibri" w:cs="Calibri"/>
          <w:b/>
          <w:i/>
          <w:color w:val="auto"/>
          <w:sz w:val="17"/>
          <w:szCs w:val="17"/>
        </w:rPr>
      </w:pPr>
      <w:r w:rsidRPr="002B10D3">
        <w:rPr>
          <w:rFonts w:ascii="Calibri" w:hAnsi="Calibri" w:cs="Calibri"/>
          <w:b/>
          <w:i/>
          <w:color w:val="auto"/>
          <w:sz w:val="17"/>
          <w:szCs w:val="17"/>
        </w:rPr>
        <w:t>Sécurité des Données Personnelles</w:t>
      </w:r>
    </w:p>
    <w:p w14:paraId="0AEB5EC4" w14:textId="77777777" w:rsidR="00D63A69" w:rsidRDefault="00D63A69" w:rsidP="000E6526">
      <w:pPr>
        <w:shd w:val="clear" w:color="auto" w:fill="FFFFFF"/>
        <w:ind w:left="708"/>
        <w:jc w:val="both"/>
        <w:rPr>
          <w:rFonts w:ascii="Calibri" w:hAnsi="Calibri" w:cs="Calibri"/>
          <w:color w:val="auto"/>
          <w:sz w:val="17"/>
          <w:szCs w:val="17"/>
        </w:rPr>
      </w:pPr>
    </w:p>
    <w:p w14:paraId="029F408D" w14:textId="77777777" w:rsidR="00BB3EED" w:rsidRDefault="00D63A69"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Le Prestataire s’engage à mettre en place et maintenir les dispositifs et procédure de sécurité appropriés afin de protéger l’intégrité, la disponibilité et la confidentialité des Données Personnelles pendant toute la durée du Contrat.</w:t>
      </w:r>
    </w:p>
    <w:p w14:paraId="327C0F4E" w14:textId="77777777" w:rsidR="00D63A69" w:rsidRDefault="00D63A69" w:rsidP="000E6526">
      <w:pPr>
        <w:shd w:val="clear" w:color="auto" w:fill="FFFFFF"/>
        <w:ind w:left="708"/>
        <w:jc w:val="both"/>
        <w:rPr>
          <w:rFonts w:ascii="Calibri" w:hAnsi="Calibri" w:cs="Calibri"/>
          <w:color w:val="auto"/>
          <w:sz w:val="17"/>
          <w:szCs w:val="17"/>
        </w:rPr>
      </w:pPr>
    </w:p>
    <w:p w14:paraId="5C63F203" w14:textId="77777777" w:rsidR="00F76064" w:rsidRPr="00F76064" w:rsidRDefault="00F76064" w:rsidP="000E6526">
      <w:pPr>
        <w:shd w:val="clear" w:color="auto" w:fill="FFFFFF"/>
        <w:ind w:left="708"/>
        <w:jc w:val="both"/>
        <w:rPr>
          <w:rFonts w:ascii="Calibri" w:hAnsi="Calibri" w:cs="Calibri"/>
          <w:color w:val="auto"/>
          <w:sz w:val="12"/>
          <w:szCs w:val="12"/>
        </w:rPr>
      </w:pPr>
    </w:p>
    <w:p w14:paraId="0148434C" w14:textId="77777777" w:rsidR="00D63A69" w:rsidRPr="004069EA" w:rsidRDefault="00D63A69" w:rsidP="004069EA">
      <w:pPr>
        <w:shd w:val="clear" w:color="auto" w:fill="FFFFFF"/>
        <w:ind w:left="708"/>
        <w:jc w:val="both"/>
        <w:rPr>
          <w:rFonts w:ascii="Calibri" w:hAnsi="Calibri" w:cs="Calibri"/>
          <w:color w:val="auto"/>
          <w:sz w:val="17"/>
          <w:szCs w:val="17"/>
        </w:rPr>
      </w:pPr>
      <w:r w:rsidRPr="004069EA">
        <w:rPr>
          <w:rFonts w:ascii="Calibri" w:hAnsi="Calibri" w:cs="Calibri"/>
          <w:color w:val="auto"/>
          <w:sz w:val="17"/>
          <w:szCs w:val="17"/>
        </w:rPr>
        <w:t xml:space="preserve">Les dispositifs et procédures de sécurité mis en place sont décrits à l’Annexe « Sécurité » du </w:t>
      </w:r>
      <w:commentRangeStart w:id="13"/>
      <w:r w:rsidRPr="004069EA">
        <w:rPr>
          <w:rFonts w:ascii="Calibri" w:hAnsi="Calibri" w:cs="Calibri"/>
          <w:color w:val="auto"/>
          <w:sz w:val="17"/>
          <w:szCs w:val="17"/>
        </w:rPr>
        <w:t>Contrat</w:t>
      </w:r>
      <w:commentRangeEnd w:id="13"/>
      <w:r w:rsidR="004A1D32">
        <w:rPr>
          <w:rStyle w:val="CommentReference"/>
        </w:rPr>
        <w:commentReference w:id="13"/>
      </w:r>
      <w:r w:rsidRPr="004069EA">
        <w:rPr>
          <w:rFonts w:ascii="Calibri" w:hAnsi="Calibri" w:cs="Calibri"/>
          <w:color w:val="auto"/>
          <w:sz w:val="17"/>
          <w:szCs w:val="17"/>
        </w:rPr>
        <w:t>.</w:t>
      </w:r>
      <w:r w:rsidR="00D918F3" w:rsidRPr="004069EA">
        <w:rPr>
          <w:rFonts w:ascii="Calibri" w:hAnsi="Calibri" w:cs="Calibri"/>
          <w:color w:val="auto"/>
          <w:sz w:val="17"/>
          <w:szCs w:val="17"/>
        </w:rPr>
        <w:t xml:space="preserve"> </w:t>
      </w:r>
    </w:p>
    <w:p w14:paraId="4C4A64CB" w14:textId="77777777" w:rsidR="004069EA" w:rsidRDefault="004069EA" w:rsidP="004069EA">
      <w:pPr>
        <w:rPr>
          <w:rFonts w:ascii="Calibri" w:hAnsi="Calibri" w:cs="Calibri"/>
          <w:b/>
          <w:i/>
          <w:color w:val="auto"/>
          <w:sz w:val="17"/>
          <w:szCs w:val="17"/>
        </w:rPr>
      </w:pPr>
    </w:p>
    <w:p w14:paraId="5D09A3B3" w14:textId="77777777" w:rsidR="002B10D3" w:rsidRPr="00946C23" w:rsidRDefault="002B10D3" w:rsidP="004069EA">
      <w:pPr>
        <w:pStyle w:val="ListParagraph"/>
        <w:numPr>
          <w:ilvl w:val="1"/>
          <w:numId w:val="16"/>
        </w:numPr>
        <w:shd w:val="clear" w:color="auto" w:fill="FFFFFF"/>
        <w:jc w:val="both"/>
        <w:rPr>
          <w:rFonts w:ascii="Calibri" w:hAnsi="Calibri" w:cs="Calibri"/>
          <w:b/>
          <w:i/>
          <w:color w:val="auto"/>
          <w:sz w:val="17"/>
          <w:szCs w:val="17"/>
        </w:rPr>
      </w:pPr>
      <w:r w:rsidRPr="00946C23">
        <w:rPr>
          <w:rFonts w:ascii="Calibri" w:hAnsi="Calibri" w:cs="Calibri"/>
          <w:b/>
          <w:i/>
          <w:color w:val="auto"/>
          <w:sz w:val="17"/>
          <w:szCs w:val="17"/>
        </w:rPr>
        <w:t>Organisation du Sous-traitant</w:t>
      </w:r>
    </w:p>
    <w:p w14:paraId="55D9FB2B" w14:textId="77777777" w:rsidR="002B10D3" w:rsidRDefault="002B10D3" w:rsidP="000E6526">
      <w:pPr>
        <w:shd w:val="clear" w:color="auto" w:fill="FFFFFF"/>
        <w:ind w:left="708"/>
        <w:jc w:val="both"/>
        <w:rPr>
          <w:rFonts w:ascii="Calibri" w:hAnsi="Calibri" w:cs="Calibri"/>
          <w:color w:val="auto"/>
          <w:sz w:val="17"/>
          <w:szCs w:val="17"/>
        </w:rPr>
      </w:pPr>
    </w:p>
    <w:p w14:paraId="2685851A" w14:textId="77777777" w:rsidR="002B10D3" w:rsidRDefault="002B10D3"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Le Prestataire s’engage à mettre en place des mesures organisationnelles et techniques </w:t>
      </w:r>
      <w:r w:rsidR="00946C23">
        <w:rPr>
          <w:rFonts w:ascii="Calibri" w:hAnsi="Calibri" w:cs="Calibri"/>
          <w:color w:val="auto"/>
          <w:sz w:val="17"/>
          <w:szCs w:val="17"/>
        </w:rPr>
        <w:t xml:space="preserve">appropriées </w:t>
      </w:r>
      <w:r>
        <w:rPr>
          <w:rFonts w:ascii="Calibri" w:hAnsi="Calibri" w:cs="Calibri"/>
          <w:color w:val="auto"/>
          <w:sz w:val="17"/>
          <w:szCs w:val="17"/>
        </w:rPr>
        <w:t xml:space="preserve">de protection des Données Personnelles par ses collaborateurs, incluant (i) la sensibilisation </w:t>
      </w:r>
      <w:r w:rsidR="00946C23">
        <w:rPr>
          <w:rFonts w:ascii="Calibri" w:hAnsi="Calibri" w:cs="Calibri"/>
          <w:color w:val="auto"/>
          <w:sz w:val="17"/>
          <w:szCs w:val="17"/>
        </w:rPr>
        <w:t xml:space="preserve">par tout moyen de son choix </w:t>
      </w:r>
      <w:r>
        <w:rPr>
          <w:rFonts w:ascii="Calibri" w:hAnsi="Calibri" w:cs="Calibri"/>
          <w:color w:val="auto"/>
          <w:sz w:val="17"/>
          <w:szCs w:val="17"/>
        </w:rPr>
        <w:t>de</w:t>
      </w:r>
      <w:r w:rsidR="004D1318">
        <w:rPr>
          <w:rFonts w:ascii="Calibri" w:hAnsi="Calibri" w:cs="Calibri"/>
          <w:color w:val="auto"/>
          <w:sz w:val="17"/>
          <w:szCs w:val="17"/>
        </w:rPr>
        <w:t xml:space="preserve"> se</w:t>
      </w:r>
      <w:r>
        <w:rPr>
          <w:rFonts w:ascii="Calibri" w:hAnsi="Calibri" w:cs="Calibri"/>
          <w:color w:val="auto"/>
          <w:sz w:val="17"/>
          <w:szCs w:val="17"/>
        </w:rPr>
        <w:t xml:space="preserve">s collaborateurs aux exigences de la protection des Données Personnelles, (ii) le déploiement d’une politique de gestion des accès et des habilitations, (iii) des contrôles du respect des procédures internes et (iv) </w:t>
      </w:r>
      <w:r w:rsidR="00946C23">
        <w:rPr>
          <w:rFonts w:ascii="Calibri" w:hAnsi="Calibri" w:cs="Calibri"/>
          <w:color w:val="auto"/>
          <w:sz w:val="17"/>
          <w:szCs w:val="17"/>
        </w:rPr>
        <w:t>la traçabilité des accès aux Données Personnelles.</w:t>
      </w:r>
    </w:p>
    <w:p w14:paraId="6B50002C" w14:textId="77777777" w:rsidR="00946C23" w:rsidRDefault="00946C23" w:rsidP="000E6526">
      <w:pPr>
        <w:shd w:val="clear" w:color="auto" w:fill="FFFFFF"/>
        <w:ind w:left="708"/>
        <w:jc w:val="both"/>
        <w:rPr>
          <w:rFonts w:ascii="Calibri" w:hAnsi="Calibri" w:cs="Calibri"/>
          <w:color w:val="auto"/>
          <w:sz w:val="17"/>
          <w:szCs w:val="17"/>
        </w:rPr>
      </w:pPr>
    </w:p>
    <w:p w14:paraId="77238DFE" w14:textId="77777777" w:rsidR="00946C23" w:rsidRDefault="00946C23"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En particulier, le Prestataire </w:t>
      </w:r>
      <w:r w:rsidR="00504E9B">
        <w:rPr>
          <w:rFonts w:ascii="Calibri" w:hAnsi="Calibri" w:cs="Calibri"/>
          <w:color w:val="auto"/>
          <w:sz w:val="17"/>
          <w:szCs w:val="17"/>
        </w:rPr>
        <w:t>assure</w:t>
      </w:r>
      <w:r>
        <w:rPr>
          <w:rFonts w:ascii="Calibri" w:hAnsi="Calibri" w:cs="Calibri"/>
          <w:color w:val="auto"/>
          <w:sz w:val="17"/>
          <w:szCs w:val="17"/>
        </w:rPr>
        <w:t xml:space="preserve"> la minimisation des accès aux Données Personnelles afin qu’elles ne soient accessibles qu’aux seules personnes ayant à en connaître pour l’accomplissement de leurs tâches, sous l’autorité de leur hiérarchie au sein du Prestataire, selon les seules instructions données par le Responsable de traitement dans le cadre des seules Finalités stipulées, et pendant la seule durée du Contrat.</w:t>
      </w:r>
    </w:p>
    <w:p w14:paraId="2A0B4CC6" w14:textId="77777777" w:rsidR="002B10D3" w:rsidRDefault="002B10D3" w:rsidP="000E6526">
      <w:pPr>
        <w:shd w:val="clear" w:color="auto" w:fill="FFFFFF"/>
        <w:ind w:left="708"/>
        <w:jc w:val="both"/>
        <w:rPr>
          <w:rFonts w:ascii="Calibri" w:hAnsi="Calibri" w:cs="Calibri"/>
          <w:color w:val="auto"/>
          <w:sz w:val="17"/>
          <w:szCs w:val="17"/>
        </w:rPr>
      </w:pPr>
    </w:p>
    <w:p w14:paraId="0E8D1961" w14:textId="77777777" w:rsidR="00BB3EED" w:rsidRPr="00BB3EED" w:rsidRDefault="00BB3EED" w:rsidP="00BB3EED">
      <w:pPr>
        <w:pStyle w:val="ListParagraph"/>
        <w:numPr>
          <w:ilvl w:val="0"/>
          <w:numId w:val="16"/>
        </w:numPr>
        <w:shd w:val="clear" w:color="auto" w:fill="FFFFFF"/>
        <w:jc w:val="both"/>
        <w:rPr>
          <w:rFonts w:ascii="Calibri" w:hAnsi="Calibri" w:cs="Calibri"/>
          <w:b/>
          <w:smallCaps/>
          <w:color w:val="auto"/>
          <w:sz w:val="20"/>
          <w:szCs w:val="20"/>
        </w:rPr>
      </w:pPr>
      <w:r w:rsidRPr="00BB3EED">
        <w:rPr>
          <w:rFonts w:ascii="Calibri" w:hAnsi="Calibri" w:cs="Calibri"/>
          <w:b/>
          <w:smallCaps/>
          <w:color w:val="auto"/>
          <w:sz w:val="20"/>
          <w:szCs w:val="20"/>
        </w:rPr>
        <w:t>Registre des Traitements</w:t>
      </w:r>
    </w:p>
    <w:p w14:paraId="561362B9" w14:textId="77777777" w:rsidR="00BB3EED" w:rsidRDefault="00BB3EED" w:rsidP="000E6526">
      <w:pPr>
        <w:shd w:val="clear" w:color="auto" w:fill="FFFFFF"/>
        <w:ind w:left="708"/>
        <w:jc w:val="both"/>
        <w:rPr>
          <w:rFonts w:ascii="Calibri" w:hAnsi="Calibri" w:cs="Calibri"/>
          <w:color w:val="auto"/>
          <w:sz w:val="17"/>
          <w:szCs w:val="17"/>
        </w:rPr>
      </w:pPr>
    </w:p>
    <w:p w14:paraId="40BF2DCC" w14:textId="77777777" w:rsidR="00EF5B9F" w:rsidRDefault="00EF5B9F"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Chaque Partie s’engage à répertorier </w:t>
      </w:r>
      <w:r w:rsidR="004A668F">
        <w:rPr>
          <w:rFonts w:ascii="Calibri" w:hAnsi="Calibri" w:cs="Calibri"/>
          <w:color w:val="auto"/>
          <w:sz w:val="17"/>
          <w:szCs w:val="17"/>
        </w:rPr>
        <w:t xml:space="preserve">les Traitements objets des Prestations </w:t>
      </w:r>
      <w:r>
        <w:rPr>
          <w:rFonts w:ascii="Calibri" w:hAnsi="Calibri" w:cs="Calibri"/>
          <w:color w:val="auto"/>
          <w:sz w:val="17"/>
          <w:szCs w:val="17"/>
        </w:rPr>
        <w:t xml:space="preserve">au sein </w:t>
      </w:r>
      <w:r w:rsidR="004A668F">
        <w:rPr>
          <w:rFonts w:ascii="Calibri" w:hAnsi="Calibri" w:cs="Calibri"/>
          <w:color w:val="auto"/>
          <w:sz w:val="17"/>
          <w:szCs w:val="17"/>
        </w:rPr>
        <w:t>d’un</w:t>
      </w:r>
      <w:r>
        <w:rPr>
          <w:rFonts w:ascii="Calibri" w:hAnsi="Calibri" w:cs="Calibri"/>
          <w:color w:val="auto"/>
          <w:sz w:val="17"/>
          <w:szCs w:val="17"/>
        </w:rPr>
        <w:t xml:space="preserve"> registre</w:t>
      </w:r>
      <w:r w:rsidR="004A668F">
        <w:rPr>
          <w:rFonts w:ascii="Calibri" w:hAnsi="Calibri" w:cs="Calibri"/>
          <w:color w:val="auto"/>
          <w:sz w:val="17"/>
          <w:szCs w:val="17"/>
        </w:rPr>
        <w:t xml:space="preserve"> écrit</w:t>
      </w:r>
      <w:r>
        <w:rPr>
          <w:rFonts w:ascii="Calibri" w:hAnsi="Calibri" w:cs="Calibri"/>
          <w:color w:val="auto"/>
          <w:sz w:val="17"/>
          <w:szCs w:val="17"/>
        </w:rPr>
        <w:t xml:space="preserve"> des </w:t>
      </w:r>
      <w:r w:rsidR="004A668F">
        <w:rPr>
          <w:rFonts w:ascii="Calibri" w:hAnsi="Calibri" w:cs="Calibri"/>
          <w:color w:val="auto"/>
          <w:sz w:val="17"/>
          <w:szCs w:val="17"/>
        </w:rPr>
        <w:t>t</w:t>
      </w:r>
      <w:r>
        <w:rPr>
          <w:rFonts w:ascii="Calibri" w:hAnsi="Calibri" w:cs="Calibri"/>
          <w:color w:val="auto"/>
          <w:sz w:val="17"/>
          <w:szCs w:val="17"/>
        </w:rPr>
        <w:t>raitements. Le Sous-traitant indiquera au sein de son registre les Traitements qu’il effectue au nom et pour le compte du Responsable de traitement conformément aux exigences de l’article 30</w:t>
      </w:r>
      <w:r w:rsidR="004D1318">
        <w:rPr>
          <w:rFonts w:ascii="Calibri" w:hAnsi="Calibri" w:cs="Calibri"/>
          <w:color w:val="auto"/>
          <w:sz w:val="17"/>
          <w:szCs w:val="17"/>
        </w:rPr>
        <w:t>,</w:t>
      </w:r>
      <w:r>
        <w:rPr>
          <w:rFonts w:ascii="Calibri" w:hAnsi="Calibri" w:cs="Calibri"/>
          <w:color w:val="auto"/>
          <w:sz w:val="17"/>
          <w:szCs w:val="17"/>
        </w:rPr>
        <w:t xml:space="preserve"> 2° de la Règlementation. Le Client est responsable de son propre registre des Traitements conformément aux exigences de l’article 30 1° de la Règlementation.</w:t>
      </w:r>
    </w:p>
    <w:p w14:paraId="014CB5BE" w14:textId="77777777" w:rsidR="00EF5B9F" w:rsidRDefault="00EF5B9F" w:rsidP="000E6526">
      <w:pPr>
        <w:shd w:val="clear" w:color="auto" w:fill="FFFFFF"/>
        <w:ind w:left="708"/>
        <w:jc w:val="both"/>
        <w:rPr>
          <w:rFonts w:ascii="Calibri" w:hAnsi="Calibri" w:cs="Calibri"/>
          <w:color w:val="auto"/>
          <w:sz w:val="17"/>
          <w:szCs w:val="17"/>
        </w:rPr>
      </w:pPr>
    </w:p>
    <w:p w14:paraId="76E4EA33" w14:textId="77777777" w:rsidR="007255C7" w:rsidRPr="00BB3EED" w:rsidRDefault="007255C7" w:rsidP="00BB3EED">
      <w:pPr>
        <w:pStyle w:val="ListParagraph"/>
        <w:numPr>
          <w:ilvl w:val="0"/>
          <w:numId w:val="16"/>
        </w:numPr>
        <w:shd w:val="clear" w:color="auto" w:fill="FFFFFF"/>
        <w:jc w:val="both"/>
        <w:rPr>
          <w:rFonts w:ascii="Calibri" w:hAnsi="Calibri" w:cs="Calibri"/>
          <w:b/>
          <w:smallCaps/>
          <w:color w:val="auto"/>
          <w:sz w:val="20"/>
          <w:szCs w:val="20"/>
        </w:rPr>
      </w:pPr>
      <w:r w:rsidRPr="00BB3EED">
        <w:rPr>
          <w:rFonts w:ascii="Calibri" w:hAnsi="Calibri" w:cs="Calibri"/>
          <w:b/>
          <w:smallCaps/>
          <w:color w:val="auto"/>
          <w:sz w:val="20"/>
          <w:szCs w:val="20"/>
        </w:rPr>
        <w:t>Gestion des demandes des personnes concernées</w:t>
      </w:r>
    </w:p>
    <w:p w14:paraId="46F99EDD" w14:textId="77777777" w:rsidR="007255C7" w:rsidRDefault="007255C7" w:rsidP="000E6526">
      <w:pPr>
        <w:shd w:val="clear" w:color="auto" w:fill="FFFFFF"/>
        <w:ind w:left="708"/>
        <w:jc w:val="both"/>
        <w:rPr>
          <w:rFonts w:ascii="Calibri" w:hAnsi="Calibri" w:cs="Calibri"/>
          <w:color w:val="auto"/>
          <w:sz w:val="17"/>
          <w:szCs w:val="17"/>
        </w:rPr>
      </w:pPr>
    </w:p>
    <w:p w14:paraId="71505EB9" w14:textId="77777777" w:rsidR="00BB3EED" w:rsidRDefault="00EF5B9F"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Le Sous-traitant peut devoir assister le Responsable de traitement en cas de demande d’exercice de ses droits par une personne concernée. Les demandes d’une personne concernée peuvent tendre à l’accès, la rectification, l’effacement ou la portabilité de ses Données Personnelles, </w:t>
      </w:r>
      <w:r w:rsidR="00C67D1A">
        <w:rPr>
          <w:rFonts w:ascii="Calibri" w:hAnsi="Calibri" w:cs="Calibri"/>
          <w:color w:val="auto"/>
          <w:sz w:val="17"/>
          <w:szCs w:val="17"/>
        </w:rPr>
        <w:t xml:space="preserve">le droit de ne pas faire l’objet d’une décision individuelle exclusivement automatisée, </w:t>
      </w:r>
      <w:r>
        <w:rPr>
          <w:rFonts w:ascii="Calibri" w:hAnsi="Calibri" w:cs="Calibri"/>
          <w:color w:val="auto"/>
          <w:sz w:val="17"/>
          <w:szCs w:val="17"/>
        </w:rPr>
        <w:t>ou encore la limitation ou l’opposition à un Traitement effectué sur ses Données Personnelles. Si le Traitement effectué dépend du consentement préalable de la personne concernée, celle-ci doit pouvoir révoquer son consentement.</w:t>
      </w:r>
    </w:p>
    <w:p w14:paraId="334EC243" w14:textId="77777777" w:rsidR="00EF5B9F" w:rsidRDefault="00EF5B9F" w:rsidP="000E6526">
      <w:pPr>
        <w:shd w:val="clear" w:color="auto" w:fill="FFFFFF"/>
        <w:ind w:left="708"/>
        <w:jc w:val="both"/>
        <w:rPr>
          <w:rFonts w:ascii="Calibri" w:hAnsi="Calibri" w:cs="Calibri"/>
          <w:color w:val="auto"/>
          <w:sz w:val="17"/>
          <w:szCs w:val="17"/>
        </w:rPr>
      </w:pPr>
    </w:p>
    <w:p w14:paraId="6F7F6345" w14:textId="77777777" w:rsidR="00EF5B9F" w:rsidRDefault="00EF5B9F"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Le </w:t>
      </w:r>
      <w:r w:rsidR="00C67D1A">
        <w:rPr>
          <w:rFonts w:ascii="Calibri" w:hAnsi="Calibri" w:cs="Calibri"/>
          <w:color w:val="auto"/>
          <w:sz w:val="17"/>
          <w:szCs w:val="17"/>
        </w:rPr>
        <w:t>Sous-traitant</w:t>
      </w:r>
      <w:r>
        <w:rPr>
          <w:rFonts w:ascii="Calibri" w:hAnsi="Calibri" w:cs="Calibri"/>
          <w:color w:val="auto"/>
          <w:sz w:val="17"/>
          <w:szCs w:val="17"/>
        </w:rPr>
        <w:t xml:space="preserve"> s’engage à déployer une procédure ou un dispositif permettant de répondre de manière simple et sécurisée aux demandes émanant des personnes concernées, s’agissant des Données Personnelles qu’il collecte, traite ou conserve dans le cadre de ses Prestations.</w:t>
      </w:r>
    </w:p>
    <w:p w14:paraId="05105398" w14:textId="77777777" w:rsidR="004D1318" w:rsidRDefault="004D1318" w:rsidP="000E6526">
      <w:pPr>
        <w:shd w:val="clear" w:color="auto" w:fill="FFFFFF"/>
        <w:ind w:left="708"/>
        <w:jc w:val="both"/>
        <w:rPr>
          <w:rFonts w:ascii="Calibri" w:hAnsi="Calibri" w:cs="Calibri"/>
          <w:color w:val="auto"/>
          <w:sz w:val="17"/>
          <w:szCs w:val="17"/>
        </w:rPr>
      </w:pPr>
    </w:p>
    <w:p w14:paraId="5E6395B4" w14:textId="77777777" w:rsidR="004D1318" w:rsidRDefault="004D1318" w:rsidP="004D1318">
      <w:pPr>
        <w:shd w:val="clear" w:color="auto" w:fill="FFFFFF"/>
        <w:ind w:left="708"/>
        <w:jc w:val="both"/>
        <w:rPr>
          <w:rFonts w:ascii="Calibri" w:hAnsi="Calibri" w:cs="Calibri"/>
          <w:color w:val="auto"/>
          <w:sz w:val="17"/>
          <w:szCs w:val="17"/>
        </w:rPr>
      </w:pPr>
      <w:r>
        <w:rPr>
          <w:rFonts w:ascii="Calibri" w:hAnsi="Calibri" w:cs="Calibri"/>
          <w:color w:val="auto"/>
          <w:sz w:val="17"/>
          <w:szCs w:val="17"/>
        </w:rPr>
        <w:lastRenderedPageBreak/>
        <w:t>Si une demande d’une personne concernée parvient directement au Sous-traitant, celui-ci la renvoie sans délai (dans le cadre de ses jours et heures ouvrées) au Responsable de traitement pour que celui-ci prenne en charge la réponse à la personne concernée.</w:t>
      </w:r>
    </w:p>
    <w:p w14:paraId="2D731008" w14:textId="77777777" w:rsidR="007255C7" w:rsidRDefault="007255C7" w:rsidP="000E6526">
      <w:pPr>
        <w:shd w:val="clear" w:color="auto" w:fill="FFFFFF"/>
        <w:ind w:left="708"/>
        <w:jc w:val="both"/>
        <w:rPr>
          <w:rFonts w:ascii="Calibri" w:hAnsi="Calibri" w:cs="Calibri"/>
          <w:color w:val="auto"/>
          <w:sz w:val="17"/>
          <w:szCs w:val="17"/>
        </w:rPr>
      </w:pPr>
    </w:p>
    <w:p w14:paraId="323ABD20" w14:textId="77777777" w:rsidR="007255C7" w:rsidRPr="00BB3EED" w:rsidRDefault="007255C7" w:rsidP="00BB3EED">
      <w:pPr>
        <w:pStyle w:val="ListParagraph"/>
        <w:numPr>
          <w:ilvl w:val="0"/>
          <w:numId w:val="16"/>
        </w:numPr>
        <w:shd w:val="clear" w:color="auto" w:fill="FFFFFF"/>
        <w:jc w:val="both"/>
        <w:rPr>
          <w:rFonts w:ascii="Calibri" w:hAnsi="Calibri" w:cs="Calibri"/>
          <w:b/>
          <w:smallCaps/>
          <w:color w:val="auto"/>
          <w:sz w:val="20"/>
          <w:szCs w:val="20"/>
        </w:rPr>
      </w:pPr>
      <w:r w:rsidRPr="00BB3EED">
        <w:rPr>
          <w:rFonts w:ascii="Calibri" w:hAnsi="Calibri" w:cs="Calibri"/>
          <w:b/>
          <w:smallCaps/>
          <w:color w:val="auto"/>
          <w:sz w:val="20"/>
          <w:szCs w:val="20"/>
        </w:rPr>
        <w:t>Gestion des Violations de Données Personnelles</w:t>
      </w:r>
    </w:p>
    <w:p w14:paraId="127653A3" w14:textId="77777777" w:rsidR="007255C7" w:rsidRDefault="007255C7" w:rsidP="000E6526">
      <w:pPr>
        <w:shd w:val="clear" w:color="auto" w:fill="FFFFFF"/>
        <w:ind w:left="708"/>
        <w:jc w:val="both"/>
        <w:rPr>
          <w:rFonts w:ascii="Calibri" w:hAnsi="Calibri" w:cs="Calibri"/>
          <w:color w:val="auto"/>
          <w:sz w:val="17"/>
          <w:szCs w:val="17"/>
        </w:rPr>
      </w:pPr>
    </w:p>
    <w:p w14:paraId="607353FA" w14:textId="77777777" w:rsidR="00C67D1A" w:rsidRDefault="00C67D1A" w:rsidP="00C67D1A">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Le Sous-traitant s’engage à mettre en place et maintenir des dispositifs et procédures de détection des éventuelles Violations de Données Personnelles telles qu’elles figurent sur son système d’information. </w:t>
      </w:r>
    </w:p>
    <w:p w14:paraId="43698DC3" w14:textId="77777777" w:rsidR="00C67D1A" w:rsidRDefault="00C67D1A" w:rsidP="00C67D1A">
      <w:pPr>
        <w:shd w:val="clear" w:color="auto" w:fill="FFFFFF"/>
        <w:ind w:left="708"/>
        <w:jc w:val="both"/>
        <w:rPr>
          <w:rFonts w:ascii="Calibri" w:hAnsi="Calibri" w:cs="Calibri"/>
          <w:color w:val="auto"/>
          <w:sz w:val="17"/>
          <w:szCs w:val="17"/>
        </w:rPr>
      </w:pPr>
    </w:p>
    <w:p w14:paraId="437059EA" w14:textId="77777777" w:rsidR="00C67D1A" w:rsidRDefault="00C67D1A" w:rsidP="00C67D1A">
      <w:pPr>
        <w:shd w:val="clear" w:color="auto" w:fill="FFFFFF"/>
        <w:ind w:left="708"/>
        <w:jc w:val="both"/>
        <w:rPr>
          <w:rFonts w:ascii="Calibri" w:hAnsi="Calibri" w:cs="Calibri"/>
          <w:color w:val="auto"/>
          <w:sz w:val="17"/>
          <w:szCs w:val="17"/>
        </w:rPr>
      </w:pPr>
      <w:r>
        <w:rPr>
          <w:rFonts w:ascii="Calibri" w:hAnsi="Calibri" w:cs="Calibri"/>
          <w:color w:val="auto"/>
          <w:sz w:val="17"/>
          <w:szCs w:val="17"/>
        </w:rPr>
        <w:t>En cas de Violation de Données Personnelles constatée ou seulement suspectée sur le système d’information du Sous-traitant, le Sous-traitant s’engage à (i) a</w:t>
      </w:r>
      <w:r w:rsidRPr="00A0647D">
        <w:rPr>
          <w:rFonts w:ascii="Calibri" w:hAnsi="Calibri" w:cs="Calibri"/>
          <w:color w:val="auto"/>
          <w:sz w:val="17"/>
          <w:szCs w:val="17"/>
        </w:rPr>
        <w:t xml:space="preserve">lerter le Responsable de traitement </w:t>
      </w:r>
      <w:r>
        <w:rPr>
          <w:rFonts w:ascii="Calibri" w:hAnsi="Calibri" w:cs="Calibri"/>
          <w:color w:val="auto"/>
          <w:sz w:val="17"/>
          <w:szCs w:val="17"/>
        </w:rPr>
        <w:t>par écrit dans les meilleurs délais, (ii) mettre en place toute solution palliative limitant ou supprimant la Violation de Données Personnelles et (iii) investiguer les raisons de la Violation constatée ou suspectée.</w:t>
      </w:r>
    </w:p>
    <w:p w14:paraId="48364B50" w14:textId="77777777" w:rsidR="000450CB" w:rsidRDefault="000450CB" w:rsidP="004069EA">
      <w:pPr>
        <w:shd w:val="clear" w:color="auto" w:fill="FFFFFF"/>
        <w:jc w:val="both"/>
        <w:rPr>
          <w:rFonts w:ascii="Calibri" w:hAnsi="Calibri" w:cs="Calibri"/>
          <w:color w:val="auto"/>
          <w:sz w:val="17"/>
          <w:szCs w:val="17"/>
        </w:rPr>
      </w:pPr>
    </w:p>
    <w:p w14:paraId="65F405B7" w14:textId="77777777" w:rsidR="00A43EF8" w:rsidRDefault="00C67D1A" w:rsidP="00A43EF8">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En cas de risque pour les droits et libertés des personnes, déterminé par le Responsable de traitement, le Sous-traitant assistera le Responsable de traitement dans la documentation de la notification que ce dernier doit adresser à l’autorité de contrôle, en lui communiquant par écrit tout élément lié à la Violation de Données Personnelles. </w:t>
      </w:r>
    </w:p>
    <w:p w14:paraId="5D8C2C86" w14:textId="77777777" w:rsidR="00A43EF8" w:rsidRDefault="00A43EF8" w:rsidP="00A43EF8">
      <w:pPr>
        <w:shd w:val="clear" w:color="auto" w:fill="FFFFFF"/>
        <w:ind w:left="708"/>
        <w:jc w:val="both"/>
        <w:rPr>
          <w:rFonts w:ascii="Calibri" w:hAnsi="Calibri" w:cs="Calibri"/>
          <w:color w:val="auto"/>
          <w:sz w:val="17"/>
          <w:szCs w:val="17"/>
        </w:rPr>
      </w:pPr>
    </w:p>
    <w:p w14:paraId="6594F1DC" w14:textId="77777777" w:rsidR="00A43EF8" w:rsidRDefault="00A43EF8" w:rsidP="00A43EF8">
      <w:pPr>
        <w:shd w:val="clear" w:color="auto" w:fill="FFFFFF"/>
        <w:ind w:left="708"/>
        <w:jc w:val="both"/>
        <w:rPr>
          <w:rFonts w:ascii="Calibri" w:hAnsi="Calibri" w:cs="Calibri"/>
          <w:color w:val="auto"/>
          <w:sz w:val="17"/>
          <w:szCs w:val="17"/>
        </w:rPr>
      </w:pPr>
      <w:r>
        <w:rPr>
          <w:rFonts w:ascii="Calibri" w:hAnsi="Calibri" w:cs="Calibri"/>
          <w:color w:val="auto"/>
          <w:sz w:val="17"/>
          <w:szCs w:val="17"/>
        </w:rPr>
        <w:t>Il incombe au seul Responsable de traitement d’adresser le cas échéant à l’autorité de contrôle la notification prévue à l’article 33 de la Règlementation, et de décider s’il doit informer les personnes concernées également.</w:t>
      </w:r>
    </w:p>
    <w:p w14:paraId="1E0F7551" w14:textId="77777777" w:rsidR="00C67D1A" w:rsidRDefault="00C67D1A" w:rsidP="00C67D1A">
      <w:pPr>
        <w:shd w:val="clear" w:color="auto" w:fill="FFFFFF"/>
        <w:ind w:left="708"/>
        <w:jc w:val="both"/>
        <w:rPr>
          <w:rFonts w:ascii="Calibri" w:hAnsi="Calibri" w:cs="Calibri"/>
          <w:color w:val="auto"/>
          <w:sz w:val="17"/>
          <w:szCs w:val="17"/>
        </w:rPr>
      </w:pPr>
    </w:p>
    <w:p w14:paraId="52146995" w14:textId="77777777" w:rsidR="00C67D1A" w:rsidRDefault="00C67D1A" w:rsidP="00C67D1A">
      <w:pPr>
        <w:shd w:val="clear" w:color="auto" w:fill="FFFFFF"/>
        <w:ind w:left="708"/>
        <w:jc w:val="both"/>
        <w:rPr>
          <w:rFonts w:ascii="Calibri" w:hAnsi="Calibri" w:cs="Calibri"/>
          <w:color w:val="auto"/>
          <w:sz w:val="17"/>
          <w:szCs w:val="17"/>
        </w:rPr>
      </w:pPr>
      <w:r>
        <w:rPr>
          <w:rFonts w:ascii="Calibri" w:hAnsi="Calibri" w:cs="Calibri"/>
          <w:color w:val="auto"/>
          <w:sz w:val="17"/>
          <w:szCs w:val="17"/>
        </w:rPr>
        <w:t>S’il ne dispose pas immédiatement de l’ensemble des informations requises, le Sous-traitant le signale au Responsable de traitement, et complète son signalement dans les meilleurs délais.</w:t>
      </w:r>
      <w:r w:rsidR="00A43EF8">
        <w:rPr>
          <w:rFonts w:ascii="Calibri" w:hAnsi="Calibri" w:cs="Calibri"/>
          <w:color w:val="auto"/>
          <w:sz w:val="17"/>
          <w:szCs w:val="17"/>
        </w:rPr>
        <w:t xml:space="preserve"> </w:t>
      </w:r>
      <w:r>
        <w:rPr>
          <w:rFonts w:ascii="Calibri" w:hAnsi="Calibri" w:cs="Calibri"/>
          <w:color w:val="auto"/>
          <w:sz w:val="17"/>
          <w:szCs w:val="17"/>
        </w:rPr>
        <w:t>Tout Sous-traitant ultérieur auquel recourrait le Sous-traitant doit avoir mis en place une procédure similaire.</w:t>
      </w:r>
    </w:p>
    <w:p w14:paraId="74236C11" w14:textId="77777777" w:rsidR="007255C7" w:rsidRDefault="007255C7" w:rsidP="000E6526">
      <w:pPr>
        <w:shd w:val="clear" w:color="auto" w:fill="FFFFFF"/>
        <w:ind w:left="708"/>
        <w:jc w:val="both"/>
        <w:rPr>
          <w:rFonts w:ascii="Calibri" w:hAnsi="Calibri" w:cs="Calibri"/>
          <w:color w:val="auto"/>
          <w:sz w:val="17"/>
          <w:szCs w:val="17"/>
        </w:rPr>
      </w:pPr>
    </w:p>
    <w:p w14:paraId="0DF5BA72" w14:textId="77777777" w:rsidR="007255C7" w:rsidRPr="00BB3EED" w:rsidRDefault="007255C7" w:rsidP="00BB3EED">
      <w:pPr>
        <w:pStyle w:val="ListParagraph"/>
        <w:numPr>
          <w:ilvl w:val="0"/>
          <w:numId w:val="16"/>
        </w:numPr>
        <w:shd w:val="clear" w:color="auto" w:fill="FFFFFF"/>
        <w:jc w:val="both"/>
        <w:rPr>
          <w:rFonts w:ascii="Calibri" w:hAnsi="Calibri" w:cs="Calibri"/>
          <w:b/>
          <w:smallCaps/>
          <w:color w:val="auto"/>
          <w:sz w:val="20"/>
          <w:szCs w:val="20"/>
        </w:rPr>
      </w:pPr>
      <w:r w:rsidRPr="00BB3EED">
        <w:rPr>
          <w:rFonts w:ascii="Calibri" w:hAnsi="Calibri" w:cs="Calibri"/>
          <w:b/>
          <w:smallCaps/>
          <w:color w:val="auto"/>
          <w:sz w:val="20"/>
          <w:szCs w:val="20"/>
        </w:rPr>
        <w:t xml:space="preserve">Assistance </w:t>
      </w:r>
      <w:r w:rsidR="00A43EF8">
        <w:rPr>
          <w:rFonts w:ascii="Calibri" w:hAnsi="Calibri" w:cs="Calibri"/>
          <w:b/>
          <w:smallCaps/>
          <w:color w:val="auto"/>
          <w:sz w:val="20"/>
          <w:szCs w:val="20"/>
        </w:rPr>
        <w:t>au Responsable de traitement</w:t>
      </w:r>
      <w:r w:rsidRPr="00BB3EED">
        <w:rPr>
          <w:rFonts w:ascii="Calibri" w:hAnsi="Calibri" w:cs="Calibri"/>
          <w:b/>
          <w:smallCaps/>
          <w:color w:val="auto"/>
          <w:sz w:val="20"/>
          <w:szCs w:val="20"/>
        </w:rPr>
        <w:t xml:space="preserve"> </w:t>
      </w:r>
    </w:p>
    <w:p w14:paraId="26FE5B0B" w14:textId="77777777" w:rsidR="007255C7" w:rsidRDefault="007255C7" w:rsidP="000E6526">
      <w:pPr>
        <w:shd w:val="clear" w:color="auto" w:fill="FFFFFF"/>
        <w:ind w:left="708"/>
        <w:jc w:val="both"/>
        <w:rPr>
          <w:rFonts w:ascii="Calibri" w:hAnsi="Calibri" w:cs="Calibri"/>
          <w:color w:val="auto"/>
          <w:sz w:val="17"/>
          <w:szCs w:val="17"/>
        </w:rPr>
      </w:pPr>
    </w:p>
    <w:p w14:paraId="06F76E3F" w14:textId="77777777" w:rsidR="00A43EF8" w:rsidRDefault="00A43EF8" w:rsidP="00A43EF8">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Le Sous-traitant alertera le Client par écrit s’il constate une non-conformité grave et manifeste entre les besoins exprimés par le Responsable de traitement dans le cadre du Contrat, et les exigences de la Règlementation. Cependant, en aucun cas le Sous-traitant ne peut être tenu responsable (i) des non-conformités des Traitements du fait du Responsable de traitement ou (ii) de l’absence de détection d’une non-conformité qui ne serait pas grave et manifeste.  </w:t>
      </w:r>
    </w:p>
    <w:p w14:paraId="5D4D11AB" w14:textId="77777777" w:rsidR="00A43EF8" w:rsidRDefault="00A43EF8" w:rsidP="00A43EF8">
      <w:pPr>
        <w:shd w:val="clear" w:color="auto" w:fill="FFFFFF"/>
        <w:ind w:left="708"/>
        <w:jc w:val="both"/>
        <w:rPr>
          <w:rFonts w:ascii="Calibri" w:hAnsi="Calibri" w:cs="Calibri"/>
          <w:color w:val="auto"/>
          <w:sz w:val="17"/>
          <w:szCs w:val="17"/>
        </w:rPr>
      </w:pPr>
    </w:p>
    <w:p w14:paraId="70ABC275" w14:textId="77777777" w:rsidR="00A43EF8" w:rsidRDefault="00A43EF8" w:rsidP="00A43EF8">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Le Sous-traitant pourra apporter son assistance au Responsable de traitement, notamment en répondant aux questions orales ou écrites de ce dernier, en cas de demande ou d’enquête d’une autorité de contrôle. </w:t>
      </w:r>
    </w:p>
    <w:p w14:paraId="084FED95" w14:textId="77777777" w:rsidR="00A43EF8" w:rsidRDefault="00A43EF8" w:rsidP="00A43EF8">
      <w:pPr>
        <w:shd w:val="clear" w:color="auto" w:fill="FFFFFF"/>
        <w:ind w:left="708"/>
        <w:jc w:val="both"/>
        <w:rPr>
          <w:rFonts w:ascii="Calibri" w:hAnsi="Calibri" w:cs="Calibri"/>
          <w:color w:val="auto"/>
          <w:sz w:val="17"/>
          <w:szCs w:val="17"/>
        </w:rPr>
      </w:pPr>
    </w:p>
    <w:p w14:paraId="7D5A0FF8" w14:textId="77777777" w:rsidR="00A43EF8" w:rsidRDefault="00A43EF8" w:rsidP="00A43EF8">
      <w:pPr>
        <w:shd w:val="clear" w:color="auto" w:fill="FFFFFF"/>
        <w:ind w:left="708"/>
        <w:jc w:val="both"/>
        <w:rPr>
          <w:rFonts w:ascii="Calibri" w:hAnsi="Calibri" w:cs="Calibri"/>
          <w:color w:val="auto"/>
          <w:sz w:val="17"/>
          <w:szCs w:val="17"/>
        </w:rPr>
      </w:pPr>
      <w:r>
        <w:rPr>
          <w:rFonts w:ascii="Calibri" w:hAnsi="Calibri" w:cs="Calibri"/>
          <w:color w:val="auto"/>
          <w:sz w:val="17"/>
          <w:szCs w:val="17"/>
        </w:rPr>
        <w:t>Par tout moyen de son choix, le Sous-traitant pourra assister le Responsable de traitement en cas d’analyse préalable d’impact que le Responsable de traitement souhaitera mener sur le périmètre des Traitements en cause. En fonction des conclusions de l’analyse d’impact préalable, les Parties pourront convenir de modalités de sécurité complémentaires, ainsi que des modalités calendaires et budgétaires de leur déploiement.</w:t>
      </w:r>
    </w:p>
    <w:p w14:paraId="032388B2" w14:textId="77777777" w:rsidR="00582CED" w:rsidRDefault="00582CED" w:rsidP="000E6526">
      <w:pPr>
        <w:shd w:val="clear" w:color="auto" w:fill="FFFFFF"/>
        <w:ind w:left="708"/>
        <w:jc w:val="both"/>
        <w:rPr>
          <w:rFonts w:ascii="Calibri" w:hAnsi="Calibri" w:cs="Calibri"/>
          <w:color w:val="auto"/>
          <w:sz w:val="17"/>
          <w:szCs w:val="17"/>
        </w:rPr>
      </w:pPr>
    </w:p>
    <w:p w14:paraId="053FC1DA" w14:textId="77777777" w:rsidR="00582CED" w:rsidRPr="00A43EF8" w:rsidRDefault="00582CED" w:rsidP="00A43EF8">
      <w:pPr>
        <w:pStyle w:val="ListParagraph"/>
        <w:numPr>
          <w:ilvl w:val="0"/>
          <w:numId w:val="16"/>
        </w:numPr>
        <w:shd w:val="clear" w:color="auto" w:fill="FFFFFF"/>
        <w:jc w:val="both"/>
        <w:rPr>
          <w:rFonts w:ascii="Calibri" w:hAnsi="Calibri" w:cs="Calibri"/>
          <w:b/>
          <w:smallCaps/>
          <w:color w:val="auto"/>
          <w:sz w:val="20"/>
          <w:szCs w:val="20"/>
        </w:rPr>
      </w:pPr>
      <w:r w:rsidRPr="00A43EF8">
        <w:rPr>
          <w:rFonts w:ascii="Calibri" w:hAnsi="Calibri" w:cs="Calibri"/>
          <w:b/>
          <w:smallCaps/>
          <w:color w:val="auto"/>
          <w:sz w:val="20"/>
          <w:szCs w:val="20"/>
        </w:rPr>
        <w:t>Audit</w:t>
      </w:r>
    </w:p>
    <w:p w14:paraId="79FC699D" w14:textId="77777777" w:rsidR="00582CED" w:rsidRDefault="00582CED" w:rsidP="000E6526">
      <w:pPr>
        <w:shd w:val="clear" w:color="auto" w:fill="FFFFFF"/>
        <w:ind w:left="708"/>
        <w:jc w:val="both"/>
        <w:rPr>
          <w:rFonts w:ascii="Calibri" w:hAnsi="Calibri" w:cs="Calibri"/>
          <w:color w:val="auto"/>
          <w:sz w:val="17"/>
          <w:szCs w:val="17"/>
        </w:rPr>
      </w:pPr>
    </w:p>
    <w:p w14:paraId="636C9D51" w14:textId="77777777" w:rsidR="00582CED" w:rsidRDefault="00582CED"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Une (1) fois par an, le Responsable de traitement aura la faculté de diligenter un audit portant spécifiquement sur la mise en œuvre par le Sous-traitant des engagements de sécurité et mesures organisationnelles et techniques stipulés à la présente Annexe, sur le seul périmètre des Données Personnelles et Prestations liées au Contrat, à l’exclusion stricte (i) de tout élément du système d’information du Prestataire non concerné par le Contrat, (ii) de toute donnée personnelle des autres clients du Prestataire, (iii) de tout élément constitutif du secret d’affaires ou du secret industriel du Prestataire, et (iv) dans le respect de la propriété intellectuelle, des procédures de sécurité</w:t>
      </w:r>
      <w:r w:rsidR="00DC07DD">
        <w:rPr>
          <w:rFonts w:ascii="Calibri" w:hAnsi="Calibri" w:cs="Calibri"/>
          <w:color w:val="auto"/>
          <w:sz w:val="17"/>
          <w:szCs w:val="17"/>
        </w:rPr>
        <w:t>, de la disponibilité des collaborateur</w:t>
      </w:r>
      <w:r>
        <w:rPr>
          <w:rFonts w:ascii="Calibri" w:hAnsi="Calibri" w:cs="Calibri"/>
          <w:color w:val="auto"/>
          <w:sz w:val="17"/>
          <w:szCs w:val="17"/>
        </w:rPr>
        <w:t xml:space="preserve"> et de la production normale du Prestataire.</w:t>
      </w:r>
    </w:p>
    <w:p w14:paraId="58DC0FB4" w14:textId="77777777" w:rsidR="00582CED" w:rsidRDefault="00582CED" w:rsidP="000E6526">
      <w:pPr>
        <w:shd w:val="clear" w:color="auto" w:fill="FFFFFF"/>
        <w:ind w:left="708"/>
        <w:jc w:val="both"/>
        <w:rPr>
          <w:rFonts w:ascii="Calibri" w:hAnsi="Calibri" w:cs="Calibri"/>
          <w:color w:val="auto"/>
          <w:sz w:val="17"/>
          <w:szCs w:val="17"/>
        </w:rPr>
      </w:pPr>
    </w:p>
    <w:p w14:paraId="0D536015" w14:textId="77777777" w:rsidR="00582CED" w:rsidRDefault="00582CED"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Le Prestataire devra valider au préalable l’identité de l’auditeur, et pourra le récuser s’il appartient à une entreprise concurrente du Prestataire. Le coût de l’audit est à la charge du Client. Si l’audit identifie une non-conformité aux engagements du Prestataire, celui-ci y remédie dans les meilleurs délais et en adresse confirmation écrite au Client.</w:t>
      </w:r>
      <w:r w:rsidR="006E52F0">
        <w:rPr>
          <w:rFonts w:ascii="Calibri" w:hAnsi="Calibri" w:cs="Calibri"/>
          <w:color w:val="auto"/>
          <w:sz w:val="17"/>
          <w:szCs w:val="17"/>
        </w:rPr>
        <w:t xml:space="preserve"> En toute hypothèse, le rapport d’audit est transmis par écrit au Prestataire, qui pourra faire valoir ses observations.</w:t>
      </w:r>
    </w:p>
    <w:p w14:paraId="5299CA7D" w14:textId="77777777" w:rsidR="00582CED" w:rsidRDefault="00582CED" w:rsidP="000E6526">
      <w:pPr>
        <w:shd w:val="clear" w:color="auto" w:fill="FFFFFF"/>
        <w:ind w:left="708"/>
        <w:jc w:val="both"/>
        <w:rPr>
          <w:rFonts w:ascii="Calibri" w:hAnsi="Calibri" w:cs="Calibri"/>
          <w:color w:val="auto"/>
          <w:sz w:val="17"/>
          <w:szCs w:val="17"/>
        </w:rPr>
      </w:pPr>
    </w:p>
    <w:p w14:paraId="70F9F479" w14:textId="77777777" w:rsidR="00582CED" w:rsidRDefault="00582CED" w:rsidP="000E6526">
      <w:pPr>
        <w:shd w:val="clear" w:color="auto" w:fill="FFFFFF"/>
        <w:ind w:left="708"/>
        <w:jc w:val="both"/>
        <w:rPr>
          <w:rFonts w:ascii="Calibri" w:hAnsi="Calibri" w:cs="Calibri"/>
          <w:color w:val="auto"/>
          <w:sz w:val="17"/>
          <w:szCs w:val="17"/>
        </w:rPr>
      </w:pPr>
    </w:p>
    <w:p w14:paraId="4024C8B5" w14:textId="77777777" w:rsidR="007255C7" w:rsidRPr="00BB3EED" w:rsidRDefault="007255C7" w:rsidP="00BB3EED">
      <w:pPr>
        <w:pStyle w:val="ListParagraph"/>
        <w:numPr>
          <w:ilvl w:val="0"/>
          <w:numId w:val="16"/>
        </w:numPr>
        <w:shd w:val="clear" w:color="auto" w:fill="FFFFFF"/>
        <w:jc w:val="both"/>
        <w:rPr>
          <w:rFonts w:ascii="Calibri" w:hAnsi="Calibri" w:cs="Calibri"/>
          <w:b/>
          <w:smallCaps/>
          <w:color w:val="auto"/>
          <w:sz w:val="20"/>
          <w:szCs w:val="20"/>
        </w:rPr>
      </w:pPr>
      <w:r w:rsidRPr="00BB3EED">
        <w:rPr>
          <w:rFonts w:ascii="Calibri" w:hAnsi="Calibri" w:cs="Calibri"/>
          <w:b/>
          <w:smallCaps/>
          <w:color w:val="auto"/>
          <w:sz w:val="20"/>
          <w:szCs w:val="20"/>
        </w:rPr>
        <w:t>Conservation et destruction des Données Personnelles</w:t>
      </w:r>
    </w:p>
    <w:p w14:paraId="5E34A03E" w14:textId="77777777" w:rsidR="007255C7" w:rsidRDefault="007255C7" w:rsidP="000E6526">
      <w:pPr>
        <w:shd w:val="clear" w:color="auto" w:fill="FFFFFF"/>
        <w:ind w:left="708"/>
        <w:jc w:val="both"/>
        <w:rPr>
          <w:rFonts w:ascii="Calibri" w:hAnsi="Calibri" w:cs="Calibri"/>
          <w:color w:val="auto"/>
          <w:sz w:val="17"/>
          <w:szCs w:val="17"/>
        </w:rPr>
      </w:pPr>
    </w:p>
    <w:p w14:paraId="23F45838" w14:textId="77777777" w:rsidR="00582CED" w:rsidRPr="00582CED" w:rsidRDefault="00582CED" w:rsidP="00C67D1A">
      <w:pPr>
        <w:shd w:val="clear" w:color="auto" w:fill="FFFFFF"/>
        <w:ind w:left="708"/>
        <w:jc w:val="both"/>
        <w:rPr>
          <w:rFonts w:ascii="Calibri" w:hAnsi="Calibri" w:cs="Calibri"/>
          <w:color w:val="auto"/>
          <w:sz w:val="17"/>
          <w:szCs w:val="17"/>
        </w:rPr>
      </w:pPr>
      <w:r>
        <w:rPr>
          <w:rFonts w:ascii="Calibri" w:hAnsi="Calibri" w:cs="Calibri"/>
          <w:color w:val="auto"/>
          <w:sz w:val="17"/>
          <w:szCs w:val="17"/>
        </w:rPr>
        <w:lastRenderedPageBreak/>
        <w:t>Le Prestataire conserve les Données Personnelles pendant toute la durée du Contrat, et ne procède à leur suppression que</w:t>
      </w:r>
      <w:r w:rsidR="00C67D1A">
        <w:rPr>
          <w:rFonts w:ascii="Calibri" w:hAnsi="Calibri" w:cs="Calibri"/>
          <w:color w:val="auto"/>
          <w:sz w:val="17"/>
          <w:szCs w:val="17"/>
        </w:rPr>
        <w:t xml:space="preserve"> (i) s</w:t>
      </w:r>
      <w:r>
        <w:rPr>
          <w:rFonts w:ascii="Calibri" w:hAnsi="Calibri" w:cs="Calibri"/>
          <w:color w:val="auto"/>
          <w:sz w:val="17"/>
          <w:szCs w:val="17"/>
        </w:rPr>
        <w:t>ur demande expresse du Client</w:t>
      </w:r>
      <w:r w:rsidR="00C67D1A">
        <w:rPr>
          <w:rFonts w:ascii="Calibri" w:hAnsi="Calibri" w:cs="Calibri"/>
          <w:color w:val="auto"/>
          <w:sz w:val="17"/>
          <w:szCs w:val="17"/>
        </w:rPr>
        <w:t>, (ii) s</w:t>
      </w:r>
      <w:r>
        <w:rPr>
          <w:rFonts w:ascii="Calibri" w:hAnsi="Calibri" w:cs="Calibri"/>
          <w:color w:val="auto"/>
          <w:sz w:val="17"/>
          <w:szCs w:val="17"/>
        </w:rPr>
        <w:t>ur demande documentée d’une personne concernée, confirmée par écrit par le Client</w:t>
      </w:r>
      <w:r w:rsidR="00C67D1A">
        <w:rPr>
          <w:rFonts w:ascii="Calibri" w:hAnsi="Calibri" w:cs="Calibri"/>
          <w:color w:val="auto"/>
          <w:sz w:val="17"/>
          <w:szCs w:val="17"/>
        </w:rPr>
        <w:t xml:space="preserve"> et (iii) a</w:t>
      </w:r>
      <w:r>
        <w:rPr>
          <w:rFonts w:ascii="Calibri" w:hAnsi="Calibri" w:cs="Calibri"/>
          <w:color w:val="auto"/>
          <w:sz w:val="17"/>
          <w:szCs w:val="17"/>
        </w:rPr>
        <w:t xml:space="preserve">u terme du Contrat, après </w:t>
      </w:r>
      <w:r w:rsidR="00C67D1A">
        <w:rPr>
          <w:rFonts w:ascii="Calibri" w:hAnsi="Calibri" w:cs="Calibri"/>
          <w:color w:val="auto"/>
          <w:sz w:val="17"/>
          <w:szCs w:val="17"/>
        </w:rPr>
        <w:t>restitution des Données Personnelles au Responsable de traitement.</w:t>
      </w:r>
    </w:p>
    <w:p w14:paraId="6FE9332F" w14:textId="77777777" w:rsidR="007255C7" w:rsidRDefault="007255C7" w:rsidP="000E6526">
      <w:pPr>
        <w:shd w:val="clear" w:color="auto" w:fill="FFFFFF"/>
        <w:ind w:left="708"/>
        <w:jc w:val="both"/>
        <w:rPr>
          <w:rFonts w:ascii="Calibri" w:hAnsi="Calibri" w:cs="Calibri"/>
          <w:color w:val="auto"/>
          <w:sz w:val="17"/>
          <w:szCs w:val="17"/>
        </w:rPr>
      </w:pPr>
    </w:p>
    <w:p w14:paraId="605D7FEB" w14:textId="77777777" w:rsidR="00946C23" w:rsidRPr="00946C23" w:rsidRDefault="00946C23" w:rsidP="00946C23">
      <w:pPr>
        <w:pStyle w:val="ListParagraph"/>
        <w:numPr>
          <w:ilvl w:val="0"/>
          <w:numId w:val="16"/>
        </w:numPr>
        <w:shd w:val="clear" w:color="auto" w:fill="FFFFFF"/>
        <w:jc w:val="both"/>
        <w:rPr>
          <w:rFonts w:ascii="Calibri" w:hAnsi="Calibri" w:cs="Calibri"/>
          <w:b/>
          <w:smallCaps/>
          <w:color w:val="auto"/>
          <w:sz w:val="20"/>
          <w:szCs w:val="20"/>
        </w:rPr>
      </w:pPr>
      <w:r>
        <w:rPr>
          <w:rFonts w:ascii="Calibri" w:hAnsi="Calibri" w:cs="Calibri"/>
          <w:b/>
          <w:smallCaps/>
          <w:color w:val="auto"/>
          <w:sz w:val="20"/>
          <w:szCs w:val="20"/>
        </w:rPr>
        <w:t>Recours à un sous-traitant ultérieur</w:t>
      </w:r>
    </w:p>
    <w:p w14:paraId="7E013F4C" w14:textId="77777777" w:rsidR="00946C23" w:rsidRDefault="00946C23" w:rsidP="000E6526">
      <w:pPr>
        <w:shd w:val="clear" w:color="auto" w:fill="FFFFFF"/>
        <w:ind w:left="708"/>
        <w:jc w:val="both"/>
        <w:rPr>
          <w:rFonts w:ascii="Calibri" w:hAnsi="Calibri" w:cs="Calibri"/>
          <w:color w:val="auto"/>
          <w:sz w:val="17"/>
          <w:szCs w:val="17"/>
        </w:rPr>
      </w:pPr>
    </w:p>
    <w:p w14:paraId="10E63A27" w14:textId="77777777" w:rsidR="00946C23" w:rsidRDefault="00946C23"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Le Sous-traitant pourra faire intervenir des prestataires tiers aux fins d’exécution de tout ou partie des Prestations</w:t>
      </w:r>
      <w:r w:rsidR="00616B9D">
        <w:rPr>
          <w:rFonts w:ascii="Calibri" w:hAnsi="Calibri" w:cs="Calibri"/>
          <w:color w:val="auto"/>
          <w:sz w:val="17"/>
          <w:szCs w:val="17"/>
        </w:rPr>
        <w:t xml:space="preserve"> (ci-après le « Sous-traitant ultérieur »)</w:t>
      </w:r>
      <w:r>
        <w:rPr>
          <w:rFonts w:ascii="Calibri" w:hAnsi="Calibri" w:cs="Calibri"/>
          <w:color w:val="auto"/>
          <w:sz w:val="17"/>
          <w:szCs w:val="17"/>
        </w:rPr>
        <w:t xml:space="preserve">, à la stricte condition que </w:t>
      </w:r>
      <w:r w:rsidR="00616B9D">
        <w:rPr>
          <w:rFonts w:ascii="Calibri" w:hAnsi="Calibri" w:cs="Calibri"/>
          <w:color w:val="auto"/>
          <w:sz w:val="17"/>
          <w:szCs w:val="17"/>
        </w:rPr>
        <w:t>(i) tout</w:t>
      </w:r>
      <w:r>
        <w:rPr>
          <w:rFonts w:ascii="Calibri" w:hAnsi="Calibri" w:cs="Calibri"/>
          <w:color w:val="auto"/>
          <w:sz w:val="17"/>
          <w:szCs w:val="17"/>
        </w:rPr>
        <w:t xml:space="preserve"> prestataire tiers envisagé soit soumis à l’approbation préalable expresse du Client, et </w:t>
      </w:r>
      <w:r w:rsidR="00616B9D">
        <w:rPr>
          <w:rFonts w:ascii="Calibri" w:hAnsi="Calibri" w:cs="Calibri"/>
          <w:color w:val="auto"/>
          <w:sz w:val="17"/>
          <w:szCs w:val="17"/>
        </w:rPr>
        <w:t>que (ii) tout prestataire tiers autorisé s’engage à assurer dans le cadre de son intervention la protection des Données Personnelles conformément aux exigences de la présente Annexe, et la conformité des Traitements qui lui sont confiés aux exigences de la Règlementation.</w:t>
      </w:r>
    </w:p>
    <w:p w14:paraId="6B51A13D" w14:textId="77777777" w:rsidR="00616B9D" w:rsidRDefault="00616B9D" w:rsidP="000E6526">
      <w:pPr>
        <w:shd w:val="clear" w:color="auto" w:fill="FFFFFF"/>
        <w:ind w:left="708"/>
        <w:jc w:val="both"/>
        <w:rPr>
          <w:rFonts w:ascii="Calibri" w:hAnsi="Calibri" w:cs="Calibri"/>
          <w:color w:val="auto"/>
          <w:sz w:val="17"/>
          <w:szCs w:val="17"/>
        </w:rPr>
      </w:pPr>
    </w:p>
    <w:p w14:paraId="35A38E68" w14:textId="77777777" w:rsidR="00616B9D" w:rsidRDefault="00616B9D" w:rsidP="000E6526">
      <w:pPr>
        <w:shd w:val="clear" w:color="auto" w:fill="FFFFFF"/>
        <w:ind w:left="708"/>
        <w:jc w:val="both"/>
        <w:rPr>
          <w:rFonts w:ascii="Calibri" w:hAnsi="Calibri" w:cs="Calibri"/>
          <w:color w:val="auto"/>
          <w:sz w:val="17"/>
          <w:szCs w:val="17"/>
        </w:rPr>
      </w:pPr>
      <w:commentRangeStart w:id="14"/>
      <w:r>
        <w:rPr>
          <w:rFonts w:ascii="Calibri" w:hAnsi="Calibri" w:cs="Calibri"/>
          <w:color w:val="auto"/>
          <w:sz w:val="17"/>
          <w:szCs w:val="17"/>
        </w:rPr>
        <w:t xml:space="preserve">En tant que de besoin, le Client est informé et approuve le recours au Sous-traitant ultérieur suivant, pour l’exécution des Prestations </w:t>
      </w:r>
      <w:r w:rsidR="00EB3AA1">
        <w:rPr>
          <w:rFonts w:ascii="Calibri" w:hAnsi="Calibri" w:cs="Calibri"/>
          <w:color w:val="auto"/>
          <w:sz w:val="17"/>
          <w:szCs w:val="17"/>
        </w:rPr>
        <w:t>au sein des locaux de la Société OUTSOURCIA à Casablanca, Maroc , au 217 bd d’Anfa</w:t>
      </w:r>
      <w:r>
        <w:rPr>
          <w:rFonts w:ascii="Calibri" w:hAnsi="Calibri" w:cs="Calibri"/>
          <w:color w:val="auto"/>
          <w:sz w:val="17"/>
          <w:szCs w:val="17"/>
        </w:rPr>
        <w:t xml:space="preserve">. </w:t>
      </w:r>
      <w:commentRangeEnd w:id="14"/>
      <w:r w:rsidR="007F130D">
        <w:rPr>
          <w:rStyle w:val="CommentReference"/>
        </w:rPr>
        <w:commentReference w:id="14"/>
      </w:r>
    </w:p>
    <w:p w14:paraId="5E9AFF53" w14:textId="77777777" w:rsidR="00946C23" w:rsidRDefault="00946C23" w:rsidP="000E6526">
      <w:pPr>
        <w:shd w:val="clear" w:color="auto" w:fill="FFFFFF"/>
        <w:ind w:left="708"/>
        <w:jc w:val="both"/>
        <w:rPr>
          <w:rFonts w:ascii="Calibri" w:hAnsi="Calibri" w:cs="Calibri"/>
          <w:color w:val="auto"/>
          <w:sz w:val="17"/>
          <w:szCs w:val="17"/>
        </w:rPr>
      </w:pPr>
    </w:p>
    <w:p w14:paraId="7B42014B" w14:textId="63C9694F" w:rsidR="00946C23" w:rsidRDefault="00946C23" w:rsidP="00946C23">
      <w:pPr>
        <w:shd w:val="clear" w:color="auto" w:fill="FFFFFF"/>
        <w:ind w:left="708"/>
        <w:jc w:val="both"/>
        <w:rPr>
          <w:rFonts w:ascii="Calibri" w:hAnsi="Calibri" w:cs="Calibri"/>
          <w:color w:val="auto"/>
          <w:sz w:val="17"/>
          <w:szCs w:val="17"/>
        </w:rPr>
      </w:pPr>
      <w:r>
        <w:rPr>
          <w:rFonts w:ascii="Calibri" w:hAnsi="Calibri" w:cs="Calibri"/>
          <w:color w:val="auto"/>
          <w:sz w:val="17"/>
          <w:szCs w:val="17"/>
        </w:rPr>
        <w:t>Si le Sous-traitant fait intervenir un ou plusieurs sous-traitants dans les conditions stipulées ci-dessus, le Sous-traitant met en place les mesures organisationnelles et techniques appropriées pour s’assurer que le personnel de son sous-traitant ultérieur sera soumis aux mêmes exigences de confidentialité, de sécurité, de minimisation et de protection des Données Personnelles. Il appartient au sous-traitant ultérieur d’assurer la protection des Données Personnelles conformément aux présentes, sous la responsabilité du Prestataire.</w:t>
      </w:r>
      <w:ins w:id="15" w:author="Azziz MIMOUNI" w:date="2022-03-18T17:00:00Z">
        <w:r w:rsidR="007F130D" w:rsidRPr="007F130D">
          <w:t xml:space="preserve"> </w:t>
        </w:r>
        <w:commentRangeStart w:id="16"/>
        <w:r w:rsidR="007F130D" w:rsidRPr="007F130D">
          <w:rPr>
            <w:rFonts w:ascii="Calibri" w:hAnsi="Calibri" w:cs="Calibri"/>
            <w:color w:val="auto"/>
            <w:sz w:val="17"/>
            <w:szCs w:val="17"/>
          </w:rPr>
          <w:t>Le Prestataire fournit sur demande du Client une copie du contrat au moyen duquel les engagements du Prestataire sont répercutés sur le Sous-traitant Ultérieur</w:t>
        </w:r>
      </w:ins>
      <w:commentRangeEnd w:id="16"/>
      <w:ins w:id="17" w:author="Azziz MIMOUNI" w:date="2022-03-18T17:02:00Z">
        <w:r w:rsidR="007F130D">
          <w:rPr>
            <w:rStyle w:val="CommentReference"/>
          </w:rPr>
          <w:commentReference w:id="16"/>
        </w:r>
      </w:ins>
    </w:p>
    <w:p w14:paraId="2E389AE6" w14:textId="77777777" w:rsidR="00107E08" w:rsidRDefault="00107E08" w:rsidP="000E6526">
      <w:pPr>
        <w:shd w:val="clear" w:color="auto" w:fill="FFFFFF"/>
        <w:ind w:left="708"/>
        <w:jc w:val="both"/>
        <w:rPr>
          <w:rFonts w:ascii="Calibri" w:hAnsi="Calibri" w:cs="Calibri"/>
          <w:color w:val="auto"/>
          <w:sz w:val="17"/>
          <w:szCs w:val="17"/>
        </w:rPr>
      </w:pPr>
    </w:p>
    <w:p w14:paraId="4C9B3EBF" w14:textId="77777777" w:rsidR="00107E08" w:rsidRPr="00BB3EED" w:rsidRDefault="00107E08" w:rsidP="00BB3EED">
      <w:pPr>
        <w:pStyle w:val="ListParagraph"/>
        <w:numPr>
          <w:ilvl w:val="0"/>
          <w:numId w:val="16"/>
        </w:numPr>
        <w:shd w:val="clear" w:color="auto" w:fill="FFFFFF"/>
        <w:jc w:val="both"/>
        <w:rPr>
          <w:rFonts w:ascii="Calibri" w:hAnsi="Calibri" w:cs="Calibri"/>
          <w:b/>
          <w:smallCaps/>
          <w:color w:val="auto"/>
          <w:sz w:val="20"/>
          <w:szCs w:val="20"/>
        </w:rPr>
      </w:pPr>
      <w:r w:rsidRPr="00BB3EED">
        <w:rPr>
          <w:rFonts w:ascii="Calibri" w:hAnsi="Calibri" w:cs="Calibri"/>
          <w:b/>
          <w:smallCaps/>
          <w:color w:val="auto"/>
          <w:sz w:val="20"/>
          <w:szCs w:val="20"/>
        </w:rPr>
        <w:t xml:space="preserve">Données Personnelles des </w:t>
      </w:r>
      <w:r w:rsidR="002B10D3">
        <w:rPr>
          <w:rFonts w:ascii="Calibri" w:hAnsi="Calibri" w:cs="Calibri"/>
          <w:b/>
          <w:smallCaps/>
          <w:color w:val="auto"/>
          <w:sz w:val="20"/>
          <w:szCs w:val="20"/>
        </w:rPr>
        <w:t>collaborateurs</w:t>
      </w:r>
      <w:r w:rsidRPr="00BB3EED">
        <w:rPr>
          <w:rFonts w:ascii="Calibri" w:hAnsi="Calibri" w:cs="Calibri"/>
          <w:b/>
          <w:smallCaps/>
          <w:color w:val="auto"/>
          <w:sz w:val="20"/>
          <w:szCs w:val="20"/>
        </w:rPr>
        <w:t xml:space="preserve"> du </w:t>
      </w:r>
      <w:r w:rsidR="00B7484A">
        <w:rPr>
          <w:rFonts w:ascii="Calibri" w:hAnsi="Calibri" w:cs="Calibri"/>
          <w:b/>
          <w:smallCaps/>
          <w:color w:val="auto"/>
          <w:sz w:val="20"/>
          <w:szCs w:val="20"/>
        </w:rPr>
        <w:t>Responsable de traitement</w:t>
      </w:r>
    </w:p>
    <w:p w14:paraId="7AC31361" w14:textId="77777777" w:rsidR="00107E08" w:rsidRDefault="00107E08" w:rsidP="000E6526">
      <w:pPr>
        <w:shd w:val="clear" w:color="auto" w:fill="FFFFFF"/>
        <w:ind w:left="708"/>
        <w:jc w:val="both"/>
        <w:rPr>
          <w:rFonts w:ascii="Calibri" w:hAnsi="Calibri" w:cs="Calibri"/>
          <w:color w:val="auto"/>
          <w:sz w:val="17"/>
          <w:szCs w:val="17"/>
        </w:rPr>
      </w:pPr>
    </w:p>
    <w:p w14:paraId="28CB62F5" w14:textId="77777777" w:rsidR="00B7484A" w:rsidRDefault="00B7484A" w:rsidP="00B7484A">
      <w:pPr>
        <w:shd w:val="clear" w:color="auto" w:fill="FFFFFF"/>
        <w:ind w:left="708"/>
        <w:jc w:val="both"/>
        <w:rPr>
          <w:rFonts w:ascii="Calibri" w:hAnsi="Calibri" w:cs="Calibri"/>
          <w:color w:val="auto"/>
          <w:sz w:val="17"/>
          <w:szCs w:val="17"/>
        </w:rPr>
      </w:pPr>
      <w:r>
        <w:rPr>
          <w:rFonts w:ascii="Calibri" w:hAnsi="Calibri" w:cs="Calibri"/>
          <w:color w:val="auto"/>
          <w:sz w:val="17"/>
          <w:szCs w:val="17"/>
        </w:rPr>
        <w:t>Dans le cadre de la conclusion et de la gestion opérationnelle et comptable du Contrat, le Sous-traitant peut également accéder aux Données Personnelles de certaines catégories de personnes (signataire du Contrat pour le Client, contacts opérationnels, contacts juridiques, contacts comptables, etc.).</w:t>
      </w:r>
    </w:p>
    <w:p w14:paraId="1DA00814" w14:textId="77777777" w:rsidR="00B7484A" w:rsidRDefault="00B7484A" w:rsidP="00B7484A">
      <w:pPr>
        <w:shd w:val="clear" w:color="auto" w:fill="FFFFFF"/>
        <w:ind w:left="708"/>
        <w:jc w:val="both"/>
        <w:rPr>
          <w:rFonts w:ascii="Calibri" w:hAnsi="Calibri" w:cs="Calibri"/>
          <w:color w:val="auto"/>
          <w:sz w:val="17"/>
          <w:szCs w:val="17"/>
        </w:rPr>
      </w:pPr>
    </w:p>
    <w:p w14:paraId="1F62AE26" w14:textId="77777777" w:rsidR="00107E08" w:rsidRDefault="00B7484A"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Le Sous-traitant s’engage à protéger et n’utiliser les Données Personnelles de ces contacts qu’aux fins de gestion du Contrat, et à leur appliquer les mesures techniques organisationnelles stipulées ci-avant, pendant toute la durée du Contrat. Les Données Personnelles de ces contacts seront supprimées par le Sous-traitant à la fin du Contrat, hormis conservation prolongée en cas d’obligation légale d’archivage ou de conservation de la preuve.</w:t>
      </w:r>
    </w:p>
    <w:p w14:paraId="27BFBB34" w14:textId="77777777" w:rsidR="00107E08" w:rsidRDefault="00107E08" w:rsidP="000E6526">
      <w:pPr>
        <w:shd w:val="clear" w:color="auto" w:fill="FFFFFF"/>
        <w:ind w:left="708"/>
        <w:jc w:val="both"/>
        <w:rPr>
          <w:rFonts w:ascii="Calibri" w:hAnsi="Calibri" w:cs="Calibri"/>
          <w:color w:val="auto"/>
          <w:sz w:val="17"/>
          <w:szCs w:val="17"/>
        </w:rPr>
      </w:pPr>
    </w:p>
    <w:p w14:paraId="017D73BD" w14:textId="77777777" w:rsidR="00107E08" w:rsidRPr="00BB3EED" w:rsidRDefault="00107E08" w:rsidP="00BB3EED">
      <w:pPr>
        <w:pStyle w:val="ListParagraph"/>
        <w:numPr>
          <w:ilvl w:val="0"/>
          <w:numId w:val="16"/>
        </w:numPr>
        <w:shd w:val="clear" w:color="auto" w:fill="FFFFFF"/>
        <w:jc w:val="both"/>
        <w:rPr>
          <w:rFonts w:ascii="Calibri" w:hAnsi="Calibri" w:cs="Calibri"/>
          <w:b/>
          <w:smallCaps/>
          <w:color w:val="auto"/>
          <w:sz w:val="20"/>
          <w:szCs w:val="20"/>
        </w:rPr>
      </w:pPr>
      <w:r w:rsidRPr="00BB3EED">
        <w:rPr>
          <w:rFonts w:ascii="Calibri" w:hAnsi="Calibri" w:cs="Calibri"/>
          <w:b/>
          <w:smallCaps/>
          <w:color w:val="auto"/>
          <w:sz w:val="20"/>
          <w:szCs w:val="20"/>
        </w:rPr>
        <w:t xml:space="preserve">Données Personnelles des </w:t>
      </w:r>
      <w:r w:rsidR="002B10D3">
        <w:rPr>
          <w:rFonts w:ascii="Calibri" w:hAnsi="Calibri" w:cs="Calibri"/>
          <w:b/>
          <w:smallCaps/>
          <w:color w:val="auto"/>
          <w:sz w:val="20"/>
          <w:szCs w:val="20"/>
        </w:rPr>
        <w:t>collaborateurs</w:t>
      </w:r>
      <w:r w:rsidRPr="00BB3EED">
        <w:rPr>
          <w:rFonts w:ascii="Calibri" w:hAnsi="Calibri" w:cs="Calibri"/>
          <w:b/>
          <w:smallCaps/>
          <w:color w:val="auto"/>
          <w:sz w:val="20"/>
          <w:szCs w:val="20"/>
        </w:rPr>
        <w:t xml:space="preserve"> du Sous-traitant</w:t>
      </w:r>
    </w:p>
    <w:p w14:paraId="44CDD5D4" w14:textId="77777777" w:rsidR="00107E08" w:rsidRDefault="00107E08" w:rsidP="000E6526">
      <w:pPr>
        <w:shd w:val="clear" w:color="auto" w:fill="FFFFFF"/>
        <w:ind w:left="708"/>
        <w:jc w:val="both"/>
        <w:rPr>
          <w:rFonts w:ascii="Calibri" w:hAnsi="Calibri" w:cs="Calibri"/>
          <w:color w:val="auto"/>
          <w:sz w:val="17"/>
          <w:szCs w:val="17"/>
        </w:rPr>
      </w:pPr>
    </w:p>
    <w:p w14:paraId="2790FA63" w14:textId="77777777" w:rsidR="00B7484A" w:rsidRDefault="00B7484A" w:rsidP="00B7484A">
      <w:pPr>
        <w:shd w:val="clear" w:color="auto" w:fill="FFFFFF"/>
        <w:ind w:left="708"/>
        <w:jc w:val="both"/>
        <w:rPr>
          <w:rFonts w:ascii="Calibri" w:hAnsi="Calibri" w:cs="Calibri"/>
          <w:color w:val="auto"/>
          <w:sz w:val="17"/>
          <w:szCs w:val="17"/>
        </w:rPr>
      </w:pPr>
      <w:r>
        <w:rPr>
          <w:rFonts w:ascii="Calibri" w:hAnsi="Calibri" w:cs="Calibri"/>
          <w:color w:val="auto"/>
          <w:sz w:val="17"/>
          <w:szCs w:val="17"/>
        </w:rPr>
        <w:t>Dans le cadre de la conclusion et de la gestion opérationnelle et comptable du Contrat, le Client peut également accéder aux Données Personnelles de certaines catégories de personnes (signataire du Contrat pour le Prestataire, contacts opérationnels, contacts juridiques, contacts comptables, etc.).</w:t>
      </w:r>
    </w:p>
    <w:p w14:paraId="7FE27B22" w14:textId="77777777" w:rsidR="00B7484A" w:rsidRDefault="00B7484A" w:rsidP="00B7484A">
      <w:pPr>
        <w:shd w:val="clear" w:color="auto" w:fill="FFFFFF"/>
        <w:ind w:left="708"/>
        <w:jc w:val="both"/>
        <w:rPr>
          <w:rFonts w:ascii="Calibri" w:hAnsi="Calibri" w:cs="Calibri"/>
          <w:color w:val="auto"/>
          <w:sz w:val="17"/>
          <w:szCs w:val="17"/>
        </w:rPr>
      </w:pPr>
    </w:p>
    <w:p w14:paraId="2E9AB905" w14:textId="77777777" w:rsidR="00B7484A" w:rsidRDefault="00B7484A"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Le Client s’engage à protéger et n’utiliser les Données Personnelles de ces contacts qu’aux fins de gestion du Contrat, et à leur appliquer les mesures techniques et organisationnelles appropriées pendant toute la durée du Contrat. Les Données Personnelles de ces contacts seront supprimées par le Client à la fin du Contrat, hormis conservation prolongée en cas d’obligation légale d’archivage ou de conservation de la preuve.</w:t>
      </w:r>
    </w:p>
    <w:p w14:paraId="00B8BD6D" w14:textId="77777777" w:rsidR="00107E08" w:rsidRDefault="00107E08" w:rsidP="000E6526">
      <w:pPr>
        <w:shd w:val="clear" w:color="auto" w:fill="FFFFFF"/>
        <w:ind w:left="708"/>
        <w:jc w:val="both"/>
        <w:rPr>
          <w:rFonts w:ascii="Calibri" w:hAnsi="Calibri" w:cs="Calibri"/>
          <w:color w:val="auto"/>
          <w:sz w:val="17"/>
          <w:szCs w:val="17"/>
        </w:rPr>
      </w:pPr>
    </w:p>
    <w:p w14:paraId="4A47B273" w14:textId="77777777" w:rsidR="00107E08" w:rsidRPr="00BB3EED" w:rsidRDefault="00107E08" w:rsidP="00BB3EED">
      <w:pPr>
        <w:pStyle w:val="ListParagraph"/>
        <w:numPr>
          <w:ilvl w:val="0"/>
          <w:numId w:val="16"/>
        </w:numPr>
        <w:shd w:val="clear" w:color="auto" w:fill="FFFFFF"/>
        <w:jc w:val="both"/>
        <w:rPr>
          <w:rFonts w:ascii="Calibri" w:hAnsi="Calibri" w:cs="Calibri"/>
          <w:b/>
          <w:smallCaps/>
          <w:color w:val="auto"/>
          <w:sz w:val="20"/>
          <w:szCs w:val="20"/>
        </w:rPr>
      </w:pPr>
      <w:r w:rsidRPr="00BB3EED">
        <w:rPr>
          <w:rFonts w:ascii="Calibri" w:hAnsi="Calibri" w:cs="Calibri"/>
          <w:b/>
          <w:smallCaps/>
          <w:color w:val="auto"/>
          <w:sz w:val="20"/>
          <w:szCs w:val="20"/>
        </w:rPr>
        <w:t>Périmètre de responsabilité</w:t>
      </w:r>
    </w:p>
    <w:p w14:paraId="3B95B3EE" w14:textId="77777777" w:rsidR="00107E08" w:rsidRDefault="00107E08" w:rsidP="000E6526">
      <w:pPr>
        <w:shd w:val="clear" w:color="auto" w:fill="FFFFFF"/>
        <w:ind w:left="708"/>
        <w:jc w:val="both"/>
        <w:rPr>
          <w:rFonts w:ascii="Calibri" w:hAnsi="Calibri" w:cs="Calibri"/>
          <w:color w:val="auto"/>
          <w:sz w:val="17"/>
          <w:szCs w:val="17"/>
        </w:rPr>
      </w:pPr>
    </w:p>
    <w:p w14:paraId="792481B5" w14:textId="77777777" w:rsidR="00FF4B20" w:rsidRDefault="00FF4B20"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Il appartient au Client d’assurer l’information des personnes concernées au sujet des Données Personnelles collectées, des Traitements mis en œuvre, des Finalités poursuivies, des destinataires des Données Personnelles, ainsi que de l’ensemble des autres informations dues aux personnes selon la Règlementation, en ce compris le rappel des droits dont elles disposent sur leurs Données Personnelles. Le Responsable de traitement détermine les modalités de diffusion de cette information sous sa seule responsabilité.</w:t>
      </w:r>
    </w:p>
    <w:p w14:paraId="0890EB34" w14:textId="77777777" w:rsidR="00FF4B20" w:rsidRDefault="00FF4B20" w:rsidP="000E6526">
      <w:pPr>
        <w:shd w:val="clear" w:color="auto" w:fill="FFFFFF"/>
        <w:ind w:left="708"/>
        <w:jc w:val="both"/>
        <w:rPr>
          <w:rFonts w:ascii="Calibri" w:hAnsi="Calibri" w:cs="Calibri"/>
          <w:color w:val="auto"/>
          <w:sz w:val="17"/>
          <w:szCs w:val="17"/>
        </w:rPr>
      </w:pPr>
    </w:p>
    <w:p w14:paraId="3A9BD37A" w14:textId="77777777" w:rsidR="00FF4B20" w:rsidRDefault="00FF4B20"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Le cas échéant, le Responsable de traitement communique au Sous-traitant le texte de tout message d’information et/ou de recueil du consentement des personnes concernées, aux fins de publication au sein de la Solution ou des Livrables du Sous-traitant. Le Responsable de traitement est seul responsable de la licéité et de la complétude des messages en question.</w:t>
      </w:r>
    </w:p>
    <w:p w14:paraId="070CC1E5" w14:textId="77777777" w:rsidR="00FF4B20" w:rsidRDefault="00FF4B20" w:rsidP="000E6526">
      <w:pPr>
        <w:shd w:val="clear" w:color="auto" w:fill="FFFFFF"/>
        <w:ind w:left="708"/>
        <w:jc w:val="both"/>
        <w:rPr>
          <w:rFonts w:ascii="Calibri" w:hAnsi="Calibri" w:cs="Calibri"/>
          <w:color w:val="auto"/>
          <w:sz w:val="17"/>
          <w:szCs w:val="17"/>
        </w:rPr>
      </w:pPr>
    </w:p>
    <w:p w14:paraId="0F77281D" w14:textId="77777777" w:rsidR="004A668F" w:rsidRDefault="00FF4B20"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En toute hypothèse il</w:t>
      </w:r>
      <w:r w:rsidR="004A668F">
        <w:rPr>
          <w:rFonts w:ascii="Calibri" w:hAnsi="Calibri" w:cs="Calibri"/>
          <w:color w:val="auto"/>
          <w:sz w:val="17"/>
          <w:szCs w:val="17"/>
        </w:rPr>
        <w:t xml:space="preserve"> appartient au</w:t>
      </w:r>
      <w:r>
        <w:rPr>
          <w:rFonts w:ascii="Calibri" w:hAnsi="Calibri" w:cs="Calibri"/>
          <w:color w:val="auto"/>
          <w:sz w:val="17"/>
          <w:szCs w:val="17"/>
        </w:rPr>
        <w:t xml:space="preserve"> seul</w:t>
      </w:r>
      <w:r w:rsidR="004A668F">
        <w:rPr>
          <w:rFonts w:ascii="Calibri" w:hAnsi="Calibri" w:cs="Calibri"/>
          <w:color w:val="auto"/>
          <w:sz w:val="17"/>
          <w:szCs w:val="17"/>
        </w:rPr>
        <w:t xml:space="preserve"> Client, en tant que Responsable des traitements, d’assurer la conformité des Traitements à la Règlementation et la protection des Données Personnelles sur son propre système d’information, auprès de ses propres collaborateurs et sous-traitants, et plus généralement à déployer les mesures techniques et </w:t>
      </w:r>
      <w:r w:rsidR="004A668F">
        <w:rPr>
          <w:rFonts w:ascii="Calibri" w:hAnsi="Calibri" w:cs="Calibri"/>
          <w:color w:val="auto"/>
          <w:sz w:val="17"/>
          <w:szCs w:val="17"/>
        </w:rPr>
        <w:lastRenderedPageBreak/>
        <w:t>organisationnelles appropriées au sein de son organisation. Le Sous-traitant dégage toute responsabilité liée à la conformité du Responsable de traitement pour ce qui excède le seul périmètre des Prestations confiées au Sous-traitant via le Contrat.</w:t>
      </w:r>
    </w:p>
    <w:p w14:paraId="694AA3AB" w14:textId="77777777" w:rsidR="004A668F" w:rsidRDefault="004A668F" w:rsidP="000E6526">
      <w:pPr>
        <w:shd w:val="clear" w:color="auto" w:fill="FFFFFF"/>
        <w:ind w:left="708"/>
        <w:jc w:val="both"/>
        <w:rPr>
          <w:rFonts w:ascii="Calibri" w:hAnsi="Calibri" w:cs="Calibri"/>
          <w:color w:val="auto"/>
          <w:sz w:val="17"/>
          <w:szCs w:val="17"/>
        </w:rPr>
      </w:pPr>
    </w:p>
    <w:p w14:paraId="6F75CDBB" w14:textId="77777777" w:rsidR="004A668F" w:rsidRDefault="004A668F"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Il appartient au Responsable de traitement de (i) fournir au Sous-traitant les Données Personnelles nécessaires à l’exécution des Prestations, (ii) s’assurer qu’elles ont été collectées conformément à une base légale éprouvée (et le cas échéant, qu’elles ont fait l’objet des consentements nécessaires dont le Client transmet ou tient la preuve à disposition du Sous-traitant), (iii) documenter l’ensemble des instructions qu’il adresse au Sous-traitant relatives aux Données Personnelles, (iv) veiller pendant toute la durée du Contrat au respect des obligations prévues par la Règlementation de la part du Sous-traitant, et (v) superviser l’exécution des Traitements effectués pour son compte.</w:t>
      </w:r>
    </w:p>
    <w:p w14:paraId="15626D61" w14:textId="77777777" w:rsidR="004A668F" w:rsidRDefault="004A668F" w:rsidP="000E6526">
      <w:pPr>
        <w:shd w:val="clear" w:color="auto" w:fill="FFFFFF"/>
        <w:ind w:left="708"/>
        <w:jc w:val="both"/>
        <w:rPr>
          <w:rFonts w:ascii="Calibri" w:hAnsi="Calibri" w:cs="Calibri"/>
          <w:color w:val="auto"/>
          <w:sz w:val="17"/>
          <w:szCs w:val="17"/>
        </w:rPr>
      </w:pPr>
    </w:p>
    <w:p w14:paraId="7C0AF22F" w14:textId="77777777" w:rsidR="004A668F" w:rsidRDefault="004A668F"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Dans le cas où un Traitement est le fait de plusieurs Responsables de traitements conjoints, il leur appartient d’aménager entre eux la répartition des obligations incombant au Responsable de traitement au sens de </w:t>
      </w:r>
      <w:r w:rsidR="00B7484A">
        <w:rPr>
          <w:rFonts w:ascii="Calibri" w:hAnsi="Calibri" w:cs="Calibri"/>
          <w:color w:val="auto"/>
          <w:sz w:val="17"/>
          <w:szCs w:val="17"/>
        </w:rPr>
        <w:t>l’article 26 de la</w:t>
      </w:r>
      <w:r>
        <w:rPr>
          <w:rFonts w:ascii="Calibri" w:hAnsi="Calibri" w:cs="Calibri"/>
          <w:color w:val="auto"/>
          <w:sz w:val="17"/>
          <w:szCs w:val="17"/>
        </w:rPr>
        <w:t xml:space="preserve"> Règlementation</w:t>
      </w:r>
      <w:r w:rsidR="00B7484A">
        <w:rPr>
          <w:rFonts w:ascii="Calibri" w:hAnsi="Calibri" w:cs="Calibri"/>
          <w:color w:val="auto"/>
          <w:sz w:val="17"/>
          <w:szCs w:val="17"/>
        </w:rPr>
        <w:t>, et notamment, de renseigner le Sous-traitant sur celui ou ceux des Responsables de traitement conjoints susceptible(s) de lui adresser des instructions ou destinataire des alertes ou informations dues par le Sous-traitant au sens des présentes.</w:t>
      </w:r>
    </w:p>
    <w:p w14:paraId="4AF9EE02" w14:textId="77777777" w:rsidR="00DC07DD" w:rsidRDefault="00DC07DD" w:rsidP="000E6526">
      <w:pPr>
        <w:shd w:val="clear" w:color="auto" w:fill="FFFFFF"/>
        <w:ind w:left="708"/>
        <w:jc w:val="both"/>
        <w:rPr>
          <w:rFonts w:ascii="Calibri" w:hAnsi="Calibri" w:cs="Calibri"/>
          <w:color w:val="auto"/>
          <w:sz w:val="17"/>
          <w:szCs w:val="17"/>
        </w:rPr>
      </w:pPr>
    </w:p>
    <w:p w14:paraId="712CA328" w14:textId="77777777" w:rsidR="00DC07DD" w:rsidRDefault="00DC07DD" w:rsidP="00DC07DD">
      <w:pPr>
        <w:shd w:val="clear" w:color="auto" w:fill="FFFFFF"/>
        <w:ind w:left="708"/>
        <w:jc w:val="both"/>
        <w:rPr>
          <w:rFonts w:ascii="Calibri" w:hAnsi="Calibri" w:cs="Calibri"/>
          <w:color w:val="auto"/>
          <w:sz w:val="17"/>
          <w:szCs w:val="17"/>
        </w:rPr>
      </w:pPr>
    </w:p>
    <w:p w14:paraId="587C2CF7" w14:textId="77777777" w:rsidR="00DC07DD" w:rsidRDefault="00DC07DD" w:rsidP="000E6526">
      <w:pPr>
        <w:shd w:val="clear" w:color="auto" w:fill="FFFFFF"/>
        <w:ind w:left="708"/>
        <w:jc w:val="both"/>
        <w:rPr>
          <w:rFonts w:ascii="Calibri" w:hAnsi="Calibri" w:cs="Calibri"/>
          <w:color w:val="auto"/>
          <w:sz w:val="17"/>
          <w:szCs w:val="17"/>
        </w:rPr>
      </w:pPr>
    </w:p>
    <w:p w14:paraId="2ED5EE40" w14:textId="77777777" w:rsidR="00107E08" w:rsidRDefault="00107E08" w:rsidP="000E6526">
      <w:pPr>
        <w:shd w:val="clear" w:color="auto" w:fill="FFFFFF"/>
        <w:ind w:left="708"/>
        <w:jc w:val="both"/>
        <w:rPr>
          <w:rFonts w:ascii="Calibri" w:hAnsi="Calibri" w:cs="Calibri"/>
          <w:color w:val="auto"/>
          <w:sz w:val="17"/>
          <w:szCs w:val="17"/>
        </w:rPr>
      </w:pPr>
    </w:p>
    <w:p w14:paraId="6021E404" w14:textId="77777777" w:rsidR="00BB3EED" w:rsidRPr="00BB3EED" w:rsidRDefault="00BB3EED" w:rsidP="00BB3EED">
      <w:pPr>
        <w:pStyle w:val="ListParagraph"/>
        <w:numPr>
          <w:ilvl w:val="0"/>
          <w:numId w:val="16"/>
        </w:numPr>
        <w:shd w:val="clear" w:color="auto" w:fill="FFFFFF"/>
        <w:jc w:val="both"/>
        <w:rPr>
          <w:rFonts w:ascii="Calibri" w:hAnsi="Calibri" w:cs="Calibri"/>
          <w:b/>
          <w:smallCaps/>
          <w:color w:val="auto"/>
          <w:sz w:val="20"/>
          <w:szCs w:val="20"/>
        </w:rPr>
      </w:pPr>
      <w:r w:rsidRPr="00BB3EED">
        <w:rPr>
          <w:rFonts w:ascii="Calibri" w:hAnsi="Calibri" w:cs="Calibri"/>
          <w:b/>
          <w:smallCaps/>
          <w:color w:val="auto"/>
          <w:sz w:val="20"/>
          <w:szCs w:val="20"/>
        </w:rPr>
        <w:t>Désignation DPO</w:t>
      </w:r>
    </w:p>
    <w:p w14:paraId="0F355455" w14:textId="77777777" w:rsidR="00BB3EED" w:rsidRDefault="00BB3EED" w:rsidP="000E6526">
      <w:pPr>
        <w:shd w:val="clear" w:color="auto" w:fill="FFFFFF"/>
        <w:ind w:left="708"/>
        <w:jc w:val="both"/>
        <w:rPr>
          <w:rFonts w:ascii="Calibri" w:hAnsi="Calibri" w:cs="Calibri"/>
          <w:color w:val="auto"/>
          <w:sz w:val="17"/>
          <w:szCs w:val="17"/>
        </w:rPr>
      </w:pPr>
    </w:p>
    <w:p w14:paraId="0BF1036B" w14:textId="77777777" w:rsidR="001E47A7" w:rsidRDefault="001E47A7" w:rsidP="000E6526">
      <w:pPr>
        <w:shd w:val="clear" w:color="auto" w:fill="FFFFFF"/>
        <w:ind w:left="708"/>
        <w:jc w:val="both"/>
        <w:rPr>
          <w:rFonts w:ascii="Calibri" w:hAnsi="Calibri" w:cs="Calibri"/>
          <w:color w:val="auto"/>
          <w:sz w:val="17"/>
          <w:szCs w:val="17"/>
        </w:rPr>
        <w:sectPr w:rsidR="001E47A7" w:rsidSect="00482A61">
          <w:headerReference w:type="default" r:id="rId11"/>
          <w:footerReference w:type="default" r:id="rId12"/>
          <w:pgSz w:w="11906" w:h="16838"/>
          <w:pgMar w:top="1417" w:right="1417" w:bottom="851" w:left="1417" w:header="567" w:footer="708" w:gutter="0"/>
          <w:cols w:space="708"/>
          <w:docGrid w:linePitch="360"/>
        </w:sectPr>
      </w:pPr>
    </w:p>
    <w:p w14:paraId="381CDEBD" w14:textId="77777777" w:rsidR="004A668F" w:rsidRPr="001E47A7" w:rsidRDefault="00BB3EED" w:rsidP="000E6526">
      <w:pPr>
        <w:shd w:val="clear" w:color="auto" w:fill="FFFFFF"/>
        <w:ind w:left="708"/>
        <w:jc w:val="both"/>
        <w:rPr>
          <w:rFonts w:ascii="Calibri" w:hAnsi="Calibri" w:cs="Calibri"/>
          <w:b/>
          <w:color w:val="auto"/>
          <w:sz w:val="17"/>
          <w:szCs w:val="17"/>
        </w:rPr>
      </w:pPr>
      <w:r w:rsidRPr="001E47A7">
        <w:rPr>
          <w:rFonts w:ascii="Calibri" w:hAnsi="Calibri" w:cs="Calibri"/>
          <w:b/>
          <w:color w:val="auto"/>
          <w:sz w:val="17"/>
          <w:szCs w:val="17"/>
        </w:rPr>
        <w:t xml:space="preserve">DPO Sous-traitant : </w:t>
      </w:r>
    </w:p>
    <w:p w14:paraId="4699BB59" w14:textId="77777777" w:rsidR="004A668F" w:rsidRDefault="004A668F" w:rsidP="000E6526">
      <w:pPr>
        <w:shd w:val="clear" w:color="auto" w:fill="FFFFFF"/>
        <w:ind w:left="708"/>
        <w:jc w:val="both"/>
        <w:rPr>
          <w:rFonts w:ascii="Calibri" w:hAnsi="Calibri" w:cs="Calibri"/>
          <w:color w:val="auto"/>
          <w:sz w:val="17"/>
          <w:szCs w:val="17"/>
        </w:rPr>
      </w:pPr>
    </w:p>
    <w:p w14:paraId="12B51223" w14:textId="77777777" w:rsidR="00BB3EED" w:rsidRDefault="004A668F"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M.</w:t>
      </w:r>
      <w:r w:rsidR="001E47A7">
        <w:rPr>
          <w:rFonts w:ascii="Calibri" w:hAnsi="Calibri" w:cs="Calibri"/>
          <w:color w:val="auto"/>
          <w:sz w:val="17"/>
          <w:szCs w:val="17"/>
        </w:rPr>
        <w:t xml:space="preserve"> </w:t>
      </w:r>
      <w:r>
        <w:rPr>
          <w:rFonts w:ascii="Calibri" w:hAnsi="Calibri" w:cs="Calibri"/>
          <w:color w:val="auto"/>
          <w:sz w:val="17"/>
          <w:szCs w:val="17"/>
        </w:rPr>
        <w:t>/</w:t>
      </w:r>
      <w:r w:rsidR="001E47A7">
        <w:rPr>
          <w:rFonts w:ascii="Calibri" w:hAnsi="Calibri" w:cs="Calibri"/>
          <w:color w:val="auto"/>
          <w:sz w:val="17"/>
          <w:szCs w:val="17"/>
        </w:rPr>
        <w:t xml:space="preserve"> </w:t>
      </w:r>
      <w:r>
        <w:rPr>
          <w:rFonts w:ascii="Calibri" w:hAnsi="Calibri" w:cs="Calibri"/>
          <w:color w:val="auto"/>
          <w:sz w:val="17"/>
          <w:szCs w:val="17"/>
        </w:rPr>
        <w:t xml:space="preserve">Mme </w:t>
      </w:r>
      <w:r w:rsidRPr="004A668F">
        <w:rPr>
          <w:rFonts w:ascii="Calibri" w:hAnsi="Calibri" w:cs="Calibri"/>
          <w:color w:val="auto"/>
          <w:sz w:val="17"/>
          <w:szCs w:val="17"/>
          <w:highlight w:val="yellow"/>
        </w:rPr>
        <w:t>XXX</w:t>
      </w:r>
      <w:r>
        <w:rPr>
          <w:rFonts w:ascii="Calibri" w:hAnsi="Calibri" w:cs="Calibri"/>
          <w:color w:val="auto"/>
          <w:sz w:val="17"/>
          <w:szCs w:val="17"/>
          <w:highlight w:val="yellow"/>
        </w:rPr>
        <w:t>XXXX</w:t>
      </w:r>
      <w:r w:rsidRPr="004A668F">
        <w:rPr>
          <w:rFonts w:ascii="Calibri" w:hAnsi="Calibri" w:cs="Calibri"/>
          <w:color w:val="auto"/>
          <w:sz w:val="17"/>
          <w:szCs w:val="17"/>
          <w:highlight w:val="yellow"/>
        </w:rPr>
        <w:t>XX</w:t>
      </w:r>
      <w:r>
        <w:rPr>
          <w:rFonts w:ascii="Calibri" w:hAnsi="Calibri" w:cs="Calibri"/>
          <w:color w:val="auto"/>
          <w:sz w:val="17"/>
          <w:szCs w:val="17"/>
        </w:rPr>
        <w:t xml:space="preserve"> </w:t>
      </w:r>
    </w:p>
    <w:p w14:paraId="47858329" w14:textId="77777777" w:rsidR="004A668F" w:rsidRDefault="004A668F"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Adresse : </w:t>
      </w:r>
      <w:r w:rsidRPr="004A668F">
        <w:rPr>
          <w:rFonts w:ascii="Calibri" w:hAnsi="Calibri" w:cs="Calibri"/>
          <w:color w:val="auto"/>
          <w:sz w:val="17"/>
          <w:szCs w:val="17"/>
          <w:highlight w:val="yellow"/>
        </w:rPr>
        <w:t>XXX</w:t>
      </w:r>
      <w:r>
        <w:rPr>
          <w:rFonts w:ascii="Calibri" w:hAnsi="Calibri" w:cs="Calibri"/>
          <w:color w:val="auto"/>
          <w:sz w:val="17"/>
          <w:szCs w:val="17"/>
          <w:highlight w:val="yellow"/>
        </w:rPr>
        <w:t>XXXX</w:t>
      </w:r>
      <w:r w:rsidRPr="004A668F">
        <w:rPr>
          <w:rFonts w:ascii="Calibri" w:hAnsi="Calibri" w:cs="Calibri"/>
          <w:color w:val="auto"/>
          <w:sz w:val="17"/>
          <w:szCs w:val="17"/>
          <w:highlight w:val="yellow"/>
        </w:rPr>
        <w:t>XX</w:t>
      </w:r>
    </w:p>
    <w:p w14:paraId="68058971" w14:textId="77777777" w:rsidR="004A668F" w:rsidRDefault="004A668F"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Email : </w:t>
      </w:r>
      <w:r w:rsidRPr="004A668F">
        <w:rPr>
          <w:rFonts w:ascii="Calibri" w:hAnsi="Calibri" w:cs="Calibri"/>
          <w:color w:val="auto"/>
          <w:sz w:val="17"/>
          <w:szCs w:val="17"/>
          <w:highlight w:val="yellow"/>
        </w:rPr>
        <w:t>XXX</w:t>
      </w:r>
      <w:r>
        <w:rPr>
          <w:rFonts w:ascii="Calibri" w:hAnsi="Calibri" w:cs="Calibri"/>
          <w:color w:val="auto"/>
          <w:sz w:val="17"/>
          <w:szCs w:val="17"/>
          <w:highlight w:val="yellow"/>
        </w:rPr>
        <w:t>XXXX</w:t>
      </w:r>
      <w:r w:rsidRPr="004A668F">
        <w:rPr>
          <w:rFonts w:ascii="Calibri" w:hAnsi="Calibri" w:cs="Calibri"/>
          <w:color w:val="auto"/>
          <w:sz w:val="17"/>
          <w:szCs w:val="17"/>
          <w:highlight w:val="yellow"/>
        </w:rPr>
        <w:t>XX</w:t>
      </w:r>
    </w:p>
    <w:p w14:paraId="3776B42E" w14:textId="77777777" w:rsidR="004A668F" w:rsidRDefault="004A668F" w:rsidP="000E6526">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Téléphone : </w:t>
      </w:r>
      <w:r w:rsidRPr="004A668F">
        <w:rPr>
          <w:rFonts w:ascii="Calibri" w:hAnsi="Calibri" w:cs="Calibri"/>
          <w:color w:val="auto"/>
          <w:sz w:val="17"/>
          <w:szCs w:val="17"/>
          <w:highlight w:val="yellow"/>
        </w:rPr>
        <w:t>XXX</w:t>
      </w:r>
      <w:r>
        <w:rPr>
          <w:rFonts w:ascii="Calibri" w:hAnsi="Calibri" w:cs="Calibri"/>
          <w:color w:val="auto"/>
          <w:sz w:val="17"/>
          <w:szCs w:val="17"/>
          <w:highlight w:val="yellow"/>
        </w:rPr>
        <w:t>XXXX</w:t>
      </w:r>
      <w:r w:rsidRPr="004A668F">
        <w:rPr>
          <w:rFonts w:ascii="Calibri" w:hAnsi="Calibri" w:cs="Calibri"/>
          <w:color w:val="auto"/>
          <w:sz w:val="17"/>
          <w:szCs w:val="17"/>
          <w:highlight w:val="yellow"/>
        </w:rPr>
        <w:t>XX</w:t>
      </w:r>
    </w:p>
    <w:p w14:paraId="5FEB136A" w14:textId="77777777" w:rsidR="004A668F" w:rsidRDefault="004A668F" w:rsidP="000E6526">
      <w:pPr>
        <w:shd w:val="clear" w:color="auto" w:fill="FFFFFF"/>
        <w:ind w:left="708"/>
        <w:jc w:val="both"/>
        <w:rPr>
          <w:rFonts w:ascii="Calibri" w:hAnsi="Calibri" w:cs="Calibri"/>
          <w:color w:val="auto"/>
          <w:sz w:val="17"/>
          <w:szCs w:val="17"/>
        </w:rPr>
      </w:pPr>
    </w:p>
    <w:p w14:paraId="5854A704" w14:textId="77777777" w:rsidR="00BB3EED" w:rsidRPr="001E47A7" w:rsidRDefault="00BB3EED" w:rsidP="000E6526">
      <w:pPr>
        <w:shd w:val="clear" w:color="auto" w:fill="FFFFFF"/>
        <w:ind w:left="708"/>
        <w:jc w:val="both"/>
        <w:rPr>
          <w:rFonts w:ascii="Calibri" w:hAnsi="Calibri" w:cs="Calibri"/>
          <w:b/>
          <w:color w:val="auto"/>
          <w:sz w:val="17"/>
          <w:szCs w:val="17"/>
        </w:rPr>
      </w:pPr>
      <w:r w:rsidRPr="001E47A7">
        <w:rPr>
          <w:rFonts w:ascii="Calibri" w:hAnsi="Calibri" w:cs="Calibri"/>
          <w:b/>
          <w:color w:val="auto"/>
          <w:sz w:val="17"/>
          <w:szCs w:val="17"/>
        </w:rPr>
        <w:t xml:space="preserve">DPO Responsable de traitement : </w:t>
      </w:r>
    </w:p>
    <w:p w14:paraId="429838AB" w14:textId="77777777" w:rsidR="000E6526" w:rsidRPr="000E6526" w:rsidRDefault="000E6526" w:rsidP="000E6526">
      <w:pPr>
        <w:shd w:val="clear" w:color="auto" w:fill="FFFFFF"/>
        <w:ind w:left="708"/>
        <w:jc w:val="both"/>
        <w:rPr>
          <w:rFonts w:ascii="Calibri" w:hAnsi="Calibri" w:cs="Calibri"/>
          <w:color w:val="auto"/>
          <w:sz w:val="17"/>
          <w:szCs w:val="17"/>
        </w:rPr>
      </w:pPr>
    </w:p>
    <w:p w14:paraId="64C2C765" w14:textId="63913021" w:rsidR="004A668F" w:rsidRDefault="004A668F" w:rsidP="004A668F">
      <w:pPr>
        <w:shd w:val="clear" w:color="auto" w:fill="FFFFFF"/>
        <w:ind w:left="708"/>
        <w:jc w:val="both"/>
        <w:rPr>
          <w:rFonts w:ascii="Calibri" w:hAnsi="Calibri" w:cs="Calibri"/>
          <w:color w:val="auto"/>
          <w:sz w:val="17"/>
          <w:szCs w:val="17"/>
        </w:rPr>
      </w:pPr>
      <w:r>
        <w:rPr>
          <w:rFonts w:ascii="Calibri" w:hAnsi="Calibri" w:cs="Calibri"/>
          <w:color w:val="auto"/>
          <w:sz w:val="17"/>
          <w:szCs w:val="17"/>
        </w:rPr>
        <w:t>M.</w:t>
      </w:r>
      <w:r w:rsidR="001E47A7">
        <w:rPr>
          <w:rFonts w:ascii="Calibri" w:hAnsi="Calibri" w:cs="Calibri"/>
          <w:color w:val="auto"/>
          <w:sz w:val="17"/>
          <w:szCs w:val="17"/>
        </w:rPr>
        <w:t xml:space="preserve"> </w:t>
      </w:r>
      <w:r>
        <w:rPr>
          <w:rFonts w:ascii="Calibri" w:hAnsi="Calibri" w:cs="Calibri"/>
          <w:color w:val="auto"/>
          <w:sz w:val="17"/>
          <w:szCs w:val="17"/>
        </w:rPr>
        <w:t>/</w:t>
      </w:r>
      <w:ins w:id="18" w:author="Azziz MIMOUNI" w:date="2022-03-18T17:03:00Z">
        <w:r w:rsidR="007F130D">
          <w:rPr>
            <w:rFonts w:ascii="Calibri" w:hAnsi="Calibri" w:cs="Calibri"/>
            <w:color w:val="auto"/>
            <w:sz w:val="17"/>
            <w:szCs w:val="17"/>
          </w:rPr>
          <w:t xml:space="preserve"> Azziz Mimouni</w:t>
        </w:r>
      </w:ins>
      <w:del w:id="19" w:author="Azziz MIMOUNI" w:date="2022-03-18T17:03:00Z">
        <w:r w:rsidR="001E47A7" w:rsidDel="007F130D">
          <w:rPr>
            <w:rFonts w:ascii="Calibri" w:hAnsi="Calibri" w:cs="Calibri"/>
            <w:color w:val="auto"/>
            <w:sz w:val="17"/>
            <w:szCs w:val="17"/>
          </w:rPr>
          <w:delText xml:space="preserve"> </w:delText>
        </w:r>
        <w:r w:rsidDel="007F130D">
          <w:rPr>
            <w:rFonts w:ascii="Calibri" w:hAnsi="Calibri" w:cs="Calibri"/>
            <w:color w:val="auto"/>
            <w:sz w:val="17"/>
            <w:szCs w:val="17"/>
          </w:rPr>
          <w:delText xml:space="preserve">Mme </w:delText>
        </w:r>
        <w:r w:rsidRPr="004A668F" w:rsidDel="007F130D">
          <w:rPr>
            <w:rFonts w:ascii="Calibri" w:hAnsi="Calibri" w:cs="Calibri"/>
            <w:color w:val="auto"/>
            <w:sz w:val="17"/>
            <w:szCs w:val="17"/>
            <w:highlight w:val="yellow"/>
          </w:rPr>
          <w:delText>XXX</w:delText>
        </w:r>
        <w:r w:rsidDel="007F130D">
          <w:rPr>
            <w:rFonts w:ascii="Calibri" w:hAnsi="Calibri" w:cs="Calibri"/>
            <w:color w:val="auto"/>
            <w:sz w:val="17"/>
            <w:szCs w:val="17"/>
            <w:highlight w:val="yellow"/>
          </w:rPr>
          <w:delText>XXXX</w:delText>
        </w:r>
        <w:r w:rsidRPr="004A668F" w:rsidDel="007F130D">
          <w:rPr>
            <w:rFonts w:ascii="Calibri" w:hAnsi="Calibri" w:cs="Calibri"/>
            <w:color w:val="auto"/>
            <w:sz w:val="17"/>
            <w:szCs w:val="17"/>
            <w:highlight w:val="yellow"/>
          </w:rPr>
          <w:delText>XX</w:delText>
        </w:r>
      </w:del>
      <w:r>
        <w:rPr>
          <w:rFonts w:ascii="Calibri" w:hAnsi="Calibri" w:cs="Calibri"/>
          <w:color w:val="auto"/>
          <w:sz w:val="17"/>
          <w:szCs w:val="17"/>
        </w:rPr>
        <w:t xml:space="preserve"> </w:t>
      </w:r>
    </w:p>
    <w:p w14:paraId="6BC39392" w14:textId="77777777" w:rsidR="007F130D" w:rsidRDefault="004A668F" w:rsidP="004A668F">
      <w:pPr>
        <w:shd w:val="clear" w:color="auto" w:fill="FFFFFF"/>
        <w:ind w:left="708"/>
        <w:jc w:val="both"/>
        <w:rPr>
          <w:ins w:id="20" w:author="Azziz MIMOUNI" w:date="2022-03-18T17:05:00Z"/>
          <w:rFonts w:ascii="Calibri" w:hAnsi="Calibri" w:cs="Calibri"/>
          <w:color w:val="auto"/>
          <w:sz w:val="17"/>
          <w:szCs w:val="17"/>
        </w:rPr>
      </w:pPr>
      <w:r>
        <w:rPr>
          <w:rFonts w:ascii="Calibri" w:hAnsi="Calibri" w:cs="Calibri"/>
          <w:color w:val="auto"/>
          <w:sz w:val="17"/>
          <w:szCs w:val="17"/>
        </w:rPr>
        <w:t xml:space="preserve">Adresse : </w:t>
      </w:r>
      <w:ins w:id="21" w:author="Azziz MIMOUNI" w:date="2022-03-18T17:05:00Z">
        <w:r w:rsidR="007F130D" w:rsidRPr="007F130D">
          <w:rPr>
            <w:rFonts w:ascii="Calibri" w:hAnsi="Calibri" w:cs="Calibri"/>
            <w:color w:val="auto"/>
            <w:sz w:val="17"/>
            <w:szCs w:val="17"/>
          </w:rPr>
          <w:t xml:space="preserve">AVANQUEST SOFTWARE SAS </w:t>
        </w:r>
      </w:ins>
    </w:p>
    <w:p w14:paraId="4F549A41" w14:textId="77777777" w:rsidR="007F130D" w:rsidRDefault="007F130D" w:rsidP="007F130D">
      <w:pPr>
        <w:shd w:val="clear" w:color="auto" w:fill="FFFFFF"/>
        <w:ind w:left="708" w:firstLine="708"/>
        <w:jc w:val="both"/>
        <w:rPr>
          <w:ins w:id="22" w:author="Azziz MIMOUNI" w:date="2022-03-18T17:05:00Z"/>
          <w:rFonts w:ascii="Calibri" w:hAnsi="Calibri" w:cs="Calibri"/>
          <w:color w:val="auto"/>
          <w:sz w:val="17"/>
          <w:szCs w:val="17"/>
        </w:rPr>
      </w:pPr>
      <w:ins w:id="23" w:author="Azziz MIMOUNI" w:date="2022-03-18T17:05:00Z">
        <w:r w:rsidRPr="007F130D">
          <w:rPr>
            <w:rFonts w:ascii="Calibri" w:hAnsi="Calibri" w:cs="Calibri"/>
            <w:color w:val="auto"/>
            <w:sz w:val="17"/>
            <w:szCs w:val="17"/>
          </w:rPr>
          <w:t xml:space="preserve">Immeuble Adamas </w:t>
        </w:r>
      </w:ins>
    </w:p>
    <w:p w14:paraId="74573C3B" w14:textId="77777777" w:rsidR="007F130D" w:rsidRDefault="007F130D" w:rsidP="007F130D">
      <w:pPr>
        <w:shd w:val="clear" w:color="auto" w:fill="FFFFFF"/>
        <w:ind w:left="708" w:firstLine="708"/>
        <w:jc w:val="both"/>
        <w:rPr>
          <w:ins w:id="24" w:author="Azziz MIMOUNI" w:date="2022-03-18T17:05:00Z"/>
          <w:rFonts w:ascii="Calibri" w:hAnsi="Calibri" w:cs="Calibri"/>
          <w:color w:val="auto"/>
          <w:sz w:val="17"/>
          <w:szCs w:val="17"/>
        </w:rPr>
      </w:pPr>
      <w:ins w:id="25" w:author="Azziz MIMOUNI" w:date="2022-03-18T17:05:00Z">
        <w:r w:rsidRPr="007F130D">
          <w:rPr>
            <w:rFonts w:ascii="Calibri" w:hAnsi="Calibri" w:cs="Calibri"/>
            <w:color w:val="auto"/>
            <w:sz w:val="17"/>
            <w:szCs w:val="17"/>
          </w:rPr>
          <w:t xml:space="preserve">2 rue Berthelot </w:t>
        </w:r>
      </w:ins>
    </w:p>
    <w:p w14:paraId="1F684E47" w14:textId="7BAE9A02" w:rsidR="004A668F" w:rsidRDefault="007F130D" w:rsidP="007F130D">
      <w:pPr>
        <w:shd w:val="clear" w:color="auto" w:fill="FFFFFF"/>
        <w:ind w:left="708" w:firstLine="708"/>
        <w:jc w:val="both"/>
        <w:rPr>
          <w:rFonts w:ascii="Calibri" w:hAnsi="Calibri" w:cs="Calibri"/>
          <w:color w:val="auto"/>
          <w:sz w:val="17"/>
          <w:szCs w:val="17"/>
        </w:rPr>
        <w:pPrChange w:id="26" w:author="Azziz MIMOUNI" w:date="2022-03-18T17:05:00Z">
          <w:pPr>
            <w:shd w:val="clear" w:color="auto" w:fill="FFFFFF"/>
            <w:ind w:left="708"/>
            <w:jc w:val="both"/>
          </w:pPr>
        </w:pPrChange>
      </w:pPr>
      <w:ins w:id="27" w:author="Azziz MIMOUNI" w:date="2022-03-18T17:05:00Z">
        <w:r w:rsidRPr="007F130D">
          <w:rPr>
            <w:rFonts w:ascii="Calibri" w:hAnsi="Calibri" w:cs="Calibri"/>
            <w:color w:val="auto"/>
            <w:sz w:val="17"/>
            <w:szCs w:val="17"/>
          </w:rPr>
          <w:t>92400 COURBEVOIE</w:t>
        </w:r>
        <w:r w:rsidRPr="007F130D" w:rsidDel="007F130D">
          <w:rPr>
            <w:rFonts w:ascii="Calibri" w:hAnsi="Calibri" w:cs="Calibri"/>
            <w:color w:val="auto"/>
            <w:sz w:val="17"/>
            <w:szCs w:val="17"/>
            <w:highlight w:val="yellow"/>
          </w:rPr>
          <w:t xml:space="preserve"> </w:t>
        </w:r>
      </w:ins>
      <w:del w:id="28" w:author="Azziz MIMOUNI" w:date="2022-03-18T17:03:00Z">
        <w:r w:rsidR="004A668F" w:rsidRPr="004A668F" w:rsidDel="007F130D">
          <w:rPr>
            <w:rFonts w:ascii="Calibri" w:hAnsi="Calibri" w:cs="Calibri"/>
            <w:color w:val="auto"/>
            <w:sz w:val="17"/>
            <w:szCs w:val="17"/>
            <w:highlight w:val="yellow"/>
          </w:rPr>
          <w:delText>XXX</w:delText>
        </w:r>
        <w:r w:rsidR="004A668F" w:rsidDel="007F130D">
          <w:rPr>
            <w:rFonts w:ascii="Calibri" w:hAnsi="Calibri" w:cs="Calibri"/>
            <w:color w:val="auto"/>
            <w:sz w:val="17"/>
            <w:szCs w:val="17"/>
            <w:highlight w:val="yellow"/>
          </w:rPr>
          <w:delText>XXXX</w:delText>
        </w:r>
        <w:r w:rsidR="004A668F" w:rsidRPr="004A668F" w:rsidDel="007F130D">
          <w:rPr>
            <w:rFonts w:ascii="Calibri" w:hAnsi="Calibri" w:cs="Calibri"/>
            <w:color w:val="auto"/>
            <w:sz w:val="17"/>
            <w:szCs w:val="17"/>
            <w:highlight w:val="yellow"/>
          </w:rPr>
          <w:delText>XX</w:delText>
        </w:r>
      </w:del>
    </w:p>
    <w:p w14:paraId="7F8FB26F" w14:textId="6A83F6A2" w:rsidR="004A668F" w:rsidRDefault="004A668F" w:rsidP="004A668F">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Email : </w:t>
      </w:r>
      <w:del w:id="29" w:author="Azziz MIMOUNI" w:date="2022-03-18T17:05:00Z">
        <w:r w:rsidRPr="004A668F" w:rsidDel="007F130D">
          <w:rPr>
            <w:rFonts w:ascii="Calibri" w:hAnsi="Calibri" w:cs="Calibri"/>
            <w:color w:val="auto"/>
            <w:sz w:val="17"/>
            <w:szCs w:val="17"/>
            <w:highlight w:val="yellow"/>
          </w:rPr>
          <w:delText>XXX</w:delText>
        </w:r>
        <w:r w:rsidDel="007F130D">
          <w:rPr>
            <w:rFonts w:ascii="Calibri" w:hAnsi="Calibri" w:cs="Calibri"/>
            <w:color w:val="auto"/>
            <w:sz w:val="17"/>
            <w:szCs w:val="17"/>
            <w:highlight w:val="yellow"/>
          </w:rPr>
          <w:delText>XXXX</w:delText>
        </w:r>
        <w:r w:rsidRPr="004A668F" w:rsidDel="007F130D">
          <w:rPr>
            <w:rFonts w:ascii="Calibri" w:hAnsi="Calibri" w:cs="Calibri"/>
            <w:color w:val="auto"/>
            <w:sz w:val="17"/>
            <w:szCs w:val="17"/>
            <w:highlight w:val="yellow"/>
          </w:rPr>
          <w:delText>XX</w:delText>
        </w:r>
      </w:del>
      <w:ins w:id="30" w:author="Azziz MIMOUNI" w:date="2022-03-18T17:05:00Z">
        <w:r w:rsidR="007F130D">
          <w:rPr>
            <w:rFonts w:ascii="Calibri" w:hAnsi="Calibri" w:cs="Calibri"/>
            <w:color w:val="auto"/>
            <w:sz w:val="17"/>
            <w:szCs w:val="17"/>
          </w:rPr>
          <w:t>amimouni</w:t>
        </w:r>
      </w:ins>
      <w:ins w:id="31" w:author="Azziz MIMOUNI" w:date="2022-03-18T17:06:00Z">
        <w:r w:rsidR="007F130D">
          <w:rPr>
            <w:rFonts w:ascii="Calibri" w:hAnsi="Calibri" w:cs="Calibri"/>
            <w:color w:val="auto"/>
            <w:sz w:val="17"/>
            <w:szCs w:val="17"/>
          </w:rPr>
          <w:t>@avanquest.com</w:t>
        </w:r>
      </w:ins>
    </w:p>
    <w:p w14:paraId="46BD58D1" w14:textId="1129CCC4" w:rsidR="004A668F" w:rsidRDefault="004A668F" w:rsidP="004A668F">
      <w:pPr>
        <w:shd w:val="clear" w:color="auto" w:fill="FFFFFF"/>
        <w:ind w:left="708"/>
        <w:jc w:val="both"/>
        <w:rPr>
          <w:rFonts w:ascii="Calibri" w:hAnsi="Calibri" w:cs="Calibri"/>
          <w:color w:val="auto"/>
          <w:sz w:val="17"/>
          <w:szCs w:val="17"/>
        </w:rPr>
      </w:pPr>
      <w:r>
        <w:rPr>
          <w:rFonts w:ascii="Calibri" w:hAnsi="Calibri" w:cs="Calibri"/>
          <w:color w:val="auto"/>
          <w:sz w:val="17"/>
          <w:szCs w:val="17"/>
        </w:rPr>
        <w:t xml:space="preserve">Téléphone : </w:t>
      </w:r>
      <w:del w:id="32" w:author="Azziz MIMOUNI" w:date="2022-03-18T17:06:00Z">
        <w:r w:rsidRPr="004A668F" w:rsidDel="007F130D">
          <w:rPr>
            <w:rFonts w:ascii="Calibri" w:hAnsi="Calibri" w:cs="Calibri"/>
            <w:color w:val="auto"/>
            <w:sz w:val="17"/>
            <w:szCs w:val="17"/>
            <w:highlight w:val="yellow"/>
          </w:rPr>
          <w:delText>XXX</w:delText>
        </w:r>
        <w:r w:rsidDel="007F130D">
          <w:rPr>
            <w:rFonts w:ascii="Calibri" w:hAnsi="Calibri" w:cs="Calibri"/>
            <w:color w:val="auto"/>
            <w:sz w:val="17"/>
            <w:szCs w:val="17"/>
            <w:highlight w:val="yellow"/>
          </w:rPr>
          <w:delText>XXXX</w:delText>
        </w:r>
        <w:r w:rsidRPr="004A668F" w:rsidDel="007F130D">
          <w:rPr>
            <w:rFonts w:ascii="Calibri" w:hAnsi="Calibri" w:cs="Calibri"/>
            <w:color w:val="auto"/>
            <w:sz w:val="17"/>
            <w:szCs w:val="17"/>
            <w:highlight w:val="yellow"/>
          </w:rPr>
          <w:delText>XX</w:delText>
        </w:r>
      </w:del>
      <w:ins w:id="33" w:author="Azziz MIMOUNI" w:date="2022-03-18T17:06:00Z">
        <w:r w:rsidR="007F130D">
          <w:rPr>
            <w:rFonts w:ascii="Calibri" w:hAnsi="Calibri" w:cs="Calibri"/>
            <w:color w:val="auto"/>
            <w:sz w:val="17"/>
            <w:szCs w:val="17"/>
          </w:rPr>
          <w:t>0141271986</w:t>
        </w:r>
      </w:ins>
    </w:p>
    <w:p w14:paraId="69051394" w14:textId="77777777" w:rsidR="001E47A7" w:rsidRDefault="001E47A7" w:rsidP="000E6526">
      <w:pPr>
        <w:shd w:val="clear" w:color="auto" w:fill="FFFFFF"/>
        <w:ind w:left="708"/>
        <w:jc w:val="both"/>
        <w:rPr>
          <w:rFonts w:ascii="Calibri" w:hAnsi="Calibri" w:cs="Calibri"/>
          <w:color w:val="auto"/>
          <w:sz w:val="17"/>
          <w:szCs w:val="17"/>
        </w:rPr>
        <w:sectPr w:rsidR="001E47A7" w:rsidSect="001E47A7">
          <w:type w:val="continuous"/>
          <w:pgSz w:w="11906" w:h="16838"/>
          <w:pgMar w:top="1417" w:right="1417" w:bottom="851" w:left="1417" w:header="426" w:footer="708" w:gutter="0"/>
          <w:cols w:num="2" w:space="708"/>
          <w:docGrid w:linePitch="360"/>
        </w:sectPr>
      </w:pPr>
    </w:p>
    <w:p w14:paraId="02CD03D0" w14:textId="77777777" w:rsidR="00A95219" w:rsidRDefault="00A95219" w:rsidP="000E6526">
      <w:pPr>
        <w:shd w:val="clear" w:color="auto" w:fill="FFFFFF"/>
        <w:ind w:left="708"/>
        <w:jc w:val="both"/>
        <w:rPr>
          <w:rFonts w:ascii="Calibri" w:hAnsi="Calibri" w:cs="Calibri"/>
          <w:color w:val="auto"/>
          <w:sz w:val="17"/>
          <w:szCs w:val="17"/>
        </w:rPr>
      </w:pPr>
    </w:p>
    <w:p w14:paraId="0E17FD62" w14:textId="77777777" w:rsidR="004A668F" w:rsidRDefault="004A668F" w:rsidP="000E6526">
      <w:pPr>
        <w:shd w:val="clear" w:color="auto" w:fill="FFFFFF"/>
        <w:ind w:left="708"/>
        <w:jc w:val="both"/>
        <w:rPr>
          <w:rFonts w:ascii="Calibri" w:hAnsi="Calibri" w:cs="Calibri"/>
          <w:color w:val="auto"/>
          <w:sz w:val="17"/>
          <w:szCs w:val="17"/>
        </w:rPr>
      </w:pPr>
    </w:p>
    <w:p w14:paraId="496062A2" w14:textId="77777777" w:rsidR="004A668F" w:rsidRDefault="004A668F" w:rsidP="000E6526">
      <w:pPr>
        <w:shd w:val="clear" w:color="auto" w:fill="FFFFFF"/>
        <w:ind w:left="708"/>
        <w:jc w:val="both"/>
        <w:rPr>
          <w:rFonts w:ascii="Calibri" w:hAnsi="Calibri" w:cs="Calibri"/>
          <w:color w:val="auto"/>
          <w:sz w:val="17"/>
          <w:szCs w:val="17"/>
        </w:rPr>
      </w:pPr>
    </w:p>
    <w:p w14:paraId="11B4BD04" w14:textId="77777777" w:rsidR="004A668F" w:rsidRPr="00A95219" w:rsidRDefault="004A668F" w:rsidP="004A668F">
      <w:pPr>
        <w:shd w:val="clear" w:color="auto" w:fill="FFFFFF"/>
        <w:ind w:left="708"/>
        <w:jc w:val="center"/>
        <w:rPr>
          <w:rFonts w:ascii="Calibri" w:hAnsi="Calibri" w:cs="Calibri"/>
          <w:color w:val="auto"/>
          <w:sz w:val="17"/>
          <w:szCs w:val="17"/>
        </w:rPr>
      </w:pPr>
      <w:r>
        <w:rPr>
          <w:rFonts w:ascii="Calibri" w:hAnsi="Calibri" w:cs="Calibri"/>
          <w:color w:val="auto"/>
          <w:sz w:val="17"/>
          <w:szCs w:val="17"/>
        </w:rPr>
        <w:t>*</w:t>
      </w:r>
    </w:p>
    <w:sectPr w:rsidR="004A668F" w:rsidRPr="00A95219" w:rsidSect="001E47A7">
      <w:type w:val="continuous"/>
      <w:pgSz w:w="11906" w:h="16838"/>
      <w:pgMar w:top="1417" w:right="1417" w:bottom="851" w:left="1417" w:header="426"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zziz MIMOUNI" w:date="2022-03-18T16:51:00Z" w:initials="AM">
    <w:p w14:paraId="456D16C6" w14:textId="77777777" w:rsidR="004A1D32" w:rsidRDefault="004A1D32" w:rsidP="00752332">
      <w:r>
        <w:rPr>
          <w:rStyle w:val="CommentReference"/>
        </w:rPr>
        <w:annotationRef/>
      </w:r>
      <w:r>
        <w:rPr>
          <w:sz w:val="20"/>
          <w:szCs w:val="20"/>
        </w:rPr>
        <w:t>Loi informatique et liberté prise aussi en compte</w:t>
      </w:r>
    </w:p>
  </w:comment>
  <w:comment w:id="7" w:author="Azziz MIMOUNI" w:date="2022-03-18T16:40:00Z" w:initials="AM">
    <w:p w14:paraId="52E37E06" w14:textId="050F7D2E" w:rsidR="00702B6A" w:rsidRDefault="00702B6A" w:rsidP="00AA392E">
      <w:r>
        <w:rPr>
          <w:rStyle w:val="CommentReference"/>
        </w:rPr>
        <w:annotationRef/>
      </w:r>
      <w:r>
        <w:rPr>
          <w:sz w:val="20"/>
          <w:szCs w:val="20"/>
        </w:rPr>
        <w:t>Elargissement des engagements du prestataire</w:t>
      </w:r>
    </w:p>
  </w:comment>
  <w:comment w:id="13" w:author="Azziz MIMOUNI" w:date="2022-03-18T16:55:00Z" w:initials="AM">
    <w:p w14:paraId="39F4D571" w14:textId="77777777" w:rsidR="004A1D32" w:rsidRDefault="004A1D32" w:rsidP="00B86972">
      <w:r>
        <w:rPr>
          <w:rStyle w:val="CommentReference"/>
        </w:rPr>
        <w:annotationRef/>
      </w:r>
      <w:r>
        <w:rPr>
          <w:sz w:val="20"/>
          <w:szCs w:val="20"/>
        </w:rPr>
        <w:t>J’ai besoin de verifier l’annexe sécurité du contrat, merci de me la communiquer.</w:t>
      </w:r>
    </w:p>
  </w:comment>
  <w:comment w:id="14" w:author="Azziz MIMOUNI" w:date="2022-03-18T17:00:00Z" w:initials="AM">
    <w:p w14:paraId="60904AA0" w14:textId="77777777" w:rsidR="0002544B" w:rsidRDefault="007F130D" w:rsidP="00CE7703">
      <w:r>
        <w:rPr>
          <w:rStyle w:val="CommentReference"/>
        </w:rPr>
        <w:annotationRef/>
      </w:r>
      <w:r w:rsidR="0002544B">
        <w:rPr>
          <w:sz w:val="20"/>
          <w:szCs w:val="20"/>
        </w:rPr>
        <w:t>Transfert de données hors de l’EEE doit être encadré par des mesures de protection spécifiques.</w:t>
      </w:r>
    </w:p>
    <w:p w14:paraId="1A8BC015" w14:textId="77777777" w:rsidR="0002544B" w:rsidRDefault="0002544B" w:rsidP="00CE7703">
      <w:r>
        <w:rPr>
          <w:sz w:val="20"/>
          <w:szCs w:val="20"/>
        </w:rPr>
        <w:t>Le Maroc ne fait pas partie de la liste des pays adéquats pour la protection des données.</w:t>
      </w:r>
      <w:r>
        <w:rPr>
          <w:sz w:val="20"/>
          <w:szCs w:val="20"/>
        </w:rPr>
        <w:cr/>
        <w:t>Rien concernant ces mesures dans l’annexe…</w:t>
      </w:r>
    </w:p>
    <w:p w14:paraId="7E54A4F1" w14:textId="77777777" w:rsidR="0002544B" w:rsidRDefault="0002544B" w:rsidP="00CE7703">
      <w:r>
        <w:rPr>
          <w:sz w:val="20"/>
          <w:szCs w:val="20"/>
        </w:rPr>
        <w:t>Il est souaitable de faire une analyse de risque/Audit</w:t>
      </w:r>
    </w:p>
  </w:comment>
  <w:comment w:id="16" w:author="Azziz MIMOUNI" w:date="2022-03-18T17:02:00Z" w:initials="AM">
    <w:p w14:paraId="27689123" w14:textId="10489E0D" w:rsidR="007F130D" w:rsidRDefault="007F130D" w:rsidP="005C4A44">
      <w:r>
        <w:rPr>
          <w:rStyle w:val="CommentReference"/>
        </w:rPr>
        <w:annotationRef/>
      </w:r>
      <w:r>
        <w:rPr>
          <w:sz w:val="20"/>
          <w:szCs w:val="20"/>
        </w:rPr>
        <w:t>Ca mange pas de pain et ca permet de verifier l’engagement avec le sous-traitant.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6D16C6" w15:done="0"/>
  <w15:commentEx w15:paraId="52E37E06" w15:done="0"/>
  <w15:commentEx w15:paraId="39F4D571" w15:done="0"/>
  <w15:commentEx w15:paraId="7E54A4F1" w15:done="0"/>
  <w15:commentEx w15:paraId="276891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F371F" w16cex:dateUtc="2022-03-18T15:51:00Z"/>
  <w16cex:commentExtensible w16cex:durableId="25DF3485" w16cex:dateUtc="2022-03-18T15:40:00Z"/>
  <w16cex:commentExtensible w16cex:durableId="25DF37EA" w16cex:dateUtc="2022-03-18T15:55:00Z"/>
  <w16cex:commentExtensible w16cex:durableId="25DF3938" w16cex:dateUtc="2022-03-18T16:00:00Z"/>
  <w16cex:commentExtensible w16cex:durableId="25DF39AE" w16cex:dateUtc="2022-03-18T1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6D16C6" w16cid:durableId="25DF371F"/>
  <w16cid:commentId w16cid:paraId="52E37E06" w16cid:durableId="25DF3485"/>
  <w16cid:commentId w16cid:paraId="39F4D571" w16cid:durableId="25DF37EA"/>
  <w16cid:commentId w16cid:paraId="7E54A4F1" w16cid:durableId="25DF3938"/>
  <w16cid:commentId w16cid:paraId="27689123" w16cid:durableId="25DF39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37CCE" w14:textId="77777777" w:rsidR="0050064C" w:rsidRDefault="0050064C" w:rsidP="00B865FC">
      <w:pPr>
        <w:spacing w:line="240" w:lineRule="auto"/>
      </w:pPr>
      <w:r>
        <w:separator/>
      </w:r>
    </w:p>
  </w:endnote>
  <w:endnote w:type="continuationSeparator" w:id="0">
    <w:p w14:paraId="46B1647F" w14:textId="77777777" w:rsidR="0050064C" w:rsidRDefault="0050064C" w:rsidP="00B865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1378235"/>
      <w:docPartObj>
        <w:docPartGallery w:val="Page Numbers (Bottom of Page)"/>
        <w:docPartUnique/>
      </w:docPartObj>
    </w:sdtPr>
    <w:sdtEndPr>
      <w:rPr>
        <w:rFonts w:ascii="Arial Narrow" w:hAnsi="Arial Narrow"/>
        <w:sz w:val="16"/>
        <w:szCs w:val="16"/>
      </w:rPr>
    </w:sdtEndPr>
    <w:sdtContent>
      <w:p w14:paraId="36D9FB3A" w14:textId="77777777" w:rsidR="00975E4A" w:rsidRPr="00975E4A" w:rsidRDefault="00975E4A" w:rsidP="00975E4A">
        <w:pPr>
          <w:pStyle w:val="Footer"/>
          <w:jc w:val="right"/>
          <w:rPr>
            <w:rFonts w:ascii="Arial Narrow" w:hAnsi="Arial Narrow"/>
            <w:sz w:val="16"/>
            <w:szCs w:val="16"/>
          </w:rPr>
        </w:pPr>
        <w:r w:rsidRPr="00975E4A">
          <w:rPr>
            <w:rFonts w:ascii="Arial Narrow" w:hAnsi="Arial Narrow"/>
            <w:sz w:val="16"/>
            <w:szCs w:val="16"/>
          </w:rPr>
          <w:fldChar w:fldCharType="begin"/>
        </w:r>
        <w:r w:rsidRPr="00975E4A">
          <w:rPr>
            <w:rFonts w:ascii="Arial Narrow" w:hAnsi="Arial Narrow"/>
            <w:sz w:val="16"/>
            <w:szCs w:val="16"/>
          </w:rPr>
          <w:instrText>PAGE   \* MERGEFORMAT</w:instrText>
        </w:r>
        <w:r w:rsidRPr="00975E4A">
          <w:rPr>
            <w:rFonts w:ascii="Arial Narrow" w:hAnsi="Arial Narrow"/>
            <w:sz w:val="16"/>
            <w:szCs w:val="16"/>
          </w:rPr>
          <w:fldChar w:fldCharType="separate"/>
        </w:r>
        <w:r w:rsidR="00EB3AA1">
          <w:rPr>
            <w:rFonts w:ascii="Arial Narrow" w:hAnsi="Arial Narrow"/>
            <w:noProof/>
            <w:sz w:val="16"/>
            <w:szCs w:val="16"/>
          </w:rPr>
          <w:t>2</w:t>
        </w:r>
        <w:r w:rsidRPr="00975E4A">
          <w:rPr>
            <w:rFonts w:ascii="Arial Narrow" w:hAnsi="Arial Narrow"/>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6AA76" w14:textId="77777777" w:rsidR="0050064C" w:rsidRDefault="0050064C" w:rsidP="00B865FC">
      <w:pPr>
        <w:spacing w:line="240" w:lineRule="auto"/>
      </w:pPr>
      <w:r>
        <w:separator/>
      </w:r>
    </w:p>
  </w:footnote>
  <w:footnote w:type="continuationSeparator" w:id="0">
    <w:p w14:paraId="6163A6E1" w14:textId="77777777" w:rsidR="0050064C" w:rsidRDefault="0050064C" w:rsidP="00B865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10693" w14:textId="77777777" w:rsidR="00B865FC" w:rsidRPr="00B865FC" w:rsidRDefault="004069EA" w:rsidP="00482A61">
    <w:pPr>
      <w:pStyle w:val="Header"/>
      <w:jc w:val="right"/>
    </w:pPr>
    <w:r>
      <w:rPr>
        <w:noProof/>
        <w:lang w:eastAsia="fr-FR"/>
      </w:rPr>
      <w:drawing>
        <wp:inline distT="0" distB="0" distL="0" distR="0" wp14:anchorId="4C045C6D" wp14:editId="5E5A9B6F">
          <wp:extent cx="747423" cy="410516"/>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749253" cy="41152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734DE"/>
    <w:multiLevelType w:val="hybridMultilevel"/>
    <w:tmpl w:val="CE7CF144"/>
    <w:lvl w:ilvl="0" w:tplc="D5D610C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873EC3"/>
    <w:multiLevelType w:val="hybridMultilevel"/>
    <w:tmpl w:val="0A92C35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 w15:restartNumberingAfterBreak="0">
    <w:nsid w:val="165F75B7"/>
    <w:multiLevelType w:val="hybridMultilevel"/>
    <w:tmpl w:val="D536F21A"/>
    <w:lvl w:ilvl="0" w:tplc="67F0E9FA">
      <w:start w:val="1"/>
      <w:numFmt w:val="decimal"/>
      <w:lvlText w:val="%1."/>
      <w:lvlJc w:val="left"/>
      <w:pPr>
        <w:ind w:left="720" w:hanging="360"/>
      </w:pPr>
      <w:rPr>
        <w:rFont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5B64A5"/>
    <w:multiLevelType w:val="hybridMultilevel"/>
    <w:tmpl w:val="B5F2A434"/>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1B136E46"/>
    <w:multiLevelType w:val="hybridMultilevel"/>
    <w:tmpl w:val="658E63C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43227B"/>
    <w:multiLevelType w:val="hybridMultilevel"/>
    <w:tmpl w:val="E8F80570"/>
    <w:lvl w:ilvl="0" w:tplc="97E497A4">
      <w:start w:val="1"/>
      <w:numFmt w:val="decimal"/>
      <w:lvlText w:val="%1."/>
      <w:lvlJc w:val="left"/>
      <w:pPr>
        <w:ind w:left="786" w:hanging="360"/>
      </w:pPr>
      <w:rPr>
        <w:rFonts w:hint="default"/>
        <w:b/>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6" w15:restartNumberingAfterBreak="0">
    <w:nsid w:val="20FA5D10"/>
    <w:multiLevelType w:val="hybridMultilevel"/>
    <w:tmpl w:val="E7289510"/>
    <w:lvl w:ilvl="0" w:tplc="DBDAD7B2">
      <w:start w:val="1"/>
      <w:numFmt w:val="bullet"/>
      <w:lvlText w:val=""/>
      <w:lvlJc w:val="left"/>
      <w:pPr>
        <w:ind w:left="1146" w:hanging="360"/>
      </w:pPr>
      <w:rPr>
        <w:rFonts w:ascii="Webdings" w:hAnsi="Webdings" w:hint="default"/>
      </w:rPr>
    </w:lvl>
    <w:lvl w:ilvl="1" w:tplc="040C0003">
      <w:start w:val="1"/>
      <w:numFmt w:val="bullet"/>
      <w:lvlText w:val="o"/>
      <w:lvlJc w:val="left"/>
      <w:pPr>
        <w:ind w:left="1866" w:hanging="360"/>
      </w:pPr>
      <w:rPr>
        <w:rFonts w:ascii="Courier New" w:hAnsi="Courier New" w:cs="Courier New" w:hint="default"/>
      </w:rPr>
    </w:lvl>
    <w:lvl w:ilvl="2" w:tplc="040C0005">
      <w:start w:val="1"/>
      <w:numFmt w:val="bullet"/>
      <w:lvlText w:val=""/>
      <w:lvlJc w:val="left"/>
      <w:pPr>
        <w:ind w:left="2586" w:hanging="360"/>
      </w:pPr>
      <w:rPr>
        <w:rFonts w:ascii="Wingdings" w:hAnsi="Wingdings" w:hint="default"/>
      </w:rPr>
    </w:lvl>
    <w:lvl w:ilvl="3" w:tplc="040C0001">
      <w:start w:val="1"/>
      <w:numFmt w:val="bullet"/>
      <w:lvlText w:val=""/>
      <w:lvlJc w:val="left"/>
      <w:pPr>
        <w:ind w:left="3306" w:hanging="360"/>
      </w:pPr>
      <w:rPr>
        <w:rFonts w:ascii="Symbol" w:hAnsi="Symbol" w:hint="default"/>
      </w:rPr>
    </w:lvl>
    <w:lvl w:ilvl="4" w:tplc="040C0003">
      <w:start w:val="1"/>
      <w:numFmt w:val="bullet"/>
      <w:lvlText w:val="o"/>
      <w:lvlJc w:val="left"/>
      <w:pPr>
        <w:ind w:left="4026" w:hanging="360"/>
      </w:pPr>
      <w:rPr>
        <w:rFonts w:ascii="Courier New" w:hAnsi="Courier New" w:cs="Courier New" w:hint="default"/>
      </w:rPr>
    </w:lvl>
    <w:lvl w:ilvl="5" w:tplc="040C0005">
      <w:start w:val="1"/>
      <w:numFmt w:val="bullet"/>
      <w:lvlText w:val=""/>
      <w:lvlJc w:val="left"/>
      <w:pPr>
        <w:ind w:left="4746" w:hanging="360"/>
      </w:pPr>
      <w:rPr>
        <w:rFonts w:ascii="Wingdings" w:hAnsi="Wingdings" w:hint="default"/>
      </w:rPr>
    </w:lvl>
    <w:lvl w:ilvl="6" w:tplc="040C0001">
      <w:start w:val="1"/>
      <w:numFmt w:val="bullet"/>
      <w:lvlText w:val=""/>
      <w:lvlJc w:val="left"/>
      <w:pPr>
        <w:ind w:left="5466" w:hanging="360"/>
      </w:pPr>
      <w:rPr>
        <w:rFonts w:ascii="Symbol" w:hAnsi="Symbol" w:hint="default"/>
      </w:rPr>
    </w:lvl>
    <w:lvl w:ilvl="7" w:tplc="040C0003">
      <w:start w:val="1"/>
      <w:numFmt w:val="bullet"/>
      <w:lvlText w:val="o"/>
      <w:lvlJc w:val="left"/>
      <w:pPr>
        <w:ind w:left="6186" w:hanging="360"/>
      </w:pPr>
      <w:rPr>
        <w:rFonts w:ascii="Courier New" w:hAnsi="Courier New" w:cs="Courier New" w:hint="default"/>
      </w:rPr>
    </w:lvl>
    <w:lvl w:ilvl="8" w:tplc="040C0005">
      <w:start w:val="1"/>
      <w:numFmt w:val="bullet"/>
      <w:lvlText w:val=""/>
      <w:lvlJc w:val="left"/>
      <w:pPr>
        <w:ind w:left="6906" w:hanging="360"/>
      </w:pPr>
      <w:rPr>
        <w:rFonts w:ascii="Wingdings" w:hAnsi="Wingdings" w:hint="default"/>
      </w:rPr>
    </w:lvl>
  </w:abstractNum>
  <w:abstractNum w:abstractNumId="7" w15:restartNumberingAfterBreak="0">
    <w:nsid w:val="240A3B57"/>
    <w:multiLevelType w:val="hybridMultilevel"/>
    <w:tmpl w:val="C30C5E2E"/>
    <w:lvl w:ilvl="0" w:tplc="97E497A4">
      <w:start w:val="1"/>
      <w:numFmt w:val="decimal"/>
      <w:lvlText w:val="%1."/>
      <w:lvlJc w:val="left"/>
      <w:pPr>
        <w:ind w:left="786" w:hanging="360"/>
      </w:pPr>
      <w:rPr>
        <w:rFonts w:hint="default"/>
        <w:b/>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8" w15:restartNumberingAfterBreak="0">
    <w:nsid w:val="2497725D"/>
    <w:multiLevelType w:val="hybridMultilevel"/>
    <w:tmpl w:val="7284C0A4"/>
    <w:lvl w:ilvl="0" w:tplc="040C000B">
      <w:start w:val="1"/>
      <w:numFmt w:val="bullet"/>
      <w:lvlText w:val=""/>
      <w:lvlJc w:val="left"/>
      <w:pPr>
        <w:ind w:left="1776" w:hanging="360"/>
      </w:pPr>
      <w:rPr>
        <w:rFonts w:ascii="Wingdings" w:hAnsi="Wingdings" w:hint="default"/>
      </w:rPr>
    </w:lvl>
    <w:lvl w:ilvl="1" w:tplc="040C0003">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9" w15:restartNumberingAfterBreak="0">
    <w:nsid w:val="277A2BB7"/>
    <w:multiLevelType w:val="multilevel"/>
    <w:tmpl w:val="8C3C6E78"/>
    <w:lvl w:ilvl="0">
      <w:start w:val="1"/>
      <w:numFmt w:val="upperRoman"/>
      <w:lvlText w:val="%1."/>
      <w:lvlJc w:val="left"/>
      <w:pPr>
        <w:ind w:left="1080" w:hanging="720"/>
      </w:pPr>
    </w:lvl>
    <w:lvl w:ilvl="1">
      <w:start w:val="1"/>
      <w:numFmt w:val="decimal"/>
      <w:isLgl/>
      <w:lvlText w:val="%1.%2"/>
      <w:lvlJc w:val="left"/>
      <w:pPr>
        <w:ind w:left="735" w:hanging="375"/>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0" w15:restartNumberingAfterBreak="0">
    <w:nsid w:val="296665A5"/>
    <w:multiLevelType w:val="hybridMultilevel"/>
    <w:tmpl w:val="93FCCE78"/>
    <w:lvl w:ilvl="0" w:tplc="97E497A4">
      <w:start w:val="1"/>
      <w:numFmt w:val="decimal"/>
      <w:lvlText w:val="%1."/>
      <w:lvlJc w:val="left"/>
      <w:pPr>
        <w:ind w:left="786" w:hanging="360"/>
      </w:pPr>
      <w:rPr>
        <w:rFonts w:hint="default"/>
        <w:b/>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1" w15:restartNumberingAfterBreak="0">
    <w:nsid w:val="2C69732C"/>
    <w:multiLevelType w:val="hybridMultilevel"/>
    <w:tmpl w:val="AAA872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59D7FE8"/>
    <w:multiLevelType w:val="hybridMultilevel"/>
    <w:tmpl w:val="3BD024AA"/>
    <w:lvl w:ilvl="0" w:tplc="E252DF00">
      <w:start w:val="1"/>
      <w:numFmt w:val="decimal"/>
      <w:lvlText w:val="%1."/>
      <w:lvlJc w:val="left"/>
      <w:pPr>
        <w:ind w:left="786" w:hanging="360"/>
      </w:pPr>
      <w:rPr>
        <w:b/>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3" w15:restartNumberingAfterBreak="0">
    <w:nsid w:val="3D227DDD"/>
    <w:multiLevelType w:val="hybridMultilevel"/>
    <w:tmpl w:val="CA4EB072"/>
    <w:lvl w:ilvl="0" w:tplc="DBDAD7B2">
      <w:start w:val="1"/>
      <w:numFmt w:val="bullet"/>
      <w:lvlText w:val=""/>
      <w:lvlJc w:val="left"/>
      <w:pPr>
        <w:ind w:left="1428" w:hanging="360"/>
      </w:pPr>
      <w:rPr>
        <w:rFonts w:ascii="Webdings" w:hAnsi="Web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474722C9"/>
    <w:multiLevelType w:val="hybridMultilevel"/>
    <w:tmpl w:val="FCB8C2E4"/>
    <w:lvl w:ilvl="0" w:tplc="3BFC7EB0">
      <w:start w:val="13"/>
      <w:numFmt w:val="bullet"/>
      <w:lvlText w:val=""/>
      <w:lvlJc w:val="left"/>
      <w:pPr>
        <w:ind w:left="720" w:hanging="360"/>
      </w:pPr>
      <w:rPr>
        <w:rFonts w:ascii="Symbol" w:eastAsia="Times New Roman"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5" w15:restartNumberingAfterBreak="0">
    <w:nsid w:val="483D1770"/>
    <w:multiLevelType w:val="multilevel"/>
    <w:tmpl w:val="90D83B68"/>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069" w:hanging="36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429" w:hanging="72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1789" w:hanging="1080"/>
      </w:pPr>
      <w:rPr>
        <w:rFonts w:hint="default"/>
      </w:rPr>
    </w:lvl>
    <w:lvl w:ilvl="7">
      <w:start w:val="1"/>
      <w:numFmt w:val="decimal"/>
      <w:isLgl/>
      <w:lvlText w:val="%1.%2.%3.%4.%5.%6.%7.%8"/>
      <w:lvlJc w:val="left"/>
      <w:pPr>
        <w:ind w:left="1789" w:hanging="1080"/>
      </w:pPr>
      <w:rPr>
        <w:rFonts w:hint="default"/>
      </w:rPr>
    </w:lvl>
    <w:lvl w:ilvl="8">
      <w:start w:val="1"/>
      <w:numFmt w:val="decimal"/>
      <w:isLgl/>
      <w:lvlText w:val="%1.%2.%3.%4.%5.%6.%7.%8.%9"/>
      <w:lvlJc w:val="left"/>
      <w:pPr>
        <w:ind w:left="2149" w:hanging="1440"/>
      </w:pPr>
      <w:rPr>
        <w:rFonts w:hint="default"/>
      </w:rPr>
    </w:lvl>
  </w:abstractNum>
  <w:abstractNum w:abstractNumId="16" w15:restartNumberingAfterBreak="0">
    <w:nsid w:val="4FF070E7"/>
    <w:multiLevelType w:val="multilevel"/>
    <w:tmpl w:val="435ED410"/>
    <w:lvl w:ilvl="0">
      <w:numFmt w:val="none"/>
      <w:pStyle w:val="PAGENANXFRL1"/>
      <w:lvlText w:val=""/>
      <w:lvlJc w:val="left"/>
      <w:pPr>
        <w:tabs>
          <w:tab w:val="num" w:pos="360"/>
        </w:tabs>
        <w:ind w:left="0" w:firstLine="0"/>
      </w:pPr>
    </w:lvl>
    <w:lvl w:ilvl="1">
      <w:start w:val="1"/>
      <w:numFmt w:val="decimal"/>
      <w:pStyle w:val="PAGENANXFRL2"/>
      <w:lvlText w:val="%2."/>
      <w:lvlJc w:val="left"/>
      <w:pPr>
        <w:tabs>
          <w:tab w:val="num" w:pos="850"/>
        </w:tabs>
        <w:ind w:left="850" w:hanging="850"/>
      </w:pPr>
      <w:rPr>
        <w:rFonts w:ascii="Arial" w:hAnsi="Arial"/>
        <w:b/>
        <w:i w:val="0"/>
        <w:caps w:val="0"/>
        <w:strike w:val="0"/>
        <w:dstrike w:val="0"/>
        <w:color w:val="auto"/>
        <w:sz w:val="26"/>
        <w:u w:val="none"/>
        <w:effect w:val="none"/>
      </w:rPr>
    </w:lvl>
    <w:lvl w:ilvl="2">
      <w:start w:val="1"/>
      <w:numFmt w:val="decimal"/>
      <w:pStyle w:val="PAGENANXFRL3"/>
      <w:lvlText w:val="%2.%3"/>
      <w:lvlJc w:val="left"/>
      <w:pPr>
        <w:tabs>
          <w:tab w:val="num" w:pos="850"/>
        </w:tabs>
        <w:ind w:left="850" w:hanging="850"/>
      </w:pPr>
      <w:rPr>
        <w:rFonts w:ascii="Arial" w:hAnsi="Arial"/>
        <w:b/>
        <w:i w:val="0"/>
        <w:caps w:val="0"/>
        <w:strike w:val="0"/>
        <w:dstrike w:val="0"/>
        <w:color w:val="auto"/>
        <w:sz w:val="24"/>
        <w:u w:val="none"/>
        <w:effect w:val="none"/>
      </w:rPr>
    </w:lvl>
    <w:lvl w:ilvl="3">
      <w:start w:val="1"/>
      <w:numFmt w:val="decimal"/>
      <w:pStyle w:val="PAGENANXFRL4"/>
      <w:lvlText w:val="%2.%4"/>
      <w:lvlJc w:val="left"/>
      <w:pPr>
        <w:tabs>
          <w:tab w:val="num" w:pos="850"/>
        </w:tabs>
        <w:ind w:left="0" w:firstLine="0"/>
      </w:pPr>
      <w:rPr>
        <w:rFonts w:ascii="Arial" w:hAnsi="Arial"/>
        <w:b/>
        <w:i w:val="0"/>
        <w:caps w:val="0"/>
        <w:strike w:val="0"/>
        <w:dstrike w:val="0"/>
        <w:color w:val="auto"/>
        <w:sz w:val="24"/>
        <w:u w:val="none"/>
        <w:effect w:val="none"/>
      </w:rPr>
    </w:lvl>
    <w:lvl w:ilvl="4">
      <w:start w:val="1"/>
      <w:numFmt w:val="decimal"/>
      <w:pStyle w:val="PAGENANXFRL5"/>
      <w:lvlText w:val="%2.%3.%5"/>
      <w:lvlJc w:val="left"/>
      <w:pPr>
        <w:tabs>
          <w:tab w:val="num" w:pos="850"/>
        </w:tabs>
        <w:ind w:left="850" w:hanging="850"/>
      </w:pPr>
      <w:rPr>
        <w:rFonts w:ascii="Arial" w:hAnsi="Arial"/>
        <w:b/>
        <w:i w:val="0"/>
        <w:caps w:val="0"/>
        <w:strike w:val="0"/>
        <w:dstrike w:val="0"/>
        <w:color w:val="auto"/>
        <w:sz w:val="24"/>
        <w:u w:val="none"/>
        <w:effect w:val="none"/>
      </w:rPr>
    </w:lvl>
    <w:lvl w:ilvl="5">
      <w:start w:val="1"/>
      <w:numFmt w:val="decimal"/>
      <w:pStyle w:val="PAGENANXFRL6"/>
      <w:lvlText w:val="%2.%3.%6"/>
      <w:lvlJc w:val="left"/>
      <w:pPr>
        <w:tabs>
          <w:tab w:val="num" w:pos="850"/>
        </w:tabs>
        <w:ind w:left="0" w:firstLine="0"/>
      </w:pPr>
      <w:rPr>
        <w:rFonts w:ascii="Arial" w:hAnsi="Arial"/>
        <w:b/>
        <w:i w:val="0"/>
        <w:caps w:val="0"/>
        <w:strike w:val="0"/>
        <w:dstrike w:val="0"/>
        <w:color w:val="auto"/>
        <w:sz w:val="24"/>
        <w:u w:val="none"/>
        <w:effect w:val="none"/>
      </w:rPr>
    </w:lvl>
    <w:lvl w:ilvl="6">
      <w:start w:val="1"/>
      <w:numFmt w:val="lowerLetter"/>
      <w:pStyle w:val="PAGENANXFRL7"/>
      <w:lvlText w:val="(%7)"/>
      <w:lvlJc w:val="left"/>
      <w:pPr>
        <w:tabs>
          <w:tab w:val="num" w:pos="850"/>
        </w:tabs>
        <w:ind w:left="850" w:hanging="850"/>
      </w:pPr>
      <w:rPr>
        <w:rFonts w:ascii="Arial" w:hAnsi="Arial"/>
        <w:b w:val="0"/>
        <w:i w:val="0"/>
        <w:caps w:val="0"/>
        <w:strike w:val="0"/>
        <w:dstrike w:val="0"/>
        <w:color w:val="auto"/>
        <w:sz w:val="19"/>
        <w:szCs w:val="19"/>
        <w:u w:val="none"/>
        <w:effect w:val="none"/>
      </w:rPr>
    </w:lvl>
    <w:lvl w:ilvl="7">
      <w:start w:val="1"/>
      <w:numFmt w:val="lowerRoman"/>
      <w:pStyle w:val="PAGENANXFRL8"/>
      <w:lvlText w:val="(%8)"/>
      <w:lvlJc w:val="left"/>
      <w:pPr>
        <w:tabs>
          <w:tab w:val="num" w:pos="1700"/>
        </w:tabs>
        <w:ind w:left="1699" w:hanging="849"/>
      </w:pPr>
      <w:rPr>
        <w:rFonts w:ascii="Arial" w:hAnsi="Arial"/>
        <w:b w:val="0"/>
        <w:i w:val="0"/>
        <w:caps w:val="0"/>
        <w:strike w:val="0"/>
        <w:dstrike w:val="0"/>
        <w:color w:val="auto"/>
        <w:sz w:val="22"/>
        <w:u w:val="none"/>
        <w:effect w:val="none"/>
      </w:rPr>
    </w:lvl>
    <w:lvl w:ilvl="8">
      <w:start w:val="1"/>
      <w:numFmt w:val="decimal"/>
      <w:pStyle w:val="PAGENANXFRL9"/>
      <w:lvlText w:val="(%9)"/>
      <w:lvlJc w:val="left"/>
      <w:pPr>
        <w:tabs>
          <w:tab w:val="num" w:pos="2549"/>
        </w:tabs>
        <w:ind w:left="2549" w:hanging="850"/>
      </w:pPr>
      <w:rPr>
        <w:rFonts w:ascii="Arial" w:hAnsi="Arial"/>
        <w:b w:val="0"/>
        <w:i w:val="0"/>
        <w:caps w:val="0"/>
        <w:strike w:val="0"/>
        <w:dstrike w:val="0"/>
        <w:color w:val="auto"/>
        <w:sz w:val="20"/>
        <w:u w:val="none"/>
        <w:effect w:val="none"/>
      </w:rPr>
    </w:lvl>
  </w:abstractNum>
  <w:abstractNum w:abstractNumId="17" w15:restartNumberingAfterBreak="0">
    <w:nsid w:val="51852C1D"/>
    <w:multiLevelType w:val="hybridMultilevel"/>
    <w:tmpl w:val="94EA4BAA"/>
    <w:lvl w:ilvl="0" w:tplc="F49EFF4C">
      <w:start w:val="13"/>
      <w:numFmt w:val="bullet"/>
      <w:lvlText w:val="-"/>
      <w:lvlJc w:val="left"/>
      <w:pPr>
        <w:ind w:left="1068" w:hanging="360"/>
      </w:pPr>
      <w:rPr>
        <w:rFonts w:ascii="Calibri" w:eastAsia="Arial"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5E651A80"/>
    <w:multiLevelType w:val="hybridMultilevel"/>
    <w:tmpl w:val="8AF8C84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69DC5CBC"/>
    <w:multiLevelType w:val="hybridMultilevel"/>
    <w:tmpl w:val="B212E520"/>
    <w:lvl w:ilvl="0" w:tplc="DBDAD7B2">
      <w:start w:val="1"/>
      <w:numFmt w:val="bullet"/>
      <w:lvlText w:val=""/>
      <w:lvlJc w:val="left"/>
      <w:pPr>
        <w:ind w:left="786" w:hanging="360"/>
      </w:pPr>
      <w:rPr>
        <w:rFonts w:ascii="Webdings" w:hAnsi="Webdings"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20" w15:restartNumberingAfterBreak="0">
    <w:nsid w:val="76DA545C"/>
    <w:multiLevelType w:val="hybridMultilevel"/>
    <w:tmpl w:val="09ECE2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92E1C5E"/>
    <w:multiLevelType w:val="hybridMultilevel"/>
    <w:tmpl w:val="04CA11D8"/>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2" w15:restartNumberingAfterBreak="0">
    <w:nsid w:val="7D7A7ECA"/>
    <w:multiLevelType w:val="hybridMultilevel"/>
    <w:tmpl w:val="A8204DE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7EB540B0"/>
    <w:multiLevelType w:val="hybridMultilevel"/>
    <w:tmpl w:val="50FE9CDE"/>
    <w:lvl w:ilvl="0" w:tplc="CDAE10A0">
      <w:numFmt w:val="bullet"/>
      <w:lvlText w:val="-"/>
      <w:lvlJc w:val="left"/>
      <w:pPr>
        <w:ind w:left="720" w:hanging="360"/>
      </w:pPr>
      <w:rPr>
        <w:rFonts w:ascii="Calibri" w:eastAsia="Arial"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lvlOverride w:ilvl="2"/>
    <w:lvlOverride w:ilvl="3"/>
    <w:lvlOverride w:ilvl="4"/>
    <w:lvlOverride w:ilvl="5"/>
    <w:lvlOverride w:ilvl="6"/>
    <w:lvlOverride w:ilvl="7"/>
    <w:lvlOverride w:ilvl="8"/>
  </w:num>
  <w:num w:numId="5">
    <w:abstractNumId w:val="19"/>
  </w:num>
  <w:num w:numId="6">
    <w:abstractNumId w:val="11"/>
  </w:num>
  <w:num w:numId="7">
    <w:abstractNumId w:val="19"/>
  </w:num>
  <w:num w:numId="8">
    <w:abstractNumId w:val="7"/>
  </w:num>
  <w:num w:numId="9">
    <w:abstractNumId w:val="10"/>
  </w:num>
  <w:num w:numId="10">
    <w:abstractNumId w:val="5"/>
  </w:num>
  <w:num w:numId="11">
    <w:abstractNumId w:val="6"/>
  </w:num>
  <w:num w:numId="12">
    <w:abstractNumId w:val="13"/>
  </w:num>
  <w:num w:numId="1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1"/>
  </w:num>
  <w:num w:numId="16">
    <w:abstractNumId w:val="15"/>
  </w:num>
  <w:num w:numId="17">
    <w:abstractNumId w:val="4"/>
  </w:num>
  <w:num w:numId="18">
    <w:abstractNumId w:val="8"/>
  </w:num>
  <w:num w:numId="19">
    <w:abstractNumId w:val="21"/>
  </w:num>
  <w:num w:numId="20">
    <w:abstractNumId w:val="17"/>
  </w:num>
  <w:num w:numId="21">
    <w:abstractNumId w:val="22"/>
  </w:num>
  <w:num w:numId="22">
    <w:abstractNumId w:val="18"/>
  </w:num>
  <w:num w:numId="23">
    <w:abstractNumId w:val="20"/>
  </w:num>
  <w:num w:numId="24">
    <w:abstractNumId w:val="21"/>
  </w:num>
  <w:num w:numId="25">
    <w:abstractNumId w:val="8"/>
  </w:num>
  <w:num w:numId="26">
    <w:abstractNumId w:val="23"/>
  </w:num>
  <w:num w:numId="2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zziz MIMOUNI">
    <w15:presenceInfo w15:providerId="AD" w15:userId="S::amimouni@avanquest.com::eb5c2566-ab33-4d8a-8547-db88a95cc7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5FC"/>
    <w:rsid w:val="00004A79"/>
    <w:rsid w:val="00011867"/>
    <w:rsid w:val="0002544B"/>
    <w:rsid w:val="00026BBC"/>
    <w:rsid w:val="000450CB"/>
    <w:rsid w:val="0005175A"/>
    <w:rsid w:val="000E6526"/>
    <w:rsid w:val="000F6E09"/>
    <w:rsid w:val="00107E08"/>
    <w:rsid w:val="00112820"/>
    <w:rsid w:val="00164689"/>
    <w:rsid w:val="00181B94"/>
    <w:rsid w:val="00197B08"/>
    <w:rsid w:val="001E47A7"/>
    <w:rsid w:val="001F6B28"/>
    <w:rsid w:val="00240BD6"/>
    <w:rsid w:val="00277EC7"/>
    <w:rsid w:val="002B10D3"/>
    <w:rsid w:val="002B7842"/>
    <w:rsid w:val="002D2350"/>
    <w:rsid w:val="002E3A93"/>
    <w:rsid w:val="0032370B"/>
    <w:rsid w:val="00365AC7"/>
    <w:rsid w:val="003A6D4B"/>
    <w:rsid w:val="004069EA"/>
    <w:rsid w:val="00437283"/>
    <w:rsid w:val="0044404C"/>
    <w:rsid w:val="00453CFC"/>
    <w:rsid w:val="00473E14"/>
    <w:rsid w:val="00482A61"/>
    <w:rsid w:val="004A1D32"/>
    <w:rsid w:val="004A668F"/>
    <w:rsid w:val="004B4C5A"/>
    <w:rsid w:val="004D1318"/>
    <w:rsid w:val="004E3638"/>
    <w:rsid w:val="0050064C"/>
    <w:rsid w:val="00504E9B"/>
    <w:rsid w:val="0053543D"/>
    <w:rsid w:val="00582CED"/>
    <w:rsid w:val="005B0690"/>
    <w:rsid w:val="00616B9D"/>
    <w:rsid w:val="006456BB"/>
    <w:rsid w:val="0065080D"/>
    <w:rsid w:val="006A4B9F"/>
    <w:rsid w:val="006B4E0A"/>
    <w:rsid w:val="006E52F0"/>
    <w:rsid w:val="007010DC"/>
    <w:rsid w:val="00702B6A"/>
    <w:rsid w:val="007255C7"/>
    <w:rsid w:val="00767418"/>
    <w:rsid w:val="00783D27"/>
    <w:rsid w:val="00790FEE"/>
    <w:rsid w:val="007F130D"/>
    <w:rsid w:val="007F7EEA"/>
    <w:rsid w:val="00813785"/>
    <w:rsid w:val="0082128E"/>
    <w:rsid w:val="00834F92"/>
    <w:rsid w:val="00860C2D"/>
    <w:rsid w:val="00866EB2"/>
    <w:rsid w:val="00877E5D"/>
    <w:rsid w:val="008A67B9"/>
    <w:rsid w:val="00911799"/>
    <w:rsid w:val="00935D14"/>
    <w:rsid w:val="00946C23"/>
    <w:rsid w:val="00966E38"/>
    <w:rsid w:val="00975E4A"/>
    <w:rsid w:val="009779C5"/>
    <w:rsid w:val="009A1E32"/>
    <w:rsid w:val="009F7235"/>
    <w:rsid w:val="00A14006"/>
    <w:rsid w:val="00A351C7"/>
    <w:rsid w:val="00A43EF8"/>
    <w:rsid w:val="00A5468B"/>
    <w:rsid w:val="00A62CAD"/>
    <w:rsid w:val="00A95219"/>
    <w:rsid w:val="00AA570E"/>
    <w:rsid w:val="00AB19B6"/>
    <w:rsid w:val="00B04CAB"/>
    <w:rsid w:val="00B13E42"/>
    <w:rsid w:val="00B7484A"/>
    <w:rsid w:val="00B865FC"/>
    <w:rsid w:val="00BB0A32"/>
    <w:rsid w:val="00BB3EED"/>
    <w:rsid w:val="00C67D1A"/>
    <w:rsid w:val="00C9140E"/>
    <w:rsid w:val="00CF7091"/>
    <w:rsid w:val="00D16916"/>
    <w:rsid w:val="00D464B6"/>
    <w:rsid w:val="00D63A69"/>
    <w:rsid w:val="00D91204"/>
    <w:rsid w:val="00D918F3"/>
    <w:rsid w:val="00DC07DD"/>
    <w:rsid w:val="00DC4B26"/>
    <w:rsid w:val="00E73F8B"/>
    <w:rsid w:val="00E9460F"/>
    <w:rsid w:val="00EA12F5"/>
    <w:rsid w:val="00EB3AA1"/>
    <w:rsid w:val="00EF5B9F"/>
    <w:rsid w:val="00F730DB"/>
    <w:rsid w:val="00F73D53"/>
    <w:rsid w:val="00F76064"/>
    <w:rsid w:val="00FE2597"/>
    <w:rsid w:val="00FF4B2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A47CF"/>
  <w15:docId w15:val="{8DED4C41-C05E-A145-9D6B-483BF7D73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fr-FR"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240BD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351C7"/>
    <w:pPr>
      <w:keepNext/>
      <w:keepLines/>
      <w:pBdr>
        <w:top w:val="none" w:sz="0" w:space="0" w:color="auto"/>
        <w:left w:val="none" w:sz="0" w:space="0" w:color="auto"/>
        <w:bottom w:val="none" w:sz="0" w:space="0" w:color="auto"/>
        <w:right w:val="none" w:sz="0" w:space="0" w:color="auto"/>
        <w:between w:val="none" w:sz="0" w:space="0" w:color="auto"/>
      </w:pBdr>
      <w:spacing w:before="200"/>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e 1,lp1,exigence 4"/>
    <w:basedOn w:val="Normal"/>
    <w:link w:val="ListParagraphChar"/>
    <w:uiPriority w:val="34"/>
    <w:qFormat/>
    <w:rsid w:val="00A351C7"/>
    <w:pPr>
      <w:ind w:left="720"/>
      <w:contextualSpacing/>
    </w:pPr>
  </w:style>
  <w:style w:type="character" w:customStyle="1" w:styleId="Heading1Char">
    <w:name w:val="Heading 1 Char"/>
    <w:basedOn w:val="DefaultParagraphFont"/>
    <w:link w:val="Heading1"/>
    <w:uiPriority w:val="9"/>
    <w:rsid w:val="00240BD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A351C7"/>
    <w:pPr>
      <w:pBdr>
        <w:top w:val="none" w:sz="0" w:space="0" w:color="auto"/>
        <w:left w:val="none" w:sz="0" w:space="0" w:color="auto"/>
        <w:bottom w:val="none" w:sz="0" w:space="0" w:color="auto"/>
        <w:right w:val="none" w:sz="0" w:space="0" w:color="auto"/>
        <w:between w:val="none" w:sz="0" w:space="0" w:color="auto"/>
      </w:pBdr>
      <w:outlineLvl w:val="9"/>
    </w:pPr>
  </w:style>
  <w:style w:type="character" w:customStyle="1" w:styleId="Heading2Char">
    <w:name w:val="Heading 2 Char"/>
    <w:basedOn w:val="DefaultParagraphFont"/>
    <w:link w:val="Heading2"/>
    <w:uiPriority w:val="9"/>
    <w:rsid w:val="00A351C7"/>
    <w:rPr>
      <w:rFonts w:ascii="Cambria" w:eastAsia="Times New Roman" w:hAnsi="Cambria" w:cs="Times New Roman"/>
      <w:b/>
      <w:bCs/>
      <w:color w:val="4F81BD"/>
      <w:sz w:val="26"/>
      <w:szCs w:val="26"/>
    </w:rPr>
  </w:style>
  <w:style w:type="character" w:customStyle="1" w:styleId="ListParagraphChar">
    <w:name w:val="List Paragraph Char"/>
    <w:aliases w:val="Liste 1 Char,lp1 Char,exigence 4 Char"/>
    <w:basedOn w:val="DefaultParagraphFont"/>
    <w:link w:val="ListParagraph"/>
    <w:uiPriority w:val="34"/>
    <w:locked/>
    <w:rsid w:val="00A351C7"/>
  </w:style>
  <w:style w:type="paragraph" w:styleId="Header">
    <w:name w:val="header"/>
    <w:basedOn w:val="Normal"/>
    <w:link w:val="HeaderChar"/>
    <w:uiPriority w:val="99"/>
    <w:unhideWhenUsed/>
    <w:rsid w:val="00B865FC"/>
    <w:pPr>
      <w:tabs>
        <w:tab w:val="center" w:pos="4536"/>
        <w:tab w:val="right" w:pos="9072"/>
      </w:tabs>
      <w:spacing w:line="240" w:lineRule="auto"/>
    </w:pPr>
  </w:style>
  <w:style w:type="character" w:customStyle="1" w:styleId="HeaderChar">
    <w:name w:val="Header Char"/>
    <w:basedOn w:val="DefaultParagraphFont"/>
    <w:link w:val="Header"/>
    <w:uiPriority w:val="99"/>
    <w:rsid w:val="00B865FC"/>
  </w:style>
  <w:style w:type="paragraph" w:styleId="Footer">
    <w:name w:val="footer"/>
    <w:basedOn w:val="Normal"/>
    <w:link w:val="FooterChar"/>
    <w:uiPriority w:val="99"/>
    <w:unhideWhenUsed/>
    <w:rsid w:val="00B865FC"/>
    <w:pPr>
      <w:tabs>
        <w:tab w:val="center" w:pos="4536"/>
        <w:tab w:val="right" w:pos="9072"/>
      </w:tabs>
      <w:spacing w:line="240" w:lineRule="auto"/>
    </w:pPr>
  </w:style>
  <w:style w:type="character" w:customStyle="1" w:styleId="FooterChar">
    <w:name w:val="Footer Char"/>
    <w:basedOn w:val="DefaultParagraphFont"/>
    <w:link w:val="Footer"/>
    <w:uiPriority w:val="99"/>
    <w:rsid w:val="00B865FC"/>
  </w:style>
  <w:style w:type="paragraph" w:styleId="BalloonText">
    <w:name w:val="Balloon Text"/>
    <w:basedOn w:val="Normal"/>
    <w:link w:val="BalloonTextChar"/>
    <w:uiPriority w:val="99"/>
    <w:semiHidden/>
    <w:unhideWhenUsed/>
    <w:rsid w:val="00B865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5FC"/>
    <w:rPr>
      <w:rFonts w:ascii="Tahoma" w:hAnsi="Tahoma" w:cs="Tahoma"/>
      <w:sz w:val="16"/>
      <w:szCs w:val="16"/>
    </w:rPr>
  </w:style>
  <w:style w:type="paragraph" w:customStyle="1" w:styleId="Normal1">
    <w:name w:val="Normal1"/>
    <w:basedOn w:val="Normal"/>
    <w:rsid w:val="0065080D"/>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eastAsia="fr-FR"/>
    </w:rPr>
  </w:style>
  <w:style w:type="paragraph" w:styleId="Subtitle">
    <w:name w:val="Subtitle"/>
    <w:basedOn w:val="Normal"/>
    <w:next w:val="Normal"/>
    <w:link w:val="SubtitleChar"/>
    <w:qFormat/>
    <w:rsid w:val="00877E5D"/>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60" w:line="240" w:lineRule="auto"/>
      <w:jc w:val="center"/>
      <w:outlineLvl w:val="1"/>
    </w:pPr>
    <w:rPr>
      <w:rFonts w:ascii="Cambria" w:eastAsia="Times New Roman" w:hAnsi="Cambria" w:cs="Times New Roman"/>
      <w:color w:val="auto"/>
      <w:sz w:val="24"/>
      <w:szCs w:val="24"/>
      <w:lang w:eastAsia="fr-FR"/>
    </w:rPr>
  </w:style>
  <w:style w:type="character" w:customStyle="1" w:styleId="SubtitleChar">
    <w:name w:val="Subtitle Char"/>
    <w:basedOn w:val="DefaultParagraphFont"/>
    <w:link w:val="Subtitle"/>
    <w:rsid w:val="00877E5D"/>
    <w:rPr>
      <w:rFonts w:ascii="Cambria" w:eastAsia="Times New Roman" w:hAnsi="Cambria" w:cs="Times New Roman"/>
      <w:color w:val="auto"/>
      <w:sz w:val="24"/>
      <w:szCs w:val="24"/>
      <w:lang w:eastAsia="fr-FR"/>
    </w:rPr>
  </w:style>
  <w:style w:type="paragraph" w:customStyle="1" w:styleId="PAGENANXFRL2">
    <w:name w:val="PAGENANXFR_L2"/>
    <w:basedOn w:val="PAGENANXFRL1"/>
    <w:next w:val="PAGENANXFRL3"/>
    <w:rsid w:val="00790FEE"/>
    <w:pPr>
      <w:pageBreakBefore w:val="0"/>
      <w:numPr>
        <w:ilvl w:val="1"/>
      </w:numPr>
      <w:spacing w:before="720" w:after="600" w:line="240" w:lineRule="auto"/>
      <w:jc w:val="left"/>
      <w:outlineLvl w:val="9"/>
    </w:pPr>
  </w:style>
  <w:style w:type="paragraph" w:customStyle="1" w:styleId="PAGENANXFRL1">
    <w:name w:val="PAGENANXFR_L1"/>
    <w:basedOn w:val="Normal"/>
    <w:next w:val="PAGENANXFRL2"/>
    <w:rsid w:val="00790FEE"/>
    <w:pPr>
      <w:keepNext/>
      <w:keepLines/>
      <w:pageBreakBefore/>
      <w:numPr>
        <w:numId w:val="13"/>
      </w:numPr>
      <w:pBdr>
        <w:top w:val="none" w:sz="0" w:space="0" w:color="auto"/>
        <w:left w:val="none" w:sz="0" w:space="0" w:color="auto"/>
        <w:bottom w:val="none" w:sz="0" w:space="0" w:color="auto"/>
        <w:right w:val="none" w:sz="0" w:space="0" w:color="auto"/>
        <w:between w:val="none" w:sz="0" w:space="0" w:color="auto"/>
      </w:pBdr>
      <w:spacing w:after="800" w:line="480" w:lineRule="auto"/>
      <w:jc w:val="center"/>
      <w:outlineLvl w:val="0"/>
    </w:pPr>
    <w:rPr>
      <w:rFonts w:eastAsia="Times New Roman" w:cs="Times New Roman"/>
      <w:b/>
      <w:caps/>
      <w:color w:val="auto"/>
      <w:sz w:val="26"/>
      <w:szCs w:val="20"/>
    </w:rPr>
  </w:style>
  <w:style w:type="paragraph" w:customStyle="1" w:styleId="PAGENANXFRL3">
    <w:name w:val="PAGENANXFR_L3"/>
    <w:basedOn w:val="PAGENANXFRL2"/>
    <w:next w:val="Normal"/>
    <w:rsid w:val="00790FEE"/>
    <w:pPr>
      <w:numPr>
        <w:ilvl w:val="2"/>
      </w:numPr>
      <w:spacing w:before="480" w:after="240"/>
    </w:pPr>
    <w:rPr>
      <w:caps w:val="0"/>
      <w:smallCaps/>
      <w:sz w:val="24"/>
    </w:rPr>
  </w:style>
  <w:style w:type="character" w:customStyle="1" w:styleId="PAGENANXFRL4Car">
    <w:name w:val="PAGENANXFR_L4 Car"/>
    <w:link w:val="PAGENANXFRL4"/>
    <w:locked/>
    <w:rsid w:val="00790FEE"/>
    <w:rPr>
      <w:sz w:val="24"/>
      <w:lang w:val="x-none"/>
    </w:rPr>
  </w:style>
  <w:style w:type="paragraph" w:customStyle="1" w:styleId="PAGENANXFRL4">
    <w:name w:val="PAGENANXFR_L4"/>
    <w:basedOn w:val="PAGENANXFRL3"/>
    <w:link w:val="PAGENANXFRL4Car"/>
    <w:rsid w:val="00790FEE"/>
    <w:pPr>
      <w:keepNext w:val="0"/>
      <w:keepLines w:val="0"/>
      <w:numPr>
        <w:ilvl w:val="3"/>
      </w:numPr>
      <w:jc w:val="both"/>
    </w:pPr>
    <w:rPr>
      <w:rFonts w:eastAsia="Arial" w:cs="Arial"/>
      <w:b w:val="0"/>
      <w:smallCaps w:val="0"/>
      <w:color w:val="000000"/>
      <w:szCs w:val="22"/>
      <w:lang w:val="x-none"/>
    </w:rPr>
  </w:style>
  <w:style w:type="paragraph" w:customStyle="1" w:styleId="PAGENANXFRL5">
    <w:name w:val="PAGENANXFR_L5"/>
    <w:basedOn w:val="PAGENANXFRL4"/>
    <w:next w:val="Normal"/>
    <w:rsid w:val="00790FEE"/>
    <w:pPr>
      <w:keepNext/>
      <w:keepLines/>
      <w:numPr>
        <w:ilvl w:val="4"/>
      </w:numPr>
      <w:tabs>
        <w:tab w:val="clear" w:pos="850"/>
        <w:tab w:val="num" w:pos="360"/>
      </w:tabs>
      <w:spacing w:before="360"/>
      <w:ind w:left="3600" w:hanging="360"/>
      <w:jc w:val="left"/>
    </w:pPr>
    <w:rPr>
      <w:b/>
    </w:rPr>
  </w:style>
  <w:style w:type="paragraph" w:customStyle="1" w:styleId="PAGENANXFRL6">
    <w:name w:val="PAGENANXFR_L6"/>
    <w:basedOn w:val="PAGENANXFRL5"/>
    <w:rsid w:val="00790FEE"/>
    <w:pPr>
      <w:keepNext w:val="0"/>
      <w:keepLines w:val="0"/>
      <w:numPr>
        <w:ilvl w:val="5"/>
      </w:numPr>
      <w:tabs>
        <w:tab w:val="clear" w:pos="850"/>
        <w:tab w:val="num" w:pos="360"/>
      </w:tabs>
      <w:ind w:left="4320" w:hanging="360"/>
      <w:jc w:val="both"/>
    </w:pPr>
    <w:rPr>
      <w:rFonts w:ascii="Times New Roman" w:hAnsi="Times New Roman"/>
      <w:b w:val="0"/>
    </w:rPr>
  </w:style>
  <w:style w:type="paragraph" w:customStyle="1" w:styleId="PAGENANXFRL7">
    <w:name w:val="PAGENANXFR_L7"/>
    <w:basedOn w:val="PAGENANXFRL6"/>
    <w:rsid w:val="00790FEE"/>
    <w:pPr>
      <w:numPr>
        <w:ilvl w:val="6"/>
      </w:numPr>
      <w:tabs>
        <w:tab w:val="clear" w:pos="850"/>
        <w:tab w:val="num" w:pos="360"/>
      </w:tabs>
      <w:spacing w:before="0"/>
      <w:ind w:left="5040" w:hanging="360"/>
    </w:pPr>
  </w:style>
  <w:style w:type="paragraph" w:customStyle="1" w:styleId="PAGENANXFRL8">
    <w:name w:val="PAGENANXFR_L8"/>
    <w:basedOn w:val="PAGENANXFRL7"/>
    <w:rsid w:val="00790FEE"/>
    <w:pPr>
      <w:numPr>
        <w:ilvl w:val="7"/>
      </w:numPr>
      <w:tabs>
        <w:tab w:val="clear" w:pos="1700"/>
        <w:tab w:val="num" w:pos="360"/>
      </w:tabs>
      <w:ind w:left="5760" w:hanging="360"/>
    </w:pPr>
  </w:style>
  <w:style w:type="paragraph" w:customStyle="1" w:styleId="PAGENANXFRL9">
    <w:name w:val="PAGENANXFR_L9"/>
    <w:basedOn w:val="PAGENANXFRL8"/>
    <w:rsid w:val="00790FEE"/>
    <w:pPr>
      <w:numPr>
        <w:ilvl w:val="8"/>
      </w:numPr>
      <w:tabs>
        <w:tab w:val="clear" w:pos="2549"/>
        <w:tab w:val="num" w:pos="360"/>
      </w:tabs>
      <w:ind w:left="6480" w:hanging="360"/>
      <w:outlineLvl w:val="8"/>
    </w:pPr>
  </w:style>
  <w:style w:type="character" w:styleId="Hyperlink">
    <w:name w:val="Hyperlink"/>
    <w:basedOn w:val="DefaultParagraphFont"/>
    <w:uiPriority w:val="99"/>
    <w:semiHidden/>
    <w:unhideWhenUsed/>
    <w:rsid w:val="009779C5"/>
    <w:rPr>
      <w:color w:val="0000FF"/>
      <w:u w:val="single"/>
    </w:rPr>
  </w:style>
  <w:style w:type="table" w:styleId="TableGrid">
    <w:name w:val="Table Grid"/>
    <w:basedOn w:val="TableNormal"/>
    <w:uiPriority w:val="59"/>
    <w:rsid w:val="000E65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02B6A"/>
    <w:rPr>
      <w:sz w:val="16"/>
      <w:szCs w:val="16"/>
    </w:rPr>
  </w:style>
  <w:style w:type="paragraph" w:styleId="CommentText">
    <w:name w:val="annotation text"/>
    <w:basedOn w:val="Normal"/>
    <w:link w:val="CommentTextChar"/>
    <w:uiPriority w:val="99"/>
    <w:semiHidden/>
    <w:unhideWhenUsed/>
    <w:rsid w:val="00702B6A"/>
    <w:pPr>
      <w:spacing w:line="240" w:lineRule="auto"/>
    </w:pPr>
    <w:rPr>
      <w:sz w:val="20"/>
      <w:szCs w:val="20"/>
    </w:rPr>
  </w:style>
  <w:style w:type="character" w:customStyle="1" w:styleId="CommentTextChar">
    <w:name w:val="Comment Text Char"/>
    <w:basedOn w:val="DefaultParagraphFont"/>
    <w:link w:val="CommentText"/>
    <w:uiPriority w:val="99"/>
    <w:semiHidden/>
    <w:rsid w:val="00702B6A"/>
    <w:rPr>
      <w:sz w:val="20"/>
      <w:szCs w:val="20"/>
    </w:rPr>
  </w:style>
  <w:style w:type="paragraph" w:styleId="CommentSubject">
    <w:name w:val="annotation subject"/>
    <w:basedOn w:val="CommentText"/>
    <w:next w:val="CommentText"/>
    <w:link w:val="CommentSubjectChar"/>
    <w:uiPriority w:val="99"/>
    <w:semiHidden/>
    <w:unhideWhenUsed/>
    <w:rsid w:val="00702B6A"/>
    <w:rPr>
      <w:b/>
      <w:bCs/>
    </w:rPr>
  </w:style>
  <w:style w:type="character" w:customStyle="1" w:styleId="CommentSubjectChar">
    <w:name w:val="Comment Subject Char"/>
    <w:basedOn w:val="CommentTextChar"/>
    <w:link w:val="CommentSubject"/>
    <w:uiPriority w:val="99"/>
    <w:semiHidden/>
    <w:rsid w:val="00702B6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076639">
      <w:bodyDiv w:val="1"/>
      <w:marLeft w:val="0"/>
      <w:marRight w:val="0"/>
      <w:marTop w:val="0"/>
      <w:marBottom w:val="0"/>
      <w:divBdr>
        <w:top w:val="none" w:sz="0" w:space="0" w:color="auto"/>
        <w:left w:val="none" w:sz="0" w:space="0" w:color="auto"/>
        <w:bottom w:val="none" w:sz="0" w:space="0" w:color="auto"/>
        <w:right w:val="none" w:sz="0" w:space="0" w:color="auto"/>
      </w:divBdr>
    </w:div>
    <w:div w:id="366761713">
      <w:bodyDiv w:val="1"/>
      <w:marLeft w:val="0"/>
      <w:marRight w:val="0"/>
      <w:marTop w:val="0"/>
      <w:marBottom w:val="0"/>
      <w:divBdr>
        <w:top w:val="none" w:sz="0" w:space="0" w:color="auto"/>
        <w:left w:val="none" w:sz="0" w:space="0" w:color="auto"/>
        <w:bottom w:val="none" w:sz="0" w:space="0" w:color="auto"/>
        <w:right w:val="none" w:sz="0" w:space="0" w:color="auto"/>
      </w:divBdr>
    </w:div>
    <w:div w:id="393351839">
      <w:bodyDiv w:val="1"/>
      <w:marLeft w:val="0"/>
      <w:marRight w:val="0"/>
      <w:marTop w:val="0"/>
      <w:marBottom w:val="0"/>
      <w:divBdr>
        <w:top w:val="none" w:sz="0" w:space="0" w:color="auto"/>
        <w:left w:val="none" w:sz="0" w:space="0" w:color="auto"/>
        <w:bottom w:val="none" w:sz="0" w:space="0" w:color="auto"/>
        <w:right w:val="none" w:sz="0" w:space="0" w:color="auto"/>
      </w:divBdr>
    </w:div>
    <w:div w:id="603999230">
      <w:bodyDiv w:val="1"/>
      <w:marLeft w:val="0"/>
      <w:marRight w:val="0"/>
      <w:marTop w:val="0"/>
      <w:marBottom w:val="0"/>
      <w:divBdr>
        <w:top w:val="none" w:sz="0" w:space="0" w:color="auto"/>
        <w:left w:val="none" w:sz="0" w:space="0" w:color="auto"/>
        <w:bottom w:val="none" w:sz="0" w:space="0" w:color="auto"/>
        <w:right w:val="none" w:sz="0" w:space="0" w:color="auto"/>
      </w:divBdr>
    </w:div>
    <w:div w:id="781001097">
      <w:bodyDiv w:val="1"/>
      <w:marLeft w:val="0"/>
      <w:marRight w:val="0"/>
      <w:marTop w:val="0"/>
      <w:marBottom w:val="0"/>
      <w:divBdr>
        <w:top w:val="none" w:sz="0" w:space="0" w:color="auto"/>
        <w:left w:val="none" w:sz="0" w:space="0" w:color="auto"/>
        <w:bottom w:val="none" w:sz="0" w:space="0" w:color="auto"/>
        <w:right w:val="none" w:sz="0" w:space="0" w:color="auto"/>
      </w:divBdr>
    </w:div>
    <w:div w:id="905651812">
      <w:bodyDiv w:val="1"/>
      <w:marLeft w:val="0"/>
      <w:marRight w:val="0"/>
      <w:marTop w:val="0"/>
      <w:marBottom w:val="0"/>
      <w:divBdr>
        <w:top w:val="none" w:sz="0" w:space="0" w:color="auto"/>
        <w:left w:val="none" w:sz="0" w:space="0" w:color="auto"/>
        <w:bottom w:val="none" w:sz="0" w:space="0" w:color="auto"/>
        <w:right w:val="none" w:sz="0" w:space="0" w:color="auto"/>
      </w:divBdr>
    </w:div>
    <w:div w:id="998271841">
      <w:bodyDiv w:val="1"/>
      <w:marLeft w:val="0"/>
      <w:marRight w:val="0"/>
      <w:marTop w:val="0"/>
      <w:marBottom w:val="0"/>
      <w:divBdr>
        <w:top w:val="none" w:sz="0" w:space="0" w:color="auto"/>
        <w:left w:val="none" w:sz="0" w:space="0" w:color="auto"/>
        <w:bottom w:val="none" w:sz="0" w:space="0" w:color="auto"/>
        <w:right w:val="none" w:sz="0" w:space="0" w:color="auto"/>
      </w:divBdr>
    </w:div>
    <w:div w:id="1009524432">
      <w:bodyDiv w:val="1"/>
      <w:marLeft w:val="0"/>
      <w:marRight w:val="0"/>
      <w:marTop w:val="0"/>
      <w:marBottom w:val="0"/>
      <w:divBdr>
        <w:top w:val="none" w:sz="0" w:space="0" w:color="auto"/>
        <w:left w:val="none" w:sz="0" w:space="0" w:color="auto"/>
        <w:bottom w:val="none" w:sz="0" w:space="0" w:color="auto"/>
        <w:right w:val="none" w:sz="0" w:space="0" w:color="auto"/>
      </w:divBdr>
    </w:div>
    <w:div w:id="1206329128">
      <w:bodyDiv w:val="1"/>
      <w:marLeft w:val="0"/>
      <w:marRight w:val="0"/>
      <w:marTop w:val="0"/>
      <w:marBottom w:val="0"/>
      <w:divBdr>
        <w:top w:val="none" w:sz="0" w:space="0" w:color="auto"/>
        <w:left w:val="none" w:sz="0" w:space="0" w:color="auto"/>
        <w:bottom w:val="none" w:sz="0" w:space="0" w:color="auto"/>
        <w:right w:val="none" w:sz="0" w:space="0" w:color="auto"/>
      </w:divBdr>
    </w:div>
    <w:div w:id="1450274846">
      <w:bodyDiv w:val="1"/>
      <w:marLeft w:val="0"/>
      <w:marRight w:val="0"/>
      <w:marTop w:val="0"/>
      <w:marBottom w:val="0"/>
      <w:divBdr>
        <w:top w:val="none" w:sz="0" w:space="0" w:color="auto"/>
        <w:left w:val="none" w:sz="0" w:space="0" w:color="auto"/>
        <w:bottom w:val="none" w:sz="0" w:space="0" w:color="auto"/>
        <w:right w:val="none" w:sz="0" w:space="0" w:color="auto"/>
      </w:divBdr>
    </w:div>
    <w:div w:id="1487284303">
      <w:bodyDiv w:val="1"/>
      <w:marLeft w:val="0"/>
      <w:marRight w:val="0"/>
      <w:marTop w:val="0"/>
      <w:marBottom w:val="0"/>
      <w:divBdr>
        <w:top w:val="none" w:sz="0" w:space="0" w:color="auto"/>
        <w:left w:val="none" w:sz="0" w:space="0" w:color="auto"/>
        <w:bottom w:val="none" w:sz="0" w:space="0" w:color="auto"/>
        <w:right w:val="none" w:sz="0" w:space="0" w:color="auto"/>
      </w:divBdr>
    </w:div>
    <w:div w:id="1670712639">
      <w:bodyDiv w:val="1"/>
      <w:marLeft w:val="0"/>
      <w:marRight w:val="0"/>
      <w:marTop w:val="0"/>
      <w:marBottom w:val="0"/>
      <w:divBdr>
        <w:top w:val="none" w:sz="0" w:space="0" w:color="auto"/>
        <w:left w:val="none" w:sz="0" w:space="0" w:color="auto"/>
        <w:bottom w:val="none" w:sz="0" w:space="0" w:color="auto"/>
        <w:right w:val="none" w:sz="0" w:space="0" w:color="auto"/>
      </w:divBdr>
    </w:div>
    <w:div w:id="1780955379">
      <w:bodyDiv w:val="1"/>
      <w:marLeft w:val="0"/>
      <w:marRight w:val="0"/>
      <w:marTop w:val="0"/>
      <w:marBottom w:val="0"/>
      <w:divBdr>
        <w:top w:val="none" w:sz="0" w:space="0" w:color="auto"/>
        <w:left w:val="none" w:sz="0" w:space="0" w:color="auto"/>
        <w:bottom w:val="none" w:sz="0" w:space="0" w:color="auto"/>
        <w:right w:val="none" w:sz="0" w:space="0" w:color="auto"/>
      </w:divBdr>
    </w:div>
    <w:div w:id="1819347109">
      <w:bodyDiv w:val="1"/>
      <w:marLeft w:val="0"/>
      <w:marRight w:val="0"/>
      <w:marTop w:val="0"/>
      <w:marBottom w:val="0"/>
      <w:divBdr>
        <w:top w:val="none" w:sz="0" w:space="0" w:color="auto"/>
        <w:left w:val="none" w:sz="0" w:space="0" w:color="auto"/>
        <w:bottom w:val="none" w:sz="0" w:space="0" w:color="auto"/>
        <w:right w:val="none" w:sz="0" w:space="0" w:color="auto"/>
      </w:divBdr>
    </w:div>
    <w:div w:id="1910505611">
      <w:bodyDiv w:val="1"/>
      <w:marLeft w:val="0"/>
      <w:marRight w:val="0"/>
      <w:marTop w:val="0"/>
      <w:marBottom w:val="0"/>
      <w:divBdr>
        <w:top w:val="none" w:sz="0" w:space="0" w:color="auto"/>
        <w:left w:val="none" w:sz="0" w:space="0" w:color="auto"/>
        <w:bottom w:val="none" w:sz="0" w:space="0" w:color="auto"/>
        <w:right w:val="none" w:sz="0" w:space="0" w:color="auto"/>
      </w:divBdr>
    </w:div>
    <w:div w:id="1990741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3261</Words>
  <Characters>18592</Characters>
  <Application>Microsoft Office Word</Application>
  <DocSecurity>0</DocSecurity>
  <Lines>154</Lines>
  <Paragraphs>43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21810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dc:creator>
  <cp:lastModifiedBy>Azziz MIMOUNI</cp:lastModifiedBy>
  <cp:revision>3</cp:revision>
  <dcterms:created xsi:type="dcterms:W3CDTF">2022-03-18T15:36:00Z</dcterms:created>
  <dcterms:modified xsi:type="dcterms:W3CDTF">2022-03-18T16:19:00Z</dcterms:modified>
</cp:coreProperties>
</file>