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23E5D" w14:textId="77777777" w:rsidR="00DF31F7" w:rsidRPr="00B23A95" w:rsidRDefault="002B519A" w:rsidP="00E44EB0">
      <w:pPr>
        <w:ind w:left="2892"/>
        <w:jc w:val="both"/>
        <w:rPr>
          <w:rFonts w:ascii="Times New Roman" w:hAnsi="Times New Roman" w:cs="Times New Roman"/>
          <w:b/>
        </w:rPr>
      </w:pPr>
      <w:r w:rsidRPr="00B23A95">
        <w:rPr>
          <w:rFonts w:ascii="Times New Roman" w:hAnsi="Times New Roman" w:cs="Times New Roman"/>
          <w:b/>
          <w:w w:val="105"/>
        </w:rPr>
        <w:t xml:space="preserve">DATA </w:t>
      </w:r>
      <w:r w:rsidR="004204E5" w:rsidRPr="00B23A95">
        <w:rPr>
          <w:rFonts w:ascii="Times New Roman" w:hAnsi="Times New Roman" w:cs="Times New Roman"/>
          <w:b/>
          <w:w w:val="105"/>
        </w:rPr>
        <w:t>PROCESSING AGREEMENT</w:t>
      </w:r>
    </w:p>
    <w:p w14:paraId="5C8F19F9" w14:textId="77777777" w:rsidR="00DF31F7" w:rsidRPr="00B23A95" w:rsidRDefault="00DF31F7" w:rsidP="00E44EB0">
      <w:pPr>
        <w:pStyle w:val="BodyText"/>
        <w:spacing w:before="1"/>
        <w:jc w:val="both"/>
        <w:rPr>
          <w:rFonts w:ascii="Times New Roman" w:hAnsi="Times New Roman" w:cs="Times New Roman"/>
          <w:b/>
          <w:sz w:val="22"/>
          <w:szCs w:val="22"/>
        </w:rPr>
      </w:pPr>
    </w:p>
    <w:p w14:paraId="78E45B65" w14:textId="51BFEC8B" w:rsidR="00DF31F7" w:rsidRPr="00B23A95" w:rsidRDefault="004204E5" w:rsidP="00E44EB0">
      <w:pPr>
        <w:spacing w:before="240"/>
        <w:jc w:val="both"/>
        <w:rPr>
          <w:rFonts w:ascii="Times New Roman" w:hAnsi="Times New Roman" w:cs="Times New Roman"/>
        </w:rPr>
      </w:pPr>
      <w:r w:rsidRPr="00B23A95">
        <w:rPr>
          <w:rFonts w:ascii="Times New Roman" w:hAnsi="Times New Roman" w:cs="Times New Roman"/>
          <w:color w:val="131515"/>
        </w:rPr>
        <w:t xml:space="preserve">This Data Processing Agreement </w:t>
      </w:r>
      <w:r w:rsidR="00283A8F" w:rsidRPr="00B23A95">
        <w:rPr>
          <w:rFonts w:ascii="Times New Roman" w:hAnsi="Times New Roman" w:cs="Times New Roman"/>
          <w:color w:val="131515"/>
        </w:rPr>
        <w:t>(hereafter the “</w:t>
      </w:r>
      <w:r w:rsidR="00283A8F" w:rsidRPr="00CD3686">
        <w:rPr>
          <w:rFonts w:ascii="Times New Roman" w:hAnsi="Times New Roman" w:cs="Times New Roman"/>
          <w:b/>
          <w:color w:val="131515"/>
        </w:rPr>
        <w:t>Agreement</w:t>
      </w:r>
      <w:r w:rsidR="00283A8F" w:rsidRPr="00B23A95">
        <w:rPr>
          <w:rFonts w:ascii="Times New Roman" w:hAnsi="Times New Roman" w:cs="Times New Roman"/>
          <w:color w:val="131515"/>
        </w:rPr>
        <w:t xml:space="preserve">”) </w:t>
      </w:r>
      <w:r w:rsidRPr="00B23A95">
        <w:rPr>
          <w:rFonts w:ascii="Times New Roman" w:hAnsi="Times New Roman" w:cs="Times New Roman"/>
          <w:color w:val="131515"/>
        </w:rPr>
        <w:t xml:space="preserve">is made on </w:t>
      </w:r>
      <w:r w:rsidR="002B519A" w:rsidRPr="001973B7">
        <w:rPr>
          <w:rFonts w:ascii="Times New Roman" w:hAnsi="Times New Roman" w:cs="Times New Roman"/>
          <w:color w:val="131515"/>
          <w:highlight w:val="yellow"/>
        </w:rPr>
        <w:t>…</w:t>
      </w:r>
      <w:r w:rsidR="002B519A" w:rsidRPr="00B23A95">
        <w:rPr>
          <w:rFonts w:ascii="Times New Roman" w:hAnsi="Times New Roman" w:cs="Times New Roman"/>
          <w:color w:val="131515"/>
        </w:rPr>
        <w:t xml:space="preserve"> </w:t>
      </w:r>
      <w:r w:rsidRPr="00B23A95">
        <w:rPr>
          <w:rFonts w:ascii="Times New Roman" w:hAnsi="Times New Roman" w:cs="Times New Roman"/>
          <w:color w:val="131515"/>
        </w:rPr>
        <w:t>and entered into by and between:</w:t>
      </w:r>
    </w:p>
    <w:p w14:paraId="0610F0D8" w14:textId="0B760ADD" w:rsidR="002B519A" w:rsidRPr="00B23A95" w:rsidRDefault="00C62D8C" w:rsidP="00116EE0">
      <w:pPr>
        <w:tabs>
          <w:tab w:val="left" w:pos="981"/>
        </w:tabs>
        <w:spacing w:before="240"/>
        <w:jc w:val="both"/>
        <w:rPr>
          <w:rFonts w:ascii="Times New Roman" w:hAnsi="Times New Roman" w:cs="Times New Roman"/>
          <w:b/>
          <w:color w:val="3F3F3F"/>
          <w:w w:val="83"/>
        </w:rPr>
      </w:pPr>
      <w:ins w:id="0" w:author="Dimova, Stanislava" w:date="2023-03-09T12:18:00Z">
        <w:r>
          <w:rPr>
            <w:rFonts w:ascii="Times New Roman" w:hAnsi="Times New Roman" w:cs="Times New Roman"/>
            <w:b/>
            <w:color w:val="131515"/>
            <w:w w:val="105"/>
          </w:rPr>
          <w:t>Avanquest</w:t>
        </w:r>
        <w:r w:rsidR="0091715E">
          <w:rPr>
            <w:rFonts w:ascii="Times New Roman" w:hAnsi="Times New Roman" w:cs="Times New Roman"/>
            <w:b/>
            <w:color w:val="131515"/>
            <w:w w:val="105"/>
          </w:rPr>
          <w:t xml:space="preserve"> North Americ</w:t>
        </w:r>
      </w:ins>
      <w:ins w:id="1" w:author="Dimova, Stanislava" w:date="2023-03-09T12:19:00Z">
        <w:r w:rsidR="0091715E">
          <w:rPr>
            <w:rFonts w:ascii="Times New Roman" w:hAnsi="Times New Roman" w:cs="Times New Roman"/>
            <w:b/>
            <w:color w:val="131515"/>
            <w:w w:val="105"/>
          </w:rPr>
          <w:t>a Inc.</w:t>
        </w:r>
      </w:ins>
      <w:commentRangeStart w:id="2"/>
      <w:del w:id="3" w:author="Dimova, Stanislava" w:date="2023-03-09T12:19:00Z">
        <w:r w:rsidR="002F33D6" w:rsidRPr="002F33D6" w:rsidDel="0091715E">
          <w:rPr>
            <w:rFonts w:ascii="Times New Roman" w:hAnsi="Times New Roman" w:cs="Times New Roman"/>
            <w:b/>
            <w:color w:val="131515"/>
            <w:w w:val="105"/>
          </w:rPr>
          <w:delText>PlanetArt LLC</w:delText>
        </w:r>
      </w:del>
      <w:r w:rsidR="002F33D6" w:rsidRPr="002F33D6">
        <w:rPr>
          <w:rFonts w:ascii="Times New Roman" w:hAnsi="Times New Roman" w:cs="Times New Roman"/>
          <w:b/>
          <w:color w:val="131515"/>
          <w:w w:val="105"/>
        </w:rPr>
        <w:t>,</w:t>
      </w:r>
      <w:r w:rsidR="0004686A" w:rsidRPr="00B23A95">
        <w:rPr>
          <w:rFonts w:ascii="Times New Roman" w:hAnsi="Times New Roman" w:cs="Times New Roman"/>
          <w:b/>
          <w:color w:val="131515"/>
          <w:w w:val="105"/>
        </w:rPr>
        <w:t xml:space="preserve"> </w:t>
      </w:r>
      <w:r w:rsidR="004204E5" w:rsidRPr="00B23A95">
        <w:rPr>
          <w:rFonts w:ascii="Times New Roman" w:hAnsi="Times New Roman" w:cs="Times New Roman"/>
          <w:color w:val="131515"/>
          <w:w w:val="105"/>
        </w:rPr>
        <w:t xml:space="preserve">having </w:t>
      </w:r>
      <w:r w:rsidR="004204E5" w:rsidRPr="00B23A95">
        <w:rPr>
          <w:rFonts w:ascii="Times New Roman" w:hAnsi="Times New Roman" w:cs="Times New Roman"/>
          <w:color w:val="3F3F3F"/>
          <w:w w:val="105"/>
        </w:rPr>
        <w:t>i</w:t>
      </w:r>
      <w:r w:rsidR="004204E5" w:rsidRPr="00B23A95">
        <w:rPr>
          <w:rFonts w:ascii="Times New Roman" w:hAnsi="Times New Roman" w:cs="Times New Roman"/>
          <w:color w:val="131515"/>
          <w:w w:val="105"/>
        </w:rPr>
        <w:t>ts</w:t>
      </w:r>
      <w:r w:rsidR="004204E5" w:rsidRPr="00B23A95">
        <w:rPr>
          <w:rFonts w:ascii="Times New Roman" w:hAnsi="Times New Roman" w:cs="Times New Roman"/>
          <w:color w:val="282A2A"/>
          <w:w w:val="105"/>
        </w:rPr>
        <w:t xml:space="preserve"> registered </w:t>
      </w:r>
      <w:r w:rsidR="004204E5" w:rsidRPr="00B23A95">
        <w:rPr>
          <w:rFonts w:ascii="Times New Roman" w:hAnsi="Times New Roman" w:cs="Times New Roman"/>
          <w:color w:val="131515"/>
          <w:w w:val="105"/>
        </w:rPr>
        <w:t xml:space="preserve">office at </w:t>
      </w:r>
      <w:r w:rsidR="002F33D6" w:rsidRPr="002F33D6">
        <w:rPr>
          <w:rFonts w:ascii="Times New Roman" w:hAnsi="Times New Roman" w:cs="Times New Roman"/>
          <w:color w:val="131515"/>
          <w:w w:val="105"/>
        </w:rPr>
        <w:t>23801 Calabasas Road, Suite 2005, Calabasas CA 91302</w:t>
      </w:r>
      <w:ins w:id="4" w:author="Dimova, Stanislava" w:date="2023-03-09T12:19:00Z">
        <w:r w:rsidR="005E2B67">
          <w:rPr>
            <w:rFonts w:ascii="Times New Roman" w:hAnsi="Times New Roman" w:cs="Times New Roman"/>
            <w:color w:val="131515"/>
            <w:w w:val="105"/>
          </w:rPr>
          <w:t>-1547</w:t>
        </w:r>
      </w:ins>
      <w:ins w:id="5" w:author="Dimova, Stanislava" w:date="2023-03-09T11:15:00Z">
        <w:r w:rsidR="00125B00">
          <w:rPr>
            <w:rFonts w:ascii="Times New Roman" w:hAnsi="Times New Roman" w:cs="Times New Roman"/>
            <w:color w:val="131515"/>
            <w:w w:val="105"/>
          </w:rPr>
          <w:t>, United States of America</w:t>
        </w:r>
      </w:ins>
      <w:r w:rsidR="002F33D6">
        <w:rPr>
          <w:rFonts w:ascii="Times New Roman" w:hAnsi="Times New Roman" w:cs="Times New Roman"/>
          <w:color w:val="131515"/>
          <w:w w:val="105"/>
        </w:rPr>
        <w:t xml:space="preserve">, </w:t>
      </w:r>
      <w:r w:rsidR="002B519A" w:rsidRPr="00B23A95">
        <w:rPr>
          <w:rFonts w:ascii="Times New Roman" w:hAnsi="Times New Roman" w:cs="Times New Roman"/>
          <w:color w:val="131515"/>
          <w:w w:val="105"/>
        </w:rPr>
        <w:t xml:space="preserve">hereinafter called </w:t>
      </w:r>
      <w:r w:rsidR="00734565">
        <w:rPr>
          <w:rFonts w:ascii="Times New Roman" w:hAnsi="Times New Roman" w:cs="Times New Roman"/>
          <w:color w:val="131515"/>
          <w:w w:val="105"/>
        </w:rPr>
        <w:t>“</w:t>
      </w:r>
      <w:del w:id="6" w:author="Dimova, Stanislava" w:date="2023-03-09T12:23:00Z">
        <w:r w:rsidR="002F33D6" w:rsidRPr="002F33D6" w:rsidDel="007F6373">
          <w:rPr>
            <w:rFonts w:ascii="Times New Roman" w:hAnsi="Times New Roman" w:cs="Times New Roman"/>
            <w:b/>
            <w:bCs/>
            <w:color w:val="131515"/>
            <w:w w:val="105"/>
          </w:rPr>
          <w:delText>PlanetArt</w:delText>
        </w:r>
      </w:del>
      <w:ins w:id="7" w:author="Dimova, Stanislava" w:date="2023-03-09T12:23:00Z">
        <w:r w:rsidR="007F6373">
          <w:rPr>
            <w:rFonts w:ascii="Times New Roman" w:hAnsi="Times New Roman" w:cs="Times New Roman"/>
            <w:b/>
            <w:bCs/>
            <w:color w:val="131515"/>
            <w:w w:val="105"/>
          </w:rPr>
          <w:t>Avanquest</w:t>
        </w:r>
      </w:ins>
      <w:r w:rsidR="00734565">
        <w:rPr>
          <w:rFonts w:ascii="Times New Roman" w:hAnsi="Times New Roman" w:cs="Times New Roman"/>
          <w:color w:val="131515"/>
          <w:w w:val="105"/>
        </w:rPr>
        <w:t xml:space="preserve">” or </w:t>
      </w:r>
      <w:r w:rsidR="002B519A" w:rsidRPr="00B23A95">
        <w:rPr>
          <w:rFonts w:ascii="Times New Roman" w:hAnsi="Times New Roman" w:cs="Times New Roman"/>
          <w:color w:val="131515"/>
          <w:w w:val="105"/>
        </w:rPr>
        <w:t>“</w:t>
      </w:r>
      <w:r w:rsidR="002B519A" w:rsidRPr="00B23A95">
        <w:rPr>
          <w:rFonts w:ascii="Times New Roman" w:hAnsi="Times New Roman" w:cs="Times New Roman"/>
          <w:b/>
          <w:color w:val="131515"/>
          <w:w w:val="105"/>
        </w:rPr>
        <w:t>Controller</w:t>
      </w:r>
      <w:r w:rsidR="002B519A" w:rsidRPr="00B23A95">
        <w:rPr>
          <w:rFonts w:ascii="Times New Roman" w:hAnsi="Times New Roman" w:cs="Times New Roman"/>
          <w:color w:val="131515"/>
          <w:w w:val="105"/>
        </w:rPr>
        <w:t>”</w:t>
      </w:r>
      <w:commentRangeEnd w:id="2"/>
      <w:r w:rsidR="00742CB5">
        <w:rPr>
          <w:rStyle w:val="CommentReference"/>
        </w:rPr>
        <w:commentReference w:id="2"/>
      </w:r>
    </w:p>
    <w:p w14:paraId="52F450A1" w14:textId="56458D04" w:rsidR="00DF31F7" w:rsidRPr="00B23A95" w:rsidRDefault="004204E5" w:rsidP="00116EE0">
      <w:pPr>
        <w:pStyle w:val="Heading2"/>
        <w:spacing w:before="240"/>
        <w:ind w:left="0"/>
        <w:jc w:val="both"/>
        <w:rPr>
          <w:rFonts w:ascii="Times New Roman" w:hAnsi="Times New Roman" w:cs="Times New Roman"/>
          <w:sz w:val="22"/>
          <w:szCs w:val="22"/>
        </w:rPr>
      </w:pPr>
      <w:r w:rsidRPr="00B23A95">
        <w:rPr>
          <w:rFonts w:ascii="Times New Roman" w:hAnsi="Times New Roman" w:cs="Times New Roman"/>
          <w:color w:val="131515"/>
          <w:spacing w:val="-1"/>
          <w:w w:val="101"/>
          <w:sz w:val="22"/>
          <w:szCs w:val="22"/>
        </w:rPr>
        <w:t>and</w:t>
      </w:r>
    </w:p>
    <w:p w14:paraId="27C31074" w14:textId="3BFEB20A" w:rsidR="00DF31F7" w:rsidRPr="00B23A95" w:rsidRDefault="00BA22FE" w:rsidP="00116EE0">
      <w:pPr>
        <w:tabs>
          <w:tab w:val="left" w:pos="976"/>
          <w:tab w:val="left" w:pos="977"/>
        </w:tabs>
        <w:spacing w:before="240"/>
        <w:jc w:val="both"/>
        <w:rPr>
          <w:rFonts w:ascii="Times New Roman" w:hAnsi="Times New Roman" w:cs="Times New Roman"/>
          <w:b/>
        </w:rPr>
      </w:pPr>
      <w:ins w:id="8" w:author="Dimova, Stanislava" w:date="2023-03-09T10:49:00Z">
        <w:r w:rsidRPr="00BA22FE">
          <w:rPr>
            <w:rFonts w:ascii="Times New Roman" w:hAnsi="Times New Roman" w:cs="Times New Roman"/>
            <w:b/>
            <w:color w:val="131515"/>
          </w:rPr>
          <w:t>Ingram Micro Philippines BPO LLC</w:t>
        </w:r>
      </w:ins>
      <w:commentRangeStart w:id="9"/>
      <w:del w:id="10" w:author="Dimova, Stanislava" w:date="2023-03-09T10:49:00Z">
        <w:r w:rsidR="002B519A" w:rsidRPr="001973B7" w:rsidDel="00BA22FE">
          <w:rPr>
            <w:rFonts w:ascii="Times New Roman" w:hAnsi="Times New Roman" w:cs="Times New Roman"/>
            <w:b/>
            <w:color w:val="131515"/>
            <w:highlight w:val="yellow"/>
          </w:rPr>
          <w:delText>…</w:delText>
        </w:r>
      </w:del>
      <w:r w:rsidR="004204E5" w:rsidRPr="001973B7">
        <w:rPr>
          <w:rFonts w:ascii="Times New Roman" w:hAnsi="Times New Roman" w:cs="Times New Roman"/>
          <w:b/>
          <w:color w:val="131515"/>
          <w:highlight w:val="yellow"/>
        </w:rPr>
        <w:t>,</w:t>
      </w:r>
      <w:r w:rsidR="004204E5" w:rsidRPr="00B23A95">
        <w:rPr>
          <w:rFonts w:ascii="Times New Roman" w:hAnsi="Times New Roman" w:cs="Times New Roman"/>
          <w:b/>
          <w:color w:val="131515"/>
        </w:rPr>
        <w:t xml:space="preserve"> </w:t>
      </w:r>
      <w:r w:rsidR="004204E5" w:rsidRPr="00B23A95">
        <w:rPr>
          <w:rFonts w:ascii="Times New Roman" w:hAnsi="Times New Roman" w:cs="Times New Roman"/>
          <w:color w:val="131515"/>
        </w:rPr>
        <w:t xml:space="preserve">having its registered office at </w:t>
      </w:r>
      <w:r w:rsidR="002B519A" w:rsidRPr="001973B7">
        <w:rPr>
          <w:rFonts w:ascii="Times New Roman" w:hAnsi="Times New Roman" w:cs="Times New Roman"/>
          <w:color w:val="131515"/>
          <w:highlight w:val="yellow"/>
        </w:rPr>
        <w:t>…,</w:t>
      </w:r>
      <w:r w:rsidR="004204E5" w:rsidRPr="00B23A95">
        <w:rPr>
          <w:rFonts w:ascii="Times New Roman" w:hAnsi="Times New Roman" w:cs="Times New Roman"/>
          <w:color w:val="3F3F3F"/>
        </w:rPr>
        <w:t xml:space="preserve"> </w:t>
      </w:r>
      <w:commentRangeEnd w:id="9"/>
      <w:r w:rsidR="004B0BAC">
        <w:rPr>
          <w:rStyle w:val="CommentReference"/>
        </w:rPr>
        <w:commentReference w:id="9"/>
      </w:r>
      <w:r w:rsidR="004204E5" w:rsidRPr="00B23A95">
        <w:rPr>
          <w:rFonts w:ascii="Times New Roman" w:hAnsi="Times New Roman" w:cs="Times New Roman"/>
          <w:color w:val="131515"/>
        </w:rPr>
        <w:t>hereinafter cal</w:t>
      </w:r>
      <w:r w:rsidR="004204E5" w:rsidRPr="001973B7">
        <w:rPr>
          <w:rFonts w:ascii="Times New Roman" w:hAnsi="Times New Roman" w:cs="Times New Roman"/>
          <w:color w:val="131515"/>
        </w:rPr>
        <w:t>led</w:t>
      </w:r>
      <w:r w:rsidR="00DC5149" w:rsidRPr="001973B7">
        <w:rPr>
          <w:rFonts w:ascii="Times New Roman" w:hAnsi="Times New Roman" w:cs="Times New Roman"/>
          <w:color w:val="131515"/>
        </w:rPr>
        <w:t xml:space="preserve"> “</w:t>
      </w:r>
      <w:r w:rsidR="00DC5149" w:rsidRPr="001973B7">
        <w:rPr>
          <w:rFonts w:ascii="Times New Roman" w:hAnsi="Times New Roman" w:cs="Times New Roman"/>
          <w:b/>
          <w:color w:val="131515"/>
        </w:rPr>
        <w:t>Ingram Micro</w:t>
      </w:r>
      <w:r w:rsidR="00DC5149" w:rsidRPr="001973B7">
        <w:rPr>
          <w:rFonts w:ascii="Times New Roman" w:hAnsi="Times New Roman" w:cs="Times New Roman"/>
          <w:color w:val="131515"/>
        </w:rPr>
        <w:t>” or</w:t>
      </w:r>
      <w:r w:rsidR="00DC5149">
        <w:rPr>
          <w:rFonts w:ascii="Times New Roman" w:hAnsi="Times New Roman" w:cs="Times New Roman"/>
          <w:color w:val="131515"/>
        </w:rPr>
        <w:t xml:space="preserve"> </w:t>
      </w:r>
      <w:r w:rsidR="004204E5" w:rsidRPr="00B23A95">
        <w:rPr>
          <w:rFonts w:ascii="Times New Roman" w:hAnsi="Times New Roman" w:cs="Times New Roman"/>
          <w:b/>
          <w:color w:val="282A2A"/>
        </w:rPr>
        <w:t>"</w:t>
      </w:r>
      <w:r w:rsidR="004204E5" w:rsidRPr="00B23A95">
        <w:rPr>
          <w:rFonts w:ascii="Times New Roman" w:hAnsi="Times New Roman" w:cs="Times New Roman"/>
          <w:b/>
          <w:color w:val="282A2A"/>
          <w:spacing w:val="-7"/>
        </w:rPr>
        <w:t>Processor"</w:t>
      </w:r>
      <w:r w:rsidR="004204E5" w:rsidRPr="00B23A95">
        <w:rPr>
          <w:rFonts w:ascii="Times New Roman" w:hAnsi="Times New Roman" w:cs="Times New Roman"/>
          <w:b/>
          <w:color w:val="565656"/>
          <w:spacing w:val="-7"/>
        </w:rPr>
        <w:t>.</w:t>
      </w:r>
    </w:p>
    <w:p w14:paraId="40246C01" w14:textId="2D497F51" w:rsidR="00DF31F7" w:rsidRPr="00B23A95" w:rsidRDefault="0004686A" w:rsidP="00116EE0">
      <w:pPr>
        <w:pStyle w:val="BodyText"/>
        <w:spacing w:before="240"/>
        <w:jc w:val="both"/>
        <w:rPr>
          <w:rFonts w:ascii="Times New Roman" w:hAnsi="Times New Roman" w:cs="Times New Roman"/>
          <w:b/>
          <w:sz w:val="22"/>
          <w:szCs w:val="22"/>
        </w:rPr>
      </w:pPr>
      <w:r w:rsidRPr="00B23A95">
        <w:rPr>
          <w:rFonts w:ascii="Times New Roman" w:hAnsi="Times New Roman" w:cs="Times New Roman"/>
          <w:color w:val="131515"/>
          <w:sz w:val="22"/>
          <w:szCs w:val="22"/>
        </w:rPr>
        <w:t>Hereinafter</w:t>
      </w:r>
      <w:r w:rsidR="00695342" w:rsidRPr="00B23A95">
        <w:rPr>
          <w:rFonts w:ascii="Times New Roman" w:hAnsi="Times New Roman" w:cs="Times New Roman"/>
          <w:color w:val="131515"/>
          <w:sz w:val="22"/>
          <w:szCs w:val="22"/>
        </w:rPr>
        <w:t xml:space="preserve"> also referred to individually as a "</w:t>
      </w:r>
      <w:r w:rsidR="00695342" w:rsidRPr="00C16565">
        <w:rPr>
          <w:rFonts w:ascii="Times New Roman" w:hAnsi="Times New Roman" w:cs="Times New Roman"/>
          <w:b/>
          <w:color w:val="131515"/>
          <w:sz w:val="22"/>
          <w:szCs w:val="22"/>
        </w:rPr>
        <w:t>Party</w:t>
      </w:r>
      <w:r w:rsidR="00695342" w:rsidRPr="00B23A95">
        <w:rPr>
          <w:rFonts w:ascii="Times New Roman" w:hAnsi="Times New Roman" w:cs="Times New Roman"/>
          <w:color w:val="131515"/>
          <w:sz w:val="22"/>
          <w:szCs w:val="22"/>
        </w:rPr>
        <w:t>" and collectively as the "</w:t>
      </w:r>
      <w:r w:rsidR="00695342" w:rsidRPr="00C16565">
        <w:rPr>
          <w:rFonts w:ascii="Times New Roman" w:hAnsi="Times New Roman" w:cs="Times New Roman"/>
          <w:b/>
          <w:color w:val="131515"/>
          <w:sz w:val="22"/>
          <w:szCs w:val="22"/>
        </w:rPr>
        <w:t>Parties</w:t>
      </w:r>
      <w:r w:rsidR="00695342" w:rsidRPr="00B23A95">
        <w:rPr>
          <w:rFonts w:ascii="Times New Roman" w:hAnsi="Times New Roman" w:cs="Times New Roman"/>
          <w:color w:val="131515"/>
          <w:sz w:val="22"/>
          <w:szCs w:val="22"/>
        </w:rPr>
        <w:t>"</w:t>
      </w:r>
    </w:p>
    <w:p w14:paraId="3191138C" w14:textId="77777777" w:rsidR="00DF31F7" w:rsidRPr="00B23A95" w:rsidRDefault="004204E5" w:rsidP="00116EE0">
      <w:pPr>
        <w:spacing w:before="360" w:after="120"/>
        <w:jc w:val="both"/>
        <w:rPr>
          <w:rFonts w:ascii="Times New Roman" w:hAnsi="Times New Roman" w:cs="Times New Roman"/>
          <w:b/>
        </w:rPr>
      </w:pPr>
      <w:r w:rsidRPr="00B23A95">
        <w:rPr>
          <w:rFonts w:ascii="Times New Roman" w:hAnsi="Times New Roman" w:cs="Times New Roman"/>
          <w:b/>
          <w:color w:val="131515"/>
          <w:w w:val="105"/>
        </w:rPr>
        <w:t>WHEREAS:</w:t>
      </w:r>
    </w:p>
    <w:p w14:paraId="7675ECA2" w14:textId="244219B3" w:rsidR="00984AC2" w:rsidRPr="00984AC2" w:rsidRDefault="00984AC2" w:rsidP="00E44EB0">
      <w:pPr>
        <w:pStyle w:val="ListParagraph"/>
        <w:numPr>
          <w:ilvl w:val="0"/>
          <w:numId w:val="2"/>
        </w:numPr>
        <w:tabs>
          <w:tab w:val="left" w:pos="426"/>
        </w:tabs>
        <w:spacing w:before="33"/>
        <w:ind w:left="426" w:hanging="426"/>
        <w:jc w:val="both"/>
        <w:rPr>
          <w:rFonts w:ascii="Times New Roman" w:hAnsi="Times New Roman" w:cs="Times New Roman"/>
          <w:color w:val="131515"/>
        </w:rPr>
      </w:pPr>
      <w:r w:rsidRPr="00984AC2">
        <w:rPr>
          <w:rFonts w:ascii="Times New Roman" w:hAnsi="Times New Roman" w:cs="Times New Roman"/>
          <w:color w:val="131515"/>
        </w:rPr>
        <w:t xml:space="preserve">Controller and </w:t>
      </w:r>
      <w:del w:id="11" w:author="Dimova, Stanislava" w:date="2023-03-09T11:08:00Z">
        <w:r w:rsidRPr="00984AC2" w:rsidDel="00FE1D54">
          <w:rPr>
            <w:rFonts w:ascii="Times New Roman" w:hAnsi="Times New Roman" w:cs="Times New Roman"/>
            <w:color w:val="131515"/>
          </w:rPr>
          <w:delText xml:space="preserve">Processor </w:delText>
        </w:r>
      </w:del>
      <w:ins w:id="12" w:author="Dimova, Stanislava" w:date="2023-03-09T11:08:00Z">
        <w:r w:rsidR="00FE1D54">
          <w:rPr>
            <w:rFonts w:ascii="Times New Roman" w:hAnsi="Times New Roman" w:cs="Times New Roman"/>
            <w:color w:val="131515"/>
          </w:rPr>
          <w:t>Ingram Micro Inc.</w:t>
        </w:r>
        <w:r w:rsidR="00FE1D54" w:rsidRPr="00984AC2">
          <w:rPr>
            <w:rFonts w:ascii="Times New Roman" w:hAnsi="Times New Roman" w:cs="Times New Roman"/>
            <w:color w:val="131515"/>
          </w:rPr>
          <w:t xml:space="preserve"> </w:t>
        </w:r>
      </w:ins>
      <w:r w:rsidRPr="00984AC2">
        <w:rPr>
          <w:rFonts w:ascii="Times New Roman" w:hAnsi="Times New Roman" w:cs="Times New Roman"/>
          <w:color w:val="131515"/>
        </w:rPr>
        <w:t xml:space="preserve">have </w:t>
      </w:r>
      <w:r w:rsidRPr="00E44EB0">
        <w:rPr>
          <w:rFonts w:ascii="Times New Roman" w:hAnsi="Times New Roman" w:cs="Times New Roman"/>
          <w:color w:val="131515"/>
        </w:rPr>
        <w:t xml:space="preserve">entered into a </w:t>
      </w:r>
      <w:ins w:id="13" w:author="Dimova, Stanislava" w:date="2023-03-09T12:20:00Z">
        <w:r w:rsidR="00C86AA2">
          <w:rPr>
            <w:rFonts w:ascii="Times New Roman" w:hAnsi="Times New Roman" w:cs="Times New Roman"/>
            <w:color w:val="131515"/>
          </w:rPr>
          <w:t xml:space="preserve">Master </w:t>
        </w:r>
      </w:ins>
      <w:r w:rsidRPr="00E44EB0">
        <w:rPr>
          <w:rFonts w:ascii="Times New Roman" w:hAnsi="Times New Roman" w:cs="Times New Roman"/>
          <w:color w:val="131515"/>
        </w:rPr>
        <w:t>Service</w:t>
      </w:r>
      <w:ins w:id="14" w:author="Dimova, Stanislava" w:date="2023-03-09T12:20:00Z">
        <w:r w:rsidR="00C86AA2">
          <w:rPr>
            <w:rFonts w:ascii="Times New Roman" w:hAnsi="Times New Roman" w:cs="Times New Roman"/>
            <w:color w:val="131515"/>
          </w:rPr>
          <w:t>s</w:t>
        </w:r>
      </w:ins>
      <w:r w:rsidRPr="00E44EB0">
        <w:rPr>
          <w:rFonts w:ascii="Times New Roman" w:hAnsi="Times New Roman" w:cs="Times New Roman"/>
          <w:color w:val="131515"/>
        </w:rPr>
        <w:t xml:space="preserve"> Agreement dated</w:t>
      </w:r>
      <w:r w:rsidR="00C63300" w:rsidRPr="00E44EB0">
        <w:rPr>
          <w:rFonts w:ascii="Times New Roman" w:hAnsi="Times New Roman" w:cs="Times New Roman"/>
          <w:color w:val="131515"/>
        </w:rPr>
        <w:t xml:space="preserve"> </w:t>
      </w:r>
      <w:ins w:id="15" w:author="Dimova, Stanislava" w:date="2023-03-09T12:20:00Z">
        <w:r w:rsidR="00C86AA2" w:rsidRPr="00C86AA2">
          <w:rPr>
            <w:rFonts w:ascii="Times New Roman" w:hAnsi="Times New Roman" w:cs="Times New Roman"/>
            <w:color w:val="131515"/>
          </w:rPr>
          <w:t>September 26, 2013</w:t>
        </w:r>
      </w:ins>
      <w:del w:id="16" w:author="Dimova, Stanislava" w:date="2023-03-09T12:20:00Z">
        <w:r w:rsidR="005F0117" w:rsidRPr="00E44EB0" w:rsidDel="00C86AA2">
          <w:rPr>
            <w:rFonts w:ascii="Times New Roman" w:hAnsi="Times New Roman" w:cs="Times New Roman"/>
            <w:color w:val="131515"/>
          </w:rPr>
          <w:delText>February 28, 2019</w:delText>
        </w:r>
      </w:del>
      <w:r w:rsidR="00E44EB0">
        <w:rPr>
          <w:rFonts w:ascii="Times New Roman" w:hAnsi="Times New Roman" w:cs="Times New Roman"/>
          <w:color w:val="131515"/>
        </w:rPr>
        <w:t>,</w:t>
      </w:r>
      <w:r w:rsidR="005F0117" w:rsidRPr="00E44EB0" w:rsidDel="005F0117">
        <w:rPr>
          <w:rFonts w:ascii="Times New Roman" w:hAnsi="Times New Roman" w:cs="Times New Roman"/>
          <w:color w:val="131515"/>
        </w:rPr>
        <w:t xml:space="preserve"> </w:t>
      </w:r>
      <w:r w:rsidR="004B6495" w:rsidRPr="00E44EB0">
        <w:rPr>
          <w:rFonts w:ascii="Times New Roman" w:hAnsi="Times New Roman" w:cs="Times New Roman"/>
          <w:color w:val="131515"/>
        </w:rPr>
        <w:t>and</w:t>
      </w:r>
      <w:r w:rsidR="004B6495" w:rsidRPr="004B6495">
        <w:rPr>
          <w:rFonts w:ascii="Times New Roman" w:hAnsi="Times New Roman" w:cs="Times New Roman"/>
          <w:color w:val="131515"/>
        </w:rPr>
        <w:t xml:space="preserve">/or any associated addendum(s), </w:t>
      </w:r>
      <w:r w:rsidR="004B6495">
        <w:rPr>
          <w:rFonts w:ascii="Times New Roman" w:hAnsi="Times New Roman" w:cs="Times New Roman"/>
          <w:color w:val="131515"/>
        </w:rPr>
        <w:t xml:space="preserve">amendments, </w:t>
      </w:r>
      <w:r w:rsidR="004B6495" w:rsidRPr="004B6495">
        <w:rPr>
          <w:rFonts w:ascii="Times New Roman" w:hAnsi="Times New Roman" w:cs="Times New Roman"/>
          <w:color w:val="131515"/>
        </w:rPr>
        <w:t>statements of work(s)</w:t>
      </w:r>
      <w:r w:rsidR="004B6495">
        <w:rPr>
          <w:rFonts w:ascii="Times New Roman" w:hAnsi="Times New Roman" w:cs="Times New Roman"/>
          <w:color w:val="131515"/>
        </w:rPr>
        <w:t xml:space="preserve"> etc. </w:t>
      </w:r>
      <w:r w:rsidR="004B6495" w:rsidRPr="004B6495">
        <w:rPr>
          <w:rFonts w:ascii="Times New Roman" w:hAnsi="Times New Roman" w:cs="Times New Roman"/>
          <w:color w:val="131515"/>
        </w:rPr>
        <w:t xml:space="preserve">which are governed by the </w:t>
      </w:r>
      <w:r w:rsidR="004B6495">
        <w:rPr>
          <w:rFonts w:ascii="Times New Roman" w:hAnsi="Times New Roman" w:cs="Times New Roman"/>
          <w:color w:val="131515"/>
        </w:rPr>
        <w:t>Service</w:t>
      </w:r>
      <w:r w:rsidR="004B6495" w:rsidRPr="004B6495">
        <w:rPr>
          <w:rFonts w:ascii="Times New Roman" w:hAnsi="Times New Roman" w:cs="Times New Roman"/>
          <w:color w:val="131515"/>
        </w:rPr>
        <w:t xml:space="preserve"> Agreement </w:t>
      </w:r>
      <w:r w:rsidR="001973B7" w:rsidRPr="001973B7">
        <w:rPr>
          <w:rFonts w:ascii="Times New Roman" w:hAnsi="Times New Roman" w:cs="Times New Roman"/>
          <w:color w:val="131515"/>
        </w:rPr>
        <w:t>(“</w:t>
      </w:r>
      <w:r w:rsidR="001973B7" w:rsidRPr="007316F1">
        <w:rPr>
          <w:rFonts w:ascii="Times New Roman" w:hAnsi="Times New Roman" w:cs="Times New Roman"/>
          <w:b/>
          <w:bCs/>
          <w:color w:val="131515"/>
        </w:rPr>
        <w:t>S</w:t>
      </w:r>
      <w:r w:rsidR="006101B9" w:rsidRPr="007316F1">
        <w:rPr>
          <w:rFonts w:ascii="Times New Roman" w:hAnsi="Times New Roman" w:cs="Times New Roman"/>
          <w:b/>
          <w:bCs/>
          <w:color w:val="131515"/>
        </w:rPr>
        <w:t xml:space="preserve">ervice </w:t>
      </w:r>
      <w:r w:rsidR="001973B7" w:rsidRPr="007316F1">
        <w:rPr>
          <w:rFonts w:ascii="Times New Roman" w:hAnsi="Times New Roman" w:cs="Times New Roman"/>
          <w:b/>
          <w:bCs/>
          <w:color w:val="131515"/>
        </w:rPr>
        <w:t>A</w:t>
      </w:r>
      <w:r w:rsidR="006101B9" w:rsidRPr="007316F1">
        <w:rPr>
          <w:rFonts w:ascii="Times New Roman" w:hAnsi="Times New Roman" w:cs="Times New Roman"/>
          <w:b/>
          <w:bCs/>
          <w:color w:val="131515"/>
        </w:rPr>
        <w:t>greement</w:t>
      </w:r>
      <w:r w:rsidR="001973B7" w:rsidRPr="001973B7">
        <w:rPr>
          <w:rFonts w:ascii="Times New Roman" w:hAnsi="Times New Roman" w:cs="Times New Roman"/>
          <w:color w:val="131515"/>
        </w:rPr>
        <w:t>”)</w:t>
      </w:r>
      <w:r w:rsidRPr="001973B7">
        <w:rPr>
          <w:rFonts w:ascii="Times New Roman" w:hAnsi="Times New Roman" w:cs="Times New Roman"/>
          <w:color w:val="131515"/>
        </w:rPr>
        <w:t>,</w:t>
      </w:r>
      <w:r w:rsidRPr="00984AC2">
        <w:rPr>
          <w:rFonts w:ascii="Times New Roman" w:hAnsi="Times New Roman" w:cs="Times New Roman"/>
          <w:color w:val="131515"/>
        </w:rPr>
        <w:t xml:space="preserve"> </w:t>
      </w:r>
      <w:r w:rsidR="006101B9">
        <w:rPr>
          <w:rFonts w:ascii="Times New Roman" w:hAnsi="Times New Roman" w:cs="Times New Roman"/>
          <w:color w:val="131515"/>
        </w:rPr>
        <w:t xml:space="preserve">and </w:t>
      </w:r>
      <w:r w:rsidRPr="00984AC2">
        <w:rPr>
          <w:rFonts w:ascii="Times New Roman" w:hAnsi="Times New Roman" w:cs="Times New Roman"/>
          <w:color w:val="131515"/>
        </w:rPr>
        <w:t xml:space="preserve">by which </w:t>
      </w:r>
      <w:del w:id="17" w:author="Dimova, Stanislava" w:date="2023-03-09T11:08:00Z">
        <w:r w:rsidRPr="00984AC2" w:rsidDel="00FE1D54">
          <w:rPr>
            <w:rFonts w:ascii="Times New Roman" w:hAnsi="Times New Roman" w:cs="Times New Roman"/>
            <w:color w:val="131515"/>
          </w:rPr>
          <w:delText xml:space="preserve">Processor </w:delText>
        </w:r>
      </w:del>
      <w:ins w:id="18" w:author="Dimova, Stanislava" w:date="2023-03-09T11:08:00Z">
        <w:r w:rsidR="00FE1D54">
          <w:rPr>
            <w:rFonts w:ascii="Times New Roman" w:hAnsi="Times New Roman" w:cs="Times New Roman"/>
            <w:color w:val="131515"/>
          </w:rPr>
          <w:t>Ingram Micro Inc.</w:t>
        </w:r>
        <w:r w:rsidR="00FE1D54" w:rsidRPr="00984AC2">
          <w:rPr>
            <w:rFonts w:ascii="Times New Roman" w:hAnsi="Times New Roman" w:cs="Times New Roman"/>
            <w:color w:val="131515"/>
          </w:rPr>
          <w:t xml:space="preserve"> </w:t>
        </w:r>
      </w:ins>
      <w:r w:rsidRPr="00984AC2">
        <w:rPr>
          <w:rFonts w:ascii="Times New Roman" w:hAnsi="Times New Roman" w:cs="Times New Roman"/>
          <w:color w:val="131515"/>
        </w:rPr>
        <w:t>provide</w:t>
      </w:r>
      <w:ins w:id="19" w:author="Dimova, Stanislava" w:date="2023-03-09T11:08:00Z">
        <w:r w:rsidR="00FE1D54">
          <w:rPr>
            <w:rFonts w:ascii="Times New Roman" w:hAnsi="Times New Roman" w:cs="Times New Roman"/>
            <w:color w:val="131515"/>
          </w:rPr>
          <w:t>d</w:t>
        </w:r>
      </w:ins>
      <w:del w:id="20" w:author="Dimova, Stanislava" w:date="2023-03-09T11:08:00Z">
        <w:r w:rsidRPr="00984AC2" w:rsidDel="00FE1D54">
          <w:rPr>
            <w:rFonts w:ascii="Times New Roman" w:hAnsi="Times New Roman" w:cs="Times New Roman"/>
            <w:color w:val="131515"/>
          </w:rPr>
          <w:delText>s</w:delText>
        </w:r>
      </w:del>
      <w:r w:rsidRPr="00984AC2">
        <w:rPr>
          <w:rFonts w:ascii="Times New Roman" w:hAnsi="Times New Roman" w:cs="Times New Roman"/>
          <w:color w:val="131515"/>
        </w:rPr>
        <w:t xml:space="preserve"> services to Controller;</w:t>
      </w:r>
    </w:p>
    <w:p w14:paraId="689463B7" w14:textId="7A3080A9" w:rsidR="00FE1D54" w:rsidRPr="00855AF7" w:rsidRDefault="00C201B4" w:rsidP="00381B7C">
      <w:pPr>
        <w:pStyle w:val="ListParagraph"/>
        <w:numPr>
          <w:ilvl w:val="0"/>
          <w:numId w:val="2"/>
        </w:numPr>
        <w:tabs>
          <w:tab w:val="left" w:pos="426"/>
        </w:tabs>
        <w:spacing w:before="33"/>
        <w:ind w:left="426" w:hanging="426"/>
        <w:jc w:val="both"/>
        <w:rPr>
          <w:ins w:id="21" w:author="Dimova, Stanislava" w:date="2023-03-09T11:08:00Z"/>
          <w:rFonts w:ascii="Times New Roman" w:hAnsi="Times New Roman" w:cs="Times New Roman"/>
          <w:color w:val="131515"/>
        </w:rPr>
      </w:pPr>
      <w:ins w:id="22" w:author="Dimova, Stanislava" w:date="2023-03-09T11:10:00Z">
        <w:r>
          <w:rPr>
            <w:rFonts w:ascii="Times New Roman" w:hAnsi="Times New Roman" w:cs="Times New Roman"/>
            <w:color w:val="131515"/>
          </w:rPr>
          <w:t>Ingram Micro Inc. and Controller</w:t>
        </w:r>
        <w:r w:rsidR="003E6318" w:rsidRPr="003E6318">
          <w:rPr>
            <w:rFonts w:ascii="Times New Roman" w:hAnsi="Times New Roman" w:cs="Times New Roman"/>
            <w:color w:val="131515"/>
          </w:rPr>
          <w:t xml:space="preserve"> has agreed to transfer and assign all of </w:t>
        </w:r>
        <w:r>
          <w:rPr>
            <w:rFonts w:ascii="Times New Roman" w:hAnsi="Times New Roman" w:cs="Times New Roman"/>
            <w:color w:val="131515"/>
          </w:rPr>
          <w:t>Ingram Micro Inc.’s</w:t>
        </w:r>
        <w:r w:rsidR="003E6318" w:rsidRPr="003E6318">
          <w:rPr>
            <w:rFonts w:ascii="Times New Roman" w:hAnsi="Times New Roman" w:cs="Times New Roman"/>
            <w:color w:val="131515"/>
          </w:rPr>
          <w:t xml:space="preserve"> rights, title and interests in the Services Agreement to </w:t>
        </w:r>
      </w:ins>
      <w:ins w:id="23" w:author="Dimova, Stanislava" w:date="2023-03-09T11:11:00Z">
        <w:r w:rsidRPr="00C201B4">
          <w:rPr>
            <w:rFonts w:ascii="Times New Roman" w:hAnsi="Times New Roman" w:cs="Times New Roman"/>
            <w:color w:val="131515"/>
          </w:rPr>
          <w:t>Ingram Micro Philippines BPO LLC</w:t>
        </w:r>
        <w:r w:rsidR="001B5DA8">
          <w:rPr>
            <w:rFonts w:ascii="Times New Roman" w:hAnsi="Times New Roman" w:cs="Times New Roman"/>
            <w:color w:val="131515"/>
          </w:rPr>
          <w:t xml:space="preserve"> wh</w:t>
        </w:r>
        <w:r w:rsidR="008079F5">
          <w:rPr>
            <w:rFonts w:ascii="Times New Roman" w:hAnsi="Times New Roman" w:cs="Times New Roman"/>
            <w:color w:val="131515"/>
          </w:rPr>
          <w:t xml:space="preserve">ich </w:t>
        </w:r>
      </w:ins>
      <w:ins w:id="24" w:author="Dimova, Stanislava" w:date="2023-03-09T11:10:00Z">
        <w:r w:rsidR="003E6318" w:rsidRPr="003E6318">
          <w:rPr>
            <w:rFonts w:ascii="Times New Roman" w:hAnsi="Times New Roman" w:cs="Times New Roman"/>
            <w:color w:val="131515"/>
          </w:rPr>
          <w:t xml:space="preserve">agreed to assume all </w:t>
        </w:r>
      </w:ins>
      <w:ins w:id="25" w:author="Dimova, Stanislava" w:date="2023-03-09T11:11:00Z">
        <w:r w:rsidR="008079F5">
          <w:rPr>
            <w:rFonts w:ascii="Times New Roman" w:hAnsi="Times New Roman" w:cs="Times New Roman"/>
            <w:color w:val="131515"/>
          </w:rPr>
          <w:t xml:space="preserve">such </w:t>
        </w:r>
      </w:ins>
      <w:ins w:id="26" w:author="Dimova, Stanislava" w:date="2023-03-09T11:10:00Z">
        <w:r w:rsidR="003E6318" w:rsidRPr="003E6318">
          <w:rPr>
            <w:rFonts w:ascii="Times New Roman" w:hAnsi="Times New Roman" w:cs="Times New Roman"/>
            <w:color w:val="131515"/>
          </w:rPr>
          <w:t>duties and obligations under Services Agreement</w:t>
        </w:r>
      </w:ins>
      <w:ins w:id="27" w:author="Dimova, Stanislava" w:date="2023-03-09T11:12:00Z">
        <w:r w:rsidR="00855AF7">
          <w:rPr>
            <w:rFonts w:ascii="Times New Roman" w:hAnsi="Times New Roman" w:cs="Times New Roman"/>
            <w:color w:val="131515"/>
          </w:rPr>
          <w:t xml:space="preserve"> in accordance with the </w:t>
        </w:r>
      </w:ins>
      <w:ins w:id="28" w:author="Dimova, Stanislava" w:date="2023-03-09T11:10:00Z">
        <w:r w:rsidRPr="00381B7C">
          <w:rPr>
            <w:rFonts w:ascii="Times New Roman" w:hAnsi="Times New Roman" w:cs="Times New Roman"/>
            <w:color w:val="131515"/>
          </w:rPr>
          <w:t>Assignment and Assumption Agreement</w:t>
        </w:r>
      </w:ins>
      <w:ins w:id="29" w:author="Dimova, Stanislava" w:date="2023-03-09T11:12:00Z">
        <w:r w:rsidR="00855AF7" w:rsidRPr="00381B7C">
          <w:rPr>
            <w:rFonts w:ascii="Times New Roman" w:hAnsi="Times New Roman" w:cs="Times New Roman"/>
            <w:color w:val="131515"/>
          </w:rPr>
          <w:t xml:space="preserve"> effective as of March 29, 2022.</w:t>
        </w:r>
      </w:ins>
    </w:p>
    <w:p w14:paraId="262F7F40" w14:textId="34C79B0F" w:rsidR="00984AC2" w:rsidRPr="00984AC2" w:rsidRDefault="00984AC2" w:rsidP="00E44EB0">
      <w:pPr>
        <w:pStyle w:val="ListParagraph"/>
        <w:numPr>
          <w:ilvl w:val="0"/>
          <w:numId w:val="2"/>
        </w:numPr>
        <w:tabs>
          <w:tab w:val="left" w:pos="990"/>
        </w:tabs>
        <w:spacing w:before="33"/>
        <w:ind w:left="426" w:hanging="426"/>
        <w:jc w:val="both"/>
        <w:rPr>
          <w:rFonts w:ascii="Times New Roman" w:hAnsi="Times New Roman" w:cs="Times New Roman"/>
          <w:color w:val="131515"/>
        </w:rPr>
      </w:pPr>
      <w:r w:rsidRPr="00984AC2">
        <w:rPr>
          <w:rFonts w:ascii="Times New Roman" w:hAnsi="Times New Roman" w:cs="Times New Roman"/>
          <w:color w:val="131515"/>
        </w:rPr>
        <w:t xml:space="preserve">Processor </w:t>
      </w:r>
      <w:r w:rsidR="006101B9">
        <w:rPr>
          <w:rFonts w:ascii="Times New Roman" w:hAnsi="Times New Roman" w:cs="Times New Roman"/>
          <w:color w:val="131515"/>
        </w:rPr>
        <w:t>may need to</w:t>
      </w:r>
      <w:r w:rsidR="006101B9" w:rsidRPr="00984AC2">
        <w:rPr>
          <w:rFonts w:ascii="Times New Roman" w:hAnsi="Times New Roman" w:cs="Times New Roman"/>
          <w:color w:val="131515"/>
        </w:rPr>
        <w:t xml:space="preserve"> </w:t>
      </w:r>
      <w:r w:rsidRPr="00984AC2">
        <w:rPr>
          <w:rFonts w:ascii="Times New Roman" w:hAnsi="Times New Roman" w:cs="Times New Roman"/>
          <w:color w:val="131515"/>
        </w:rPr>
        <w:t xml:space="preserve">Process Personal Data on behalf of Controller in the course of </w:t>
      </w:r>
      <w:r w:rsidRPr="001973B7">
        <w:rPr>
          <w:rFonts w:ascii="Times New Roman" w:hAnsi="Times New Roman" w:cs="Times New Roman"/>
          <w:color w:val="131515"/>
        </w:rPr>
        <w:t>providing the Services to Controller pursuant to the Service Agreement;</w:t>
      </w:r>
      <w:r w:rsidRPr="00984AC2">
        <w:rPr>
          <w:rFonts w:ascii="Times New Roman" w:hAnsi="Times New Roman" w:cs="Times New Roman"/>
          <w:color w:val="131515"/>
        </w:rPr>
        <w:t xml:space="preserve"> </w:t>
      </w:r>
    </w:p>
    <w:p w14:paraId="2342855C" w14:textId="43E53DEE" w:rsidR="00DF31F7" w:rsidRDefault="004204E5" w:rsidP="00E44EB0">
      <w:pPr>
        <w:pStyle w:val="ListParagraph"/>
        <w:numPr>
          <w:ilvl w:val="0"/>
          <w:numId w:val="2"/>
        </w:numPr>
        <w:tabs>
          <w:tab w:val="left" w:pos="930"/>
          <w:tab w:val="left" w:pos="931"/>
        </w:tabs>
        <w:ind w:left="426" w:hanging="426"/>
        <w:jc w:val="both"/>
        <w:rPr>
          <w:rFonts w:ascii="Times New Roman" w:hAnsi="Times New Roman" w:cs="Times New Roman"/>
          <w:color w:val="131515"/>
        </w:rPr>
      </w:pPr>
      <w:r w:rsidRPr="00B23A95">
        <w:rPr>
          <w:rFonts w:ascii="Times New Roman" w:hAnsi="Times New Roman" w:cs="Times New Roman"/>
          <w:color w:val="131515"/>
        </w:rPr>
        <w:t>Regarding the Processing of Personal Da</w:t>
      </w:r>
      <w:r w:rsidR="002B519A" w:rsidRPr="00B23A95">
        <w:rPr>
          <w:rFonts w:ascii="Times New Roman" w:hAnsi="Times New Roman" w:cs="Times New Roman"/>
          <w:color w:val="131515"/>
        </w:rPr>
        <w:t xml:space="preserve">ta the provisions of this Data </w:t>
      </w:r>
      <w:r w:rsidRPr="00B23A95">
        <w:rPr>
          <w:rFonts w:ascii="Times New Roman" w:hAnsi="Times New Roman" w:cs="Times New Roman"/>
          <w:color w:val="131515"/>
        </w:rPr>
        <w:t>Processing Agreement supersede all previous understandings and agreements between the</w:t>
      </w:r>
      <w:r w:rsidRPr="00B23A95">
        <w:rPr>
          <w:rFonts w:ascii="Times New Roman" w:hAnsi="Times New Roman" w:cs="Times New Roman"/>
          <w:color w:val="131515"/>
          <w:spacing w:val="-8"/>
        </w:rPr>
        <w:t xml:space="preserve"> </w:t>
      </w:r>
      <w:r w:rsidRPr="00B23A95">
        <w:rPr>
          <w:rFonts w:ascii="Times New Roman" w:hAnsi="Times New Roman" w:cs="Times New Roman"/>
          <w:color w:val="131515"/>
        </w:rPr>
        <w:t>Parties.</w:t>
      </w:r>
    </w:p>
    <w:p w14:paraId="4C859972" w14:textId="13FA3C47" w:rsidR="006101B9" w:rsidRPr="00B23A95" w:rsidRDefault="006101B9" w:rsidP="00E44EB0">
      <w:pPr>
        <w:pStyle w:val="ListParagraph"/>
        <w:numPr>
          <w:ilvl w:val="0"/>
          <w:numId w:val="2"/>
        </w:numPr>
        <w:tabs>
          <w:tab w:val="left" w:pos="930"/>
          <w:tab w:val="left" w:pos="931"/>
        </w:tabs>
        <w:ind w:left="426" w:hanging="426"/>
        <w:jc w:val="both"/>
        <w:rPr>
          <w:rFonts w:ascii="Times New Roman" w:hAnsi="Times New Roman" w:cs="Times New Roman"/>
          <w:color w:val="131515"/>
        </w:rPr>
      </w:pPr>
      <w:r>
        <w:rPr>
          <w:rFonts w:ascii="Times New Roman" w:hAnsi="Times New Roman" w:cs="Times New Roman"/>
          <w:color w:val="131515"/>
        </w:rPr>
        <w:t xml:space="preserve">This </w:t>
      </w:r>
      <w:r w:rsidR="00926566">
        <w:rPr>
          <w:rFonts w:ascii="Times New Roman" w:hAnsi="Times New Roman" w:cs="Times New Roman"/>
          <w:color w:val="131515"/>
        </w:rPr>
        <w:t xml:space="preserve">Data Processing Agreement will apply only if and to the extent Ingram Micro is Processing Personal Data on behalf of </w:t>
      </w:r>
      <w:del w:id="30" w:author="Dimova, Stanislava" w:date="2023-03-09T12:23:00Z">
        <w:r w:rsidR="00926566" w:rsidDel="007F6373">
          <w:rPr>
            <w:rFonts w:ascii="Times New Roman" w:hAnsi="Times New Roman" w:cs="Times New Roman"/>
            <w:color w:val="131515"/>
          </w:rPr>
          <w:delText xml:space="preserve">PlanetArt </w:delText>
        </w:r>
      </w:del>
      <w:ins w:id="31" w:author="Dimova, Stanislava" w:date="2023-03-09T12:23:00Z">
        <w:r w:rsidR="007F6373">
          <w:rPr>
            <w:rFonts w:ascii="Times New Roman" w:hAnsi="Times New Roman" w:cs="Times New Roman"/>
            <w:color w:val="131515"/>
          </w:rPr>
          <w:t xml:space="preserve">Avanquest </w:t>
        </w:r>
      </w:ins>
      <w:r w:rsidR="00926566">
        <w:rPr>
          <w:rFonts w:ascii="Times New Roman" w:hAnsi="Times New Roman" w:cs="Times New Roman"/>
          <w:color w:val="131515"/>
        </w:rPr>
        <w:t xml:space="preserve">pursuant to the </w:t>
      </w:r>
      <w:r w:rsidR="005C7F8D">
        <w:rPr>
          <w:rFonts w:ascii="Times New Roman" w:hAnsi="Times New Roman" w:cs="Times New Roman"/>
          <w:color w:val="131515"/>
        </w:rPr>
        <w:t>execution of the Services under the Service Agreement.</w:t>
      </w:r>
    </w:p>
    <w:p w14:paraId="21D139E2" w14:textId="77777777" w:rsidR="00DF31F7" w:rsidRPr="00B23A95" w:rsidRDefault="004204E5" w:rsidP="00E44EB0">
      <w:pPr>
        <w:spacing w:before="600"/>
        <w:ind w:right="173"/>
        <w:jc w:val="both"/>
        <w:rPr>
          <w:rFonts w:ascii="Times New Roman" w:hAnsi="Times New Roman" w:cs="Times New Roman"/>
          <w:b/>
        </w:rPr>
      </w:pPr>
      <w:r w:rsidRPr="00B23A95">
        <w:rPr>
          <w:rFonts w:ascii="Times New Roman" w:hAnsi="Times New Roman" w:cs="Times New Roman"/>
          <w:b/>
          <w:color w:val="131515"/>
          <w:w w:val="105"/>
        </w:rPr>
        <w:t>IT IS AGREED AS FOLLOWS:</w:t>
      </w:r>
    </w:p>
    <w:p w14:paraId="31EF3B1F" w14:textId="77777777" w:rsidR="00DF31F7" w:rsidRPr="00B23A95" w:rsidRDefault="004204E5" w:rsidP="00E44EB0">
      <w:pPr>
        <w:pStyle w:val="ListParagraph"/>
        <w:numPr>
          <w:ilvl w:val="1"/>
          <w:numId w:val="2"/>
        </w:numPr>
        <w:tabs>
          <w:tab w:val="left" w:pos="709"/>
        </w:tabs>
        <w:spacing w:before="480"/>
        <w:ind w:left="0" w:firstLine="0"/>
        <w:jc w:val="both"/>
        <w:rPr>
          <w:rFonts w:ascii="Times New Roman" w:hAnsi="Times New Roman" w:cs="Times New Roman"/>
          <w:b/>
          <w:color w:val="282A2A"/>
        </w:rPr>
      </w:pPr>
      <w:r w:rsidRPr="00B23A95">
        <w:rPr>
          <w:rFonts w:ascii="Times New Roman" w:hAnsi="Times New Roman" w:cs="Times New Roman"/>
          <w:b/>
          <w:color w:val="131515"/>
          <w:w w:val="105"/>
        </w:rPr>
        <w:t>DEFINITIONS AND</w:t>
      </w:r>
      <w:r w:rsidRPr="00B23A95">
        <w:rPr>
          <w:rFonts w:ascii="Times New Roman" w:hAnsi="Times New Roman" w:cs="Times New Roman"/>
          <w:b/>
          <w:color w:val="131515"/>
          <w:spacing w:val="-33"/>
          <w:w w:val="105"/>
        </w:rPr>
        <w:t xml:space="preserve"> </w:t>
      </w:r>
      <w:r w:rsidRPr="00B23A95">
        <w:rPr>
          <w:rFonts w:ascii="Times New Roman" w:hAnsi="Times New Roman" w:cs="Times New Roman"/>
          <w:b/>
          <w:color w:val="131515"/>
          <w:w w:val="105"/>
        </w:rPr>
        <w:t>INTERPRETATION</w:t>
      </w:r>
    </w:p>
    <w:p w14:paraId="5DFB5789" w14:textId="5FDAC793" w:rsidR="00DF31F7" w:rsidRPr="00B23A95" w:rsidRDefault="003954BB" w:rsidP="00E44EB0">
      <w:pPr>
        <w:pStyle w:val="ListParagraph"/>
        <w:tabs>
          <w:tab w:val="left" w:pos="0"/>
        </w:tabs>
        <w:spacing w:before="240" w:after="240"/>
        <w:ind w:left="0" w:firstLine="0"/>
        <w:jc w:val="both"/>
        <w:rPr>
          <w:rFonts w:ascii="Times New Roman" w:hAnsi="Times New Roman" w:cs="Times New Roman"/>
        </w:rPr>
      </w:pPr>
      <w:r w:rsidRPr="00B23A95">
        <w:rPr>
          <w:rFonts w:ascii="Times New Roman" w:hAnsi="Times New Roman" w:cs="Times New Roman"/>
          <w:b/>
          <w:color w:val="3F3F3F"/>
        </w:rPr>
        <w:t>"</w:t>
      </w:r>
      <w:r w:rsidR="00734565">
        <w:rPr>
          <w:rFonts w:ascii="Times New Roman" w:hAnsi="Times New Roman" w:cs="Times New Roman"/>
          <w:b/>
          <w:color w:val="131515"/>
          <w:spacing w:val="-5"/>
        </w:rPr>
        <w:t>Attachment</w:t>
      </w:r>
      <w:r w:rsidR="004204E5" w:rsidRPr="00B23A95">
        <w:rPr>
          <w:rFonts w:ascii="Times New Roman" w:hAnsi="Times New Roman" w:cs="Times New Roman"/>
          <w:b/>
          <w:color w:val="3F3F3F"/>
          <w:spacing w:val="-5"/>
        </w:rPr>
        <w:t xml:space="preserve">" </w:t>
      </w:r>
      <w:r w:rsidR="004204E5" w:rsidRPr="00B23A95">
        <w:rPr>
          <w:rFonts w:ascii="Times New Roman" w:hAnsi="Times New Roman" w:cs="Times New Roman"/>
          <w:color w:val="131515"/>
        </w:rPr>
        <w:t>means each annex</w:t>
      </w:r>
      <w:r w:rsidR="00734565">
        <w:rPr>
          <w:rFonts w:ascii="Times New Roman" w:hAnsi="Times New Roman" w:cs="Times New Roman"/>
          <w:color w:val="131515"/>
        </w:rPr>
        <w:t>, exhibit, schedule or other attachment</w:t>
      </w:r>
      <w:r w:rsidR="004204E5" w:rsidRPr="00B23A95">
        <w:rPr>
          <w:rFonts w:ascii="Times New Roman" w:hAnsi="Times New Roman" w:cs="Times New Roman"/>
          <w:color w:val="131515"/>
        </w:rPr>
        <w:t xml:space="preserve"> to this Data Processing Agreement which forms part of the</w:t>
      </w:r>
      <w:r w:rsidR="004204E5" w:rsidRPr="00B23A95">
        <w:rPr>
          <w:rFonts w:ascii="Times New Roman" w:hAnsi="Times New Roman" w:cs="Times New Roman"/>
          <w:color w:val="131515"/>
          <w:spacing w:val="-9"/>
        </w:rPr>
        <w:t xml:space="preserve"> </w:t>
      </w:r>
      <w:r w:rsidR="004204E5" w:rsidRPr="00B23A95">
        <w:rPr>
          <w:rFonts w:ascii="Times New Roman" w:hAnsi="Times New Roman" w:cs="Times New Roman"/>
          <w:color w:val="131515"/>
        </w:rPr>
        <w:t>agreement</w:t>
      </w:r>
    </w:p>
    <w:p w14:paraId="2E846F9A" w14:textId="01BF8FF4" w:rsidR="00DF31F7" w:rsidRPr="00B23A95" w:rsidRDefault="004204E5" w:rsidP="00E44EB0">
      <w:pPr>
        <w:tabs>
          <w:tab w:val="left" w:pos="284"/>
        </w:tabs>
        <w:spacing w:before="240" w:after="240"/>
        <w:jc w:val="both"/>
        <w:rPr>
          <w:rFonts w:ascii="Times New Roman" w:hAnsi="Times New Roman" w:cs="Times New Roman"/>
        </w:rPr>
      </w:pPr>
      <w:r w:rsidRPr="00B23A95">
        <w:rPr>
          <w:rFonts w:ascii="Times New Roman" w:hAnsi="Times New Roman" w:cs="Times New Roman"/>
          <w:b/>
          <w:color w:val="3F3F3F"/>
        </w:rPr>
        <w:t>"</w:t>
      </w:r>
      <w:r w:rsidR="006A1C40" w:rsidRPr="00B23A95">
        <w:rPr>
          <w:rFonts w:ascii="Times New Roman" w:hAnsi="Times New Roman" w:cs="Times New Roman"/>
          <w:b/>
          <w:color w:val="131515"/>
        </w:rPr>
        <w:t>D</w:t>
      </w:r>
      <w:r w:rsidRPr="00B23A95">
        <w:rPr>
          <w:rFonts w:ascii="Times New Roman" w:hAnsi="Times New Roman" w:cs="Times New Roman"/>
          <w:b/>
          <w:color w:val="131515"/>
        </w:rPr>
        <w:t>ata Subject</w:t>
      </w:r>
      <w:r w:rsidRPr="00B23A95">
        <w:rPr>
          <w:rFonts w:ascii="Times New Roman" w:hAnsi="Times New Roman" w:cs="Times New Roman"/>
          <w:b/>
          <w:color w:val="565656"/>
        </w:rPr>
        <w:t xml:space="preserve">" </w:t>
      </w:r>
      <w:r w:rsidR="0000658D" w:rsidRPr="00B23A95">
        <w:rPr>
          <w:rFonts w:ascii="Times New Roman" w:hAnsi="Times New Roman" w:cs="Times New Roman"/>
          <w:color w:val="131515"/>
        </w:rPr>
        <w:t xml:space="preserve">means </w:t>
      </w:r>
      <w:r w:rsidR="00B94B9C" w:rsidRPr="00B23A95">
        <w:rPr>
          <w:rFonts w:ascii="Times New Roman" w:hAnsi="Times New Roman" w:cs="Times New Roman"/>
          <w:color w:val="131515"/>
        </w:rPr>
        <w:t>any</w:t>
      </w:r>
      <w:r w:rsidR="0000658D" w:rsidRPr="00B23A95">
        <w:rPr>
          <w:rFonts w:ascii="Times New Roman" w:hAnsi="Times New Roman" w:cs="Times New Roman"/>
          <w:color w:val="131515"/>
        </w:rPr>
        <w:t xml:space="preserve"> identified or identifiable perso</w:t>
      </w:r>
      <w:r w:rsidR="00291C71" w:rsidRPr="00B23A95">
        <w:rPr>
          <w:rFonts w:ascii="Times New Roman" w:hAnsi="Times New Roman" w:cs="Times New Roman"/>
          <w:color w:val="131515"/>
        </w:rPr>
        <w:t>n</w:t>
      </w:r>
      <w:r w:rsidR="00543A3E" w:rsidRPr="00B23A95">
        <w:rPr>
          <w:rFonts w:ascii="Times New Roman" w:hAnsi="Times New Roman" w:cs="Times New Roman"/>
          <w:color w:val="131515"/>
        </w:rPr>
        <w:t xml:space="preserve"> or legal entity (if the case may be under the applicable legislation)</w:t>
      </w:r>
      <w:r w:rsidR="00291C71" w:rsidRPr="00B23A95">
        <w:rPr>
          <w:rFonts w:ascii="Times New Roman" w:hAnsi="Times New Roman" w:cs="Times New Roman"/>
          <w:color w:val="131515"/>
        </w:rPr>
        <w:t xml:space="preserve"> to whom Personal Data relates;</w:t>
      </w:r>
      <w:r w:rsidR="00291C71" w:rsidRPr="00B23A95">
        <w:rPr>
          <w:rFonts w:ascii="Times New Roman" w:hAnsi="Times New Roman" w:cs="Times New Roman"/>
        </w:rPr>
        <w:t xml:space="preserve"> </w:t>
      </w:r>
      <w:r w:rsidR="00291C71" w:rsidRPr="00B23A95">
        <w:rPr>
          <w:rFonts w:ascii="Times New Roman" w:hAnsi="Times New Roman" w:cs="Times New Roman"/>
          <w:color w:val="131515"/>
        </w:rPr>
        <w:t>an identifiable person is one who can be identified, directly or indirectly, in particular by reference to an identifier such as a name, an identification number, location data, an online identifier or to one or more factors specific to the physical, psychological, genetic, mental, economic, cultural and/or social identity of that person.</w:t>
      </w:r>
    </w:p>
    <w:p w14:paraId="29BA36E5" w14:textId="6E07F38B" w:rsidR="00DF31F7" w:rsidRPr="00B23A95" w:rsidRDefault="00BF310F" w:rsidP="00E44EB0">
      <w:pPr>
        <w:pStyle w:val="Heading2"/>
        <w:tabs>
          <w:tab w:val="left" w:pos="284"/>
        </w:tabs>
        <w:spacing w:before="240" w:after="240"/>
        <w:ind w:left="0"/>
        <w:jc w:val="both"/>
        <w:rPr>
          <w:rFonts w:ascii="Times New Roman" w:hAnsi="Times New Roman" w:cs="Times New Roman"/>
          <w:color w:val="424242"/>
          <w:sz w:val="22"/>
          <w:szCs w:val="22"/>
        </w:rPr>
      </w:pPr>
      <w:r w:rsidRPr="00B23A95">
        <w:rPr>
          <w:rFonts w:ascii="Times New Roman" w:hAnsi="Times New Roman" w:cs="Times New Roman"/>
          <w:b/>
          <w:color w:val="151616"/>
          <w:sz w:val="22"/>
          <w:szCs w:val="22"/>
        </w:rPr>
        <w:t>“</w:t>
      </w:r>
      <w:r w:rsidR="004204E5" w:rsidRPr="00B23A95">
        <w:rPr>
          <w:rFonts w:ascii="Times New Roman" w:hAnsi="Times New Roman" w:cs="Times New Roman"/>
          <w:b/>
          <w:color w:val="151616"/>
          <w:sz w:val="22"/>
          <w:szCs w:val="22"/>
        </w:rPr>
        <w:t xml:space="preserve">Data </w:t>
      </w:r>
      <w:r w:rsidR="004204E5" w:rsidRPr="00B23A95">
        <w:rPr>
          <w:rFonts w:ascii="Times New Roman" w:hAnsi="Times New Roman" w:cs="Times New Roman"/>
          <w:b/>
          <w:color w:val="151616"/>
          <w:spacing w:val="-3"/>
          <w:sz w:val="22"/>
          <w:szCs w:val="22"/>
        </w:rPr>
        <w:t>Controller</w:t>
      </w:r>
      <w:r w:rsidR="004204E5" w:rsidRPr="00B23A95">
        <w:rPr>
          <w:rFonts w:ascii="Times New Roman" w:hAnsi="Times New Roman" w:cs="Times New Roman"/>
          <w:b/>
          <w:color w:val="2F3131"/>
          <w:spacing w:val="-3"/>
          <w:sz w:val="22"/>
          <w:szCs w:val="22"/>
        </w:rPr>
        <w:t xml:space="preserve">" </w:t>
      </w:r>
      <w:r w:rsidR="002B1843" w:rsidRPr="00B23A95">
        <w:rPr>
          <w:rFonts w:ascii="Times New Roman" w:hAnsi="Times New Roman" w:cs="Times New Roman"/>
          <w:b/>
          <w:color w:val="2F3131"/>
          <w:spacing w:val="-3"/>
          <w:sz w:val="22"/>
          <w:szCs w:val="22"/>
        </w:rPr>
        <w:t>or “Controller”</w:t>
      </w:r>
      <w:r w:rsidR="00B37208" w:rsidRPr="00B23A95">
        <w:rPr>
          <w:rFonts w:ascii="Times New Roman" w:hAnsi="Times New Roman" w:cs="Times New Roman"/>
          <w:b/>
          <w:color w:val="2F3131"/>
          <w:spacing w:val="-3"/>
          <w:sz w:val="22"/>
          <w:szCs w:val="22"/>
        </w:rPr>
        <w:t xml:space="preserve"> </w:t>
      </w:r>
      <w:r w:rsidR="004204E5" w:rsidRPr="00B23A95">
        <w:rPr>
          <w:rFonts w:ascii="Times New Roman" w:hAnsi="Times New Roman" w:cs="Times New Roman"/>
          <w:color w:val="151616"/>
          <w:sz w:val="22"/>
          <w:szCs w:val="22"/>
        </w:rPr>
        <w:t xml:space="preserve">means the legal person which alone or in conjunction with </w:t>
      </w:r>
      <w:r w:rsidR="004204E5" w:rsidRPr="00B23A95">
        <w:rPr>
          <w:rFonts w:ascii="Times New Roman" w:hAnsi="Times New Roman" w:cs="Times New Roman"/>
          <w:color w:val="151616"/>
          <w:spacing w:val="-3"/>
          <w:sz w:val="22"/>
          <w:szCs w:val="22"/>
        </w:rPr>
        <w:t>others</w:t>
      </w:r>
      <w:r w:rsidR="004204E5" w:rsidRPr="00B23A95">
        <w:rPr>
          <w:rFonts w:ascii="Times New Roman" w:hAnsi="Times New Roman" w:cs="Times New Roman"/>
          <w:color w:val="2F3131"/>
          <w:spacing w:val="-3"/>
          <w:sz w:val="22"/>
          <w:szCs w:val="22"/>
        </w:rPr>
        <w:t xml:space="preserve">, </w:t>
      </w:r>
      <w:r w:rsidR="004204E5" w:rsidRPr="00B23A95">
        <w:rPr>
          <w:rFonts w:ascii="Times New Roman" w:hAnsi="Times New Roman" w:cs="Times New Roman"/>
          <w:color w:val="151616"/>
          <w:sz w:val="22"/>
          <w:szCs w:val="22"/>
        </w:rPr>
        <w:t>determines the purposes and means of the Processing of Personal</w:t>
      </w:r>
      <w:r w:rsidR="004204E5" w:rsidRPr="00B23A95">
        <w:rPr>
          <w:rFonts w:ascii="Times New Roman" w:hAnsi="Times New Roman" w:cs="Times New Roman"/>
          <w:color w:val="151616"/>
          <w:spacing w:val="-10"/>
          <w:sz w:val="22"/>
          <w:szCs w:val="22"/>
        </w:rPr>
        <w:t xml:space="preserve"> </w:t>
      </w:r>
      <w:r w:rsidR="004204E5" w:rsidRPr="00B23A95">
        <w:rPr>
          <w:rFonts w:ascii="Times New Roman" w:hAnsi="Times New Roman" w:cs="Times New Roman"/>
          <w:color w:val="151616"/>
          <w:spacing w:val="-3"/>
          <w:sz w:val="22"/>
          <w:szCs w:val="22"/>
        </w:rPr>
        <w:t>Data</w:t>
      </w:r>
      <w:r w:rsidR="005C7F8D">
        <w:rPr>
          <w:rFonts w:ascii="Times New Roman" w:hAnsi="Times New Roman" w:cs="Times New Roman"/>
          <w:color w:val="151616"/>
          <w:spacing w:val="-3"/>
          <w:sz w:val="22"/>
          <w:szCs w:val="22"/>
        </w:rPr>
        <w:t xml:space="preserve">, and which hereunder is </w:t>
      </w:r>
      <w:del w:id="32" w:author="Dimova, Stanislava" w:date="2023-03-09T12:23:00Z">
        <w:r w:rsidR="005C7F8D" w:rsidDel="007F6373">
          <w:rPr>
            <w:rFonts w:ascii="Times New Roman" w:hAnsi="Times New Roman" w:cs="Times New Roman"/>
            <w:color w:val="151616"/>
            <w:spacing w:val="-3"/>
            <w:sz w:val="22"/>
            <w:szCs w:val="22"/>
          </w:rPr>
          <w:delText>PlanetArt</w:delText>
        </w:r>
      </w:del>
      <w:ins w:id="33" w:author="Dimova, Stanislava" w:date="2023-03-09T12:23:00Z">
        <w:r w:rsidR="007F6373">
          <w:rPr>
            <w:rFonts w:ascii="Times New Roman" w:hAnsi="Times New Roman" w:cs="Times New Roman"/>
            <w:color w:val="151616"/>
            <w:spacing w:val="-3"/>
            <w:sz w:val="22"/>
            <w:szCs w:val="22"/>
          </w:rPr>
          <w:t>Avanquest</w:t>
        </w:r>
      </w:ins>
      <w:r w:rsidR="004204E5" w:rsidRPr="00B23A95">
        <w:rPr>
          <w:rFonts w:ascii="Times New Roman" w:hAnsi="Times New Roman" w:cs="Times New Roman"/>
          <w:color w:val="2F3131"/>
          <w:spacing w:val="-3"/>
          <w:sz w:val="22"/>
          <w:szCs w:val="22"/>
        </w:rPr>
        <w:t>;</w:t>
      </w:r>
    </w:p>
    <w:p w14:paraId="0C250518" w14:textId="7BA44A7C" w:rsidR="00DF31F7" w:rsidRPr="00B23A95" w:rsidRDefault="00BF310F" w:rsidP="00E44EB0">
      <w:pPr>
        <w:tabs>
          <w:tab w:val="left" w:pos="0"/>
        </w:tabs>
        <w:spacing w:before="240" w:after="240"/>
        <w:jc w:val="both"/>
        <w:rPr>
          <w:rFonts w:ascii="Times New Roman" w:hAnsi="Times New Roman" w:cs="Times New Roman"/>
          <w:color w:val="545454"/>
        </w:rPr>
      </w:pPr>
      <w:r w:rsidRPr="00B23A95">
        <w:rPr>
          <w:rFonts w:ascii="Times New Roman" w:hAnsi="Times New Roman" w:cs="Times New Roman"/>
          <w:b/>
          <w:color w:val="151616"/>
        </w:rPr>
        <w:t>“</w:t>
      </w:r>
      <w:r w:rsidR="004204E5" w:rsidRPr="00B23A95">
        <w:rPr>
          <w:rFonts w:ascii="Times New Roman" w:hAnsi="Times New Roman" w:cs="Times New Roman"/>
          <w:b/>
          <w:color w:val="151616"/>
        </w:rPr>
        <w:t xml:space="preserve">Data Processing Agreement </w:t>
      </w:r>
      <w:r w:rsidR="000E3982" w:rsidRPr="00B23A95">
        <w:rPr>
          <w:rFonts w:ascii="Times New Roman" w:hAnsi="Times New Roman" w:cs="Times New Roman"/>
          <w:b/>
          <w:color w:val="2F3131"/>
        </w:rPr>
        <w:t>“or</w:t>
      </w:r>
      <w:r w:rsidR="00283A8F" w:rsidRPr="00B23A95">
        <w:rPr>
          <w:rFonts w:ascii="Times New Roman" w:hAnsi="Times New Roman" w:cs="Times New Roman"/>
          <w:b/>
          <w:color w:val="2F3131"/>
        </w:rPr>
        <w:t xml:space="preserve"> “</w:t>
      </w:r>
      <w:r w:rsidR="00D702FF">
        <w:rPr>
          <w:rFonts w:ascii="Times New Roman" w:hAnsi="Times New Roman" w:cs="Times New Roman"/>
          <w:b/>
          <w:color w:val="2F3131"/>
        </w:rPr>
        <w:t>Agreement</w:t>
      </w:r>
      <w:r w:rsidR="00283A8F" w:rsidRPr="00B23A95">
        <w:rPr>
          <w:rFonts w:ascii="Times New Roman" w:hAnsi="Times New Roman" w:cs="Times New Roman"/>
          <w:b/>
          <w:color w:val="2F3131"/>
        </w:rPr>
        <w:t xml:space="preserve">” </w:t>
      </w:r>
      <w:r w:rsidR="004D483F" w:rsidRPr="00B23A95">
        <w:rPr>
          <w:rFonts w:ascii="Times New Roman" w:hAnsi="Times New Roman" w:cs="Times New Roman"/>
          <w:color w:val="2F3131"/>
        </w:rPr>
        <w:t>means</w:t>
      </w:r>
      <w:r w:rsidR="004D483F" w:rsidRPr="00B23A95">
        <w:rPr>
          <w:rFonts w:ascii="Times New Roman" w:hAnsi="Times New Roman" w:cs="Times New Roman"/>
          <w:b/>
          <w:color w:val="2F3131"/>
        </w:rPr>
        <w:t xml:space="preserve"> </w:t>
      </w:r>
      <w:r w:rsidR="004204E5" w:rsidRPr="00B23A95">
        <w:rPr>
          <w:rFonts w:ascii="Times New Roman" w:hAnsi="Times New Roman" w:cs="Times New Roman"/>
          <w:color w:val="151616"/>
        </w:rPr>
        <w:t xml:space="preserve">this agreement including </w:t>
      </w:r>
      <w:r w:rsidR="00F729DE">
        <w:rPr>
          <w:rFonts w:ascii="Times New Roman" w:hAnsi="Times New Roman" w:cs="Times New Roman"/>
          <w:color w:val="151616"/>
        </w:rPr>
        <w:t>its Attachments</w:t>
      </w:r>
      <w:r w:rsidR="004204E5" w:rsidRPr="00B23A95">
        <w:rPr>
          <w:rFonts w:ascii="Times New Roman" w:hAnsi="Times New Roman" w:cs="Times New Roman"/>
          <w:color w:val="424242"/>
        </w:rPr>
        <w:t>;</w:t>
      </w:r>
    </w:p>
    <w:p w14:paraId="731863B2" w14:textId="73F6854C" w:rsidR="00DF31F7" w:rsidRPr="00B23A95" w:rsidRDefault="004204E5" w:rsidP="00E44EB0">
      <w:pPr>
        <w:pStyle w:val="Heading2"/>
        <w:tabs>
          <w:tab w:val="left" w:pos="284"/>
        </w:tabs>
        <w:spacing w:before="240" w:after="240"/>
        <w:ind w:left="0"/>
        <w:jc w:val="both"/>
        <w:rPr>
          <w:rFonts w:ascii="Times New Roman" w:hAnsi="Times New Roman" w:cs="Times New Roman"/>
          <w:sz w:val="22"/>
          <w:szCs w:val="22"/>
        </w:rPr>
      </w:pPr>
      <w:r w:rsidRPr="00B23A95">
        <w:rPr>
          <w:rFonts w:ascii="Times New Roman" w:hAnsi="Times New Roman" w:cs="Times New Roman"/>
          <w:b/>
          <w:color w:val="424242"/>
          <w:sz w:val="22"/>
          <w:szCs w:val="22"/>
        </w:rPr>
        <w:t>"</w:t>
      </w:r>
      <w:r w:rsidRPr="00B23A95">
        <w:rPr>
          <w:rFonts w:ascii="Times New Roman" w:hAnsi="Times New Roman" w:cs="Times New Roman"/>
          <w:b/>
          <w:color w:val="151616"/>
          <w:sz w:val="22"/>
          <w:szCs w:val="22"/>
        </w:rPr>
        <w:t xml:space="preserve">Data Protection Laws and Regulations" </w:t>
      </w:r>
      <w:r w:rsidRPr="00B23A95">
        <w:rPr>
          <w:rFonts w:ascii="Times New Roman" w:hAnsi="Times New Roman" w:cs="Times New Roman"/>
          <w:color w:val="151616"/>
          <w:sz w:val="22"/>
          <w:szCs w:val="22"/>
        </w:rPr>
        <w:t xml:space="preserve">means all </w:t>
      </w:r>
      <w:commentRangeStart w:id="34"/>
      <w:r w:rsidR="0000658D" w:rsidRPr="00B23A95">
        <w:rPr>
          <w:rFonts w:ascii="Times New Roman" w:hAnsi="Times New Roman" w:cs="Times New Roman"/>
          <w:color w:val="151616"/>
          <w:sz w:val="22"/>
          <w:szCs w:val="22"/>
        </w:rPr>
        <w:t>applicable</w:t>
      </w:r>
      <w:ins w:id="35" w:author="Melen Skurka" w:date="2023-02-27T10:14:00Z">
        <w:r w:rsidR="00325A57">
          <w:rPr>
            <w:rFonts w:ascii="Times New Roman" w:hAnsi="Times New Roman" w:cs="Times New Roman"/>
            <w:color w:val="151616"/>
            <w:sz w:val="22"/>
            <w:szCs w:val="22"/>
          </w:rPr>
          <w:t xml:space="preserve"> </w:t>
        </w:r>
        <w:del w:id="36" w:author="Dimova, Stanislava" w:date="2023-03-08T19:20:00Z">
          <w:r w:rsidR="00325A57" w:rsidDel="00C022C4">
            <w:rPr>
              <w:rFonts w:ascii="Times New Roman" w:hAnsi="Times New Roman" w:cs="Times New Roman"/>
              <w:color w:val="151616"/>
              <w:sz w:val="22"/>
              <w:szCs w:val="22"/>
            </w:rPr>
            <w:delText>United States and non-United States</w:delText>
          </w:r>
        </w:del>
      </w:ins>
      <w:del w:id="37" w:author="Dimova, Stanislava" w:date="2023-03-08T19:20:00Z">
        <w:r w:rsidR="0000658D" w:rsidRPr="00B23A95" w:rsidDel="00C022C4">
          <w:rPr>
            <w:rFonts w:ascii="Times New Roman" w:hAnsi="Times New Roman" w:cs="Times New Roman"/>
            <w:color w:val="151616"/>
            <w:sz w:val="22"/>
            <w:szCs w:val="22"/>
          </w:rPr>
          <w:delText xml:space="preserve"> </w:delText>
        </w:r>
      </w:del>
      <w:r w:rsidRPr="00B23A95">
        <w:rPr>
          <w:rFonts w:ascii="Times New Roman" w:hAnsi="Times New Roman" w:cs="Times New Roman"/>
          <w:color w:val="2F3131"/>
          <w:sz w:val="22"/>
          <w:szCs w:val="22"/>
        </w:rPr>
        <w:t>l</w:t>
      </w:r>
      <w:r w:rsidRPr="00B23A95">
        <w:rPr>
          <w:rFonts w:ascii="Times New Roman" w:hAnsi="Times New Roman" w:cs="Times New Roman"/>
          <w:color w:val="151616"/>
          <w:sz w:val="22"/>
          <w:szCs w:val="22"/>
        </w:rPr>
        <w:t>aws</w:t>
      </w:r>
      <w:commentRangeEnd w:id="34"/>
      <w:r w:rsidR="00C022C4">
        <w:rPr>
          <w:rStyle w:val="CommentReference"/>
        </w:rPr>
        <w:commentReference w:id="34"/>
      </w:r>
      <w:r w:rsidR="0000658D" w:rsidRPr="00B23A95">
        <w:rPr>
          <w:rFonts w:ascii="Times New Roman" w:hAnsi="Times New Roman" w:cs="Times New Roman"/>
          <w:color w:val="151616"/>
          <w:sz w:val="22"/>
          <w:szCs w:val="22"/>
        </w:rPr>
        <w:t xml:space="preserve">, directives, ordinances, rules, </w:t>
      </w:r>
      <w:r w:rsidR="009D1CB3" w:rsidRPr="00B23A95">
        <w:rPr>
          <w:rFonts w:ascii="Times New Roman" w:hAnsi="Times New Roman" w:cs="Times New Roman"/>
          <w:color w:val="151616"/>
          <w:sz w:val="22"/>
          <w:szCs w:val="22"/>
        </w:rPr>
        <w:t xml:space="preserve">regulations </w:t>
      </w:r>
      <w:r w:rsidR="0000658D" w:rsidRPr="00B23A95">
        <w:rPr>
          <w:rFonts w:ascii="Times New Roman" w:hAnsi="Times New Roman" w:cs="Times New Roman"/>
          <w:color w:val="151616"/>
          <w:sz w:val="22"/>
          <w:szCs w:val="22"/>
        </w:rPr>
        <w:t xml:space="preserve">etc. </w:t>
      </w:r>
      <w:r w:rsidR="009D1CB3" w:rsidRPr="00B23A95">
        <w:rPr>
          <w:rFonts w:ascii="Times New Roman" w:hAnsi="Times New Roman" w:cs="Times New Roman"/>
          <w:color w:val="151616"/>
          <w:sz w:val="22"/>
          <w:szCs w:val="22"/>
        </w:rPr>
        <w:t>including</w:t>
      </w:r>
      <w:r w:rsidR="009D1CB3" w:rsidRPr="00B23A95">
        <w:rPr>
          <w:rFonts w:ascii="Times New Roman" w:hAnsi="Times New Roman" w:cs="Times New Roman"/>
          <w:color w:val="151616"/>
          <w:spacing w:val="-4"/>
          <w:sz w:val="22"/>
          <w:szCs w:val="22"/>
        </w:rPr>
        <w:t xml:space="preserve"> </w:t>
      </w:r>
      <w:r w:rsidR="00E91266" w:rsidRPr="00B23A95">
        <w:rPr>
          <w:rFonts w:ascii="Times New Roman" w:hAnsi="Times New Roman" w:cs="Times New Roman"/>
          <w:color w:val="151616"/>
          <w:spacing w:val="-4"/>
          <w:sz w:val="22"/>
          <w:szCs w:val="22"/>
        </w:rPr>
        <w:t xml:space="preserve">but </w:t>
      </w:r>
      <w:r w:rsidR="00E67B48" w:rsidRPr="00B86AC1">
        <w:rPr>
          <w:rFonts w:ascii="Times New Roman" w:hAnsi="Times New Roman" w:cs="Times New Roman"/>
          <w:color w:val="151616"/>
          <w:sz w:val="22"/>
          <w:szCs w:val="22"/>
        </w:rPr>
        <w:t>to the extent applicable</w:t>
      </w:r>
      <w:del w:id="38" w:author="Dimova, Stanislava" w:date="2023-03-08T19:20:00Z">
        <w:r w:rsidR="00E67B48" w:rsidRPr="00B23A95" w:rsidDel="00C022C4">
          <w:rPr>
            <w:rFonts w:ascii="Times New Roman" w:hAnsi="Times New Roman" w:cs="Times New Roman"/>
            <w:color w:val="151616"/>
            <w:spacing w:val="-4"/>
            <w:sz w:val="22"/>
            <w:szCs w:val="22"/>
          </w:rPr>
          <w:delText xml:space="preserve"> </w:delText>
        </w:r>
      </w:del>
      <w:r w:rsidR="00E91266" w:rsidRPr="00B23A95">
        <w:rPr>
          <w:rFonts w:ascii="Times New Roman" w:hAnsi="Times New Roman" w:cs="Times New Roman"/>
          <w:color w:val="151616"/>
          <w:spacing w:val="-4"/>
          <w:sz w:val="22"/>
          <w:szCs w:val="22"/>
        </w:rPr>
        <w:t xml:space="preserve"> </w:t>
      </w:r>
      <w:r w:rsidRPr="00B23A95">
        <w:rPr>
          <w:rFonts w:ascii="Times New Roman" w:hAnsi="Times New Roman" w:cs="Times New Roman"/>
          <w:color w:val="151616"/>
          <w:sz w:val="22"/>
          <w:szCs w:val="22"/>
        </w:rPr>
        <w:t xml:space="preserve">European </w:t>
      </w:r>
      <w:r w:rsidR="00E91266" w:rsidRPr="00B23A95">
        <w:rPr>
          <w:rFonts w:ascii="Times New Roman" w:hAnsi="Times New Roman" w:cs="Times New Roman"/>
          <w:color w:val="151616"/>
          <w:sz w:val="22"/>
          <w:szCs w:val="22"/>
        </w:rPr>
        <w:t xml:space="preserve">or local country </w:t>
      </w:r>
      <w:ins w:id="39" w:author="Dimova, Stanislava" w:date="2023-03-09T12:28:00Z">
        <w:r w:rsidR="00C4104F">
          <w:rPr>
            <w:rFonts w:ascii="Times New Roman" w:hAnsi="Times New Roman" w:cs="Times New Roman"/>
            <w:color w:val="151616"/>
            <w:sz w:val="22"/>
            <w:szCs w:val="22"/>
          </w:rPr>
          <w:t xml:space="preserve">privacy </w:t>
        </w:r>
      </w:ins>
      <w:r w:rsidRPr="00B23A95">
        <w:rPr>
          <w:rFonts w:ascii="Times New Roman" w:hAnsi="Times New Roman" w:cs="Times New Roman"/>
          <w:color w:val="151616"/>
          <w:sz w:val="22"/>
          <w:szCs w:val="22"/>
        </w:rPr>
        <w:t>laws and regulations</w:t>
      </w:r>
      <w:r w:rsidR="00DF178C">
        <w:rPr>
          <w:rFonts w:ascii="Times New Roman" w:hAnsi="Times New Roman" w:cs="Times New Roman"/>
          <w:color w:val="151616"/>
          <w:sz w:val="22"/>
          <w:szCs w:val="22"/>
        </w:rPr>
        <w:t>,</w:t>
      </w:r>
      <w:r w:rsidR="0000658D" w:rsidRPr="00B23A95">
        <w:rPr>
          <w:rFonts w:ascii="Times New Roman" w:hAnsi="Times New Roman" w:cs="Times New Roman"/>
          <w:color w:val="151616"/>
          <w:sz w:val="22"/>
          <w:szCs w:val="22"/>
        </w:rPr>
        <w:t xml:space="preserve"> </w:t>
      </w:r>
      <w:r w:rsidR="00DF178C">
        <w:rPr>
          <w:rFonts w:ascii="Times New Roman" w:hAnsi="Times New Roman" w:cs="Times New Roman"/>
          <w:color w:val="151616"/>
          <w:sz w:val="22"/>
          <w:szCs w:val="22"/>
        </w:rPr>
        <w:t xml:space="preserve">such as the GDPR, </w:t>
      </w:r>
      <w:ins w:id="40" w:author="Dimova, Stanislava" w:date="2023-03-09T12:28:00Z">
        <w:r w:rsidR="00C4104F">
          <w:rPr>
            <w:rFonts w:ascii="Times New Roman" w:hAnsi="Times New Roman" w:cs="Times New Roman"/>
            <w:color w:val="151616"/>
            <w:sz w:val="22"/>
            <w:szCs w:val="22"/>
          </w:rPr>
          <w:t xml:space="preserve">privacy </w:t>
        </w:r>
        <w:r w:rsidR="00EB004A">
          <w:rPr>
            <w:rFonts w:ascii="Times New Roman" w:hAnsi="Times New Roman" w:cs="Times New Roman"/>
            <w:color w:val="151616"/>
            <w:sz w:val="22"/>
            <w:szCs w:val="22"/>
          </w:rPr>
          <w:t>laws and regulation of the United States of America</w:t>
        </w:r>
        <w:r w:rsidR="00C4104F">
          <w:rPr>
            <w:rFonts w:ascii="Times New Roman" w:hAnsi="Times New Roman" w:cs="Times New Roman"/>
            <w:color w:val="151616"/>
            <w:sz w:val="22"/>
            <w:szCs w:val="22"/>
          </w:rPr>
          <w:t xml:space="preserve"> </w:t>
        </w:r>
      </w:ins>
      <w:r w:rsidR="0000658D" w:rsidRPr="00B86AC1">
        <w:rPr>
          <w:rFonts w:ascii="Times New Roman" w:hAnsi="Times New Roman" w:cs="Times New Roman"/>
          <w:color w:val="151616"/>
          <w:sz w:val="22"/>
          <w:szCs w:val="22"/>
        </w:rPr>
        <w:t>and, the data protection or privacy laws of any country</w:t>
      </w:r>
      <w:r w:rsidRPr="00B23A95">
        <w:rPr>
          <w:rFonts w:ascii="Times New Roman" w:hAnsi="Times New Roman" w:cs="Times New Roman"/>
          <w:color w:val="151616"/>
          <w:sz w:val="22"/>
          <w:szCs w:val="22"/>
        </w:rPr>
        <w:t xml:space="preserve"> applicable to the Processing of Personal</w:t>
      </w:r>
      <w:r w:rsidRPr="00B23A95">
        <w:rPr>
          <w:rFonts w:ascii="Times New Roman" w:hAnsi="Times New Roman" w:cs="Times New Roman"/>
          <w:color w:val="151616"/>
          <w:spacing w:val="5"/>
          <w:sz w:val="22"/>
          <w:szCs w:val="22"/>
        </w:rPr>
        <w:t xml:space="preserve"> </w:t>
      </w:r>
      <w:r w:rsidRPr="00B23A95">
        <w:rPr>
          <w:rFonts w:ascii="Times New Roman" w:hAnsi="Times New Roman" w:cs="Times New Roman"/>
          <w:color w:val="151616"/>
          <w:sz w:val="22"/>
          <w:szCs w:val="22"/>
        </w:rPr>
        <w:t>Data</w:t>
      </w:r>
      <w:r w:rsidR="0000658D" w:rsidRPr="00B23A95">
        <w:rPr>
          <w:rFonts w:ascii="Times New Roman" w:hAnsi="Times New Roman" w:cs="Times New Roman"/>
          <w:color w:val="151616"/>
          <w:sz w:val="22"/>
          <w:szCs w:val="22"/>
        </w:rPr>
        <w:t xml:space="preserve"> under this Agreement and the </w:t>
      </w:r>
      <w:r w:rsidR="0000658D" w:rsidRPr="001973B7">
        <w:rPr>
          <w:rFonts w:ascii="Times New Roman" w:hAnsi="Times New Roman" w:cs="Times New Roman"/>
          <w:color w:val="151616"/>
          <w:sz w:val="22"/>
          <w:szCs w:val="22"/>
        </w:rPr>
        <w:t>S</w:t>
      </w:r>
      <w:r w:rsidR="00E67B48">
        <w:rPr>
          <w:rFonts w:ascii="Times New Roman" w:hAnsi="Times New Roman" w:cs="Times New Roman"/>
          <w:color w:val="151616"/>
          <w:sz w:val="22"/>
          <w:szCs w:val="22"/>
        </w:rPr>
        <w:t xml:space="preserve">ervice </w:t>
      </w:r>
      <w:r w:rsidR="0000658D" w:rsidRPr="001973B7">
        <w:rPr>
          <w:rFonts w:ascii="Times New Roman" w:hAnsi="Times New Roman" w:cs="Times New Roman"/>
          <w:color w:val="151616"/>
          <w:sz w:val="22"/>
          <w:szCs w:val="22"/>
        </w:rPr>
        <w:t>A</w:t>
      </w:r>
      <w:r w:rsidR="00E67B48">
        <w:rPr>
          <w:rFonts w:ascii="Times New Roman" w:hAnsi="Times New Roman" w:cs="Times New Roman"/>
          <w:color w:val="151616"/>
          <w:sz w:val="22"/>
          <w:szCs w:val="22"/>
        </w:rPr>
        <w:t>greement</w:t>
      </w:r>
      <w:r w:rsidRPr="00B23A95">
        <w:rPr>
          <w:rFonts w:ascii="Times New Roman" w:hAnsi="Times New Roman" w:cs="Times New Roman"/>
          <w:color w:val="151616"/>
          <w:sz w:val="22"/>
          <w:szCs w:val="22"/>
        </w:rPr>
        <w:t>;</w:t>
      </w:r>
    </w:p>
    <w:p w14:paraId="5D238715" w14:textId="3A552D0F" w:rsidR="006A23D7" w:rsidRPr="00B23A95" w:rsidRDefault="003915A7" w:rsidP="00E44EB0">
      <w:pPr>
        <w:tabs>
          <w:tab w:val="left" w:pos="269"/>
        </w:tabs>
        <w:spacing w:before="240" w:after="240"/>
        <w:jc w:val="both"/>
        <w:rPr>
          <w:rFonts w:ascii="Times New Roman" w:hAnsi="Times New Roman" w:cs="Times New Roman"/>
        </w:rPr>
      </w:pPr>
      <w:r w:rsidRPr="00B23A95" w:rsidDel="003915A7">
        <w:rPr>
          <w:rFonts w:ascii="Times New Roman" w:hAnsi="Times New Roman" w:cs="Times New Roman"/>
          <w:b/>
          <w:color w:val="424242"/>
        </w:rPr>
        <w:lastRenderedPageBreak/>
        <w:t xml:space="preserve"> </w:t>
      </w:r>
      <w:r w:rsidR="006A23D7" w:rsidRPr="00B23A95">
        <w:rPr>
          <w:rFonts w:ascii="Times New Roman" w:hAnsi="Times New Roman" w:cs="Times New Roman"/>
          <w:b/>
        </w:rPr>
        <w:t>“Data Security Breach</w:t>
      </w:r>
      <w:r w:rsidR="006A23D7" w:rsidRPr="00B23A95">
        <w:rPr>
          <w:rFonts w:ascii="Times New Roman" w:hAnsi="Times New Roman" w:cs="Times New Roman"/>
        </w:rPr>
        <w:t>”</w:t>
      </w:r>
      <w:r w:rsidR="00291C71" w:rsidRPr="00B23A95">
        <w:rPr>
          <w:rFonts w:ascii="Times New Roman" w:hAnsi="Times New Roman" w:cs="Times New Roman"/>
        </w:rPr>
        <w:t xml:space="preserve"> means any incident involving the accidental, unlawful or unauthorized destruction, loss, alteration, disclosure of or access to Personal Data, under this Agreement.</w:t>
      </w:r>
    </w:p>
    <w:p w14:paraId="3A617797" w14:textId="4835BC4A" w:rsidR="008352DB" w:rsidRPr="00B23A95" w:rsidRDefault="001C7BE2" w:rsidP="00E44EB0">
      <w:pPr>
        <w:tabs>
          <w:tab w:val="left" w:pos="269"/>
        </w:tabs>
        <w:spacing w:before="240" w:after="240"/>
        <w:jc w:val="both"/>
        <w:rPr>
          <w:rFonts w:ascii="Times New Roman" w:hAnsi="Times New Roman" w:cs="Times New Roman"/>
        </w:rPr>
      </w:pPr>
      <w:r w:rsidRPr="00B23A95">
        <w:rPr>
          <w:rFonts w:ascii="Times New Roman" w:hAnsi="Times New Roman" w:cs="Times New Roman"/>
          <w:b/>
        </w:rPr>
        <w:t>“Data Transfer”</w:t>
      </w:r>
      <w:r w:rsidR="008876CA" w:rsidRPr="00B23A95">
        <w:rPr>
          <w:rFonts w:ascii="Times New Roman" w:hAnsi="Times New Roman" w:cs="Times New Roman"/>
          <w:b/>
        </w:rPr>
        <w:t xml:space="preserve"> </w:t>
      </w:r>
      <w:r w:rsidR="005C0629" w:rsidRPr="005C0629">
        <w:rPr>
          <w:rFonts w:ascii="Times New Roman" w:hAnsi="Times New Roman" w:cs="Times New Roman"/>
        </w:rPr>
        <w:t>or</w:t>
      </w:r>
      <w:r w:rsidR="005C0629">
        <w:rPr>
          <w:rFonts w:ascii="Times New Roman" w:hAnsi="Times New Roman" w:cs="Times New Roman"/>
          <w:b/>
        </w:rPr>
        <w:t xml:space="preserve"> “Transfer” </w:t>
      </w:r>
      <w:r w:rsidR="008876CA" w:rsidRPr="00B23A95">
        <w:rPr>
          <w:rFonts w:ascii="Times New Roman" w:hAnsi="Times New Roman" w:cs="Times New Roman"/>
        </w:rPr>
        <w:t xml:space="preserve">means any </w:t>
      </w:r>
      <w:r w:rsidR="003915A7" w:rsidRPr="00B23A95">
        <w:rPr>
          <w:rFonts w:ascii="Times New Roman" w:hAnsi="Times New Roman" w:cs="Times New Roman"/>
        </w:rPr>
        <w:t xml:space="preserve">cross-border </w:t>
      </w:r>
      <w:r w:rsidR="008876CA" w:rsidRPr="00B23A95">
        <w:rPr>
          <w:rFonts w:ascii="Times New Roman" w:hAnsi="Times New Roman" w:cs="Times New Roman"/>
        </w:rPr>
        <w:t>communication of Personal Data regardless of the format</w:t>
      </w:r>
      <w:r w:rsidR="00460DBC" w:rsidRPr="00B23A95">
        <w:rPr>
          <w:rFonts w:ascii="Times New Roman" w:hAnsi="Times New Roman" w:cs="Times New Roman"/>
        </w:rPr>
        <w:t xml:space="preserve">, </w:t>
      </w:r>
      <w:r w:rsidR="00814E83" w:rsidRPr="00B23A95">
        <w:rPr>
          <w:rFonts w:ascii="Times New Roman" w:hAnsi="Times New Roman" w:cs="Times New Roman"/>
        </w:rPr>
        <w:t xml:space="preserve">any </w:t>
      </w:r>
      <w:r w:rsidR="00460DBC" w:rsidRPr="00B23A95">
        <w:rPr>
          <w:rFonts w:ascii="Times New Roman" w:hAnsi="Times New Roman" w:cs="Times New Roman"/>
        </w:rPr>
        <w:t xml:space="preserve">storage of Personal Data on data-bases </w:t>
      </w:r>
      <w:r w:rsidR="003915A7" w:rsidRPr="00B23A95">
        <w:rPr>
          <w:rFonts w:ascii="Times New Roman" w:hAnsi="Times New Roman" w:cs="Times New Roman"/>
        </w:rPr>
        <w:t>hosted in different countries</w:t>
      </w:r>
      <w:r w:rsidR="00460DBC" w:rsidRPr="00B23A95">
        <w:rPr>
          <w:rFonts w:ascii="Times New Roman" w:hAnsi="Times New Roman" w:cs="Times New Roman"/>
        </w:rPr>
        <w:t xml:space="preserve">, </w:t>
      </w:r>
      <w:r w:rsidR="004D483F" w:rsidRPr="00B23A95">
        <w:rPr>
          <w:rFonts w:ascii="Times New Roman" w:hAnsi="Times New Roman" w:cs="Times New Roman"/>
        </w:rPr>
        <w:t xml:space="preserve">any </w:t>
      </w:r>
      <w:r w:rsidR="00460DBC" w:rsidRPr="00B23A95">
        <w:rPr>
          <w:rFonts w:ascii="Times New Roman" w:hAnsi="Times New Roman" w:cs="Times New Roman"/>
        </w:rPr>
        <w:t xml:space="preserve">access </w:t>
      </w:r>
      <w:r w:rsidR="00522E07">
        <w:rPr>
          <w:rFonts w:ascii="Times New Roman" w:hAnsi="Times New Roman" w:cs="Times New Roman"/>
        </w:rPr>
        <w:t>to</w:t>
      </w:r>
      <w:r w:rsidR="008650E9">
        <w:rPr>
          <w:rFonts w:ascii="Times New Roman" w:hAnsi="Times New Roman" w:cs="Times New Roman"/>
        </w:rPr>
        <w:t xml:space="preserve"> </w:t>
      </w:r>
      <w:r w:rsidR="003915A7" w:rsidRPr="00B23A95">
        <w:rPr>
          <w:rFonts w:ascii="Times New Roman" w:hAnsi="Times New Roman" w:cs="Times New Roman"/>
        </w:rPr>
        <w:t xml:space="preserve">Personal Data hosted in a different country </w:t>
      </w:r>
      <w:r w:rsidR="008E7AAE">
        <w:rPr>
          <w:rFonts w:ascii="Times New Roman" w:hAnsi="Times New Roman" w:cs="Times New Roman"/>
        </w:rPr>
        <w:t>or the use of Personal Data by T</w:t>
      </w:r>
      <w:r w:rsidR="003915A7" w:rsidRPr="00B23A95">
        <w:rPr>
          <w:rFonts w:ascii="Times New Roman" w:hAnsi="Times New Roman" w:cs="Times New Roman"/>
        </w:rPr>
        <w:t xml:space="preserve">hird </w:t>
      </w:r>
      <w:r w:rsidR="008E7AAE">
        <w:rPr>
          <w:rFonts w:ascii="Times New Roman" w:hAnsi="Times New Roman" w:cs="Times New Roman"/>
        </w:rPr>
        <w:t>P</w:t>
      </w:r>
      <w:r w:rsidR="003915A7" w:rsidRPr="00B23A95">
        <w:rPr>
          <w:rFonts w:ascii="Times New Roman" w:hAnsi="Times New Roman" w:cs="Times New Roman"/>
        </w:rPr>
        <w:t>arties;</w:t>
      </w:r>
    </w:p>
    <w:p w14:paraId="141CB095" w14:textId="2D10EBBB" w:rsidR="00BA60FA" w:rsidRPr="00B23A95" w:rsidRDefault="0000658D" w:rsidP="00E44EB0">
      <w:pPr>
        <w:pStyle w:val="BodyText"/>
        <w:tabs>
          <w:tab w:val="left" w:pos="269"/>
        </w:tabs>
        <w:spacing w:before="8"/>
        <w:jc w:val="both"/>
        <w:rPr>
          <w:rFonts w:ascii="Times New Roman" w:hAnsi="Times New Roman" w:cs="Times New Roman"/>
          <w:color w:val="151616"/>
          <w:sz w:val="22"/>
          <w:szCs w:val="22"/>
        </w:rPr>
      </w:pPr>
      <w:r w:rsidRPr="00B23A95">
        <w:rPr>
          <w:rFonts w:ascii="Times New Roman" w:hAnsi="Times New Roman" w:cs="Times New Roman"/>
          <w:color w:val="151616"/>
          <w:sz w:val="22"/>
          <w:szCs w:val="22"/>
        </w:rPr>
        <w:t>“</w:t>
      </w:r>
      <w:r w:rsidRPr="00B23A95">
        <w:rPr>
          <w:rFonts w:ascii="Times New Roman" w:hAnsi="Times New Roman" w:cs="Times New Roman"/>
          <w:b/>
          <w:color w:val="151616"/>
          <w:sz w:val="22"/>
          <w:szCs w:val="22"/>
        </w:rPr>
        <w:t>GDPR</w:t>
      </w:r>
      <w:r w:rsidRPr="00B23A95">
        <w:rPr>
          <w:rFonts w:ascii="Times New Roman" w:hAnsi="Times New Roman" w:cs="Times New Roman"/>
          <w:color w:val="151616"/>
          <w:sz w:val="22"/>
          <w:szCs w:val="22"/>
        </w:rPr>
        <w:t xml:space="preserve">" </w:t>
      </w:r>
      <w:r w:rsidR="00522E07">
        <w:rPr>
          <w:rFonts w:ascii="Times New Roman" w:hAnsi="Times New Roman" w:cs="Times New Roman"/>
          <w:color w:val="151616"/>
          <w:sz w:val="22"/>
          <w:szCs w:val="22"/>
        </w:rPr>
        <w:t xml:space="preserve">or </w:t>
      </w:r>
      <w:r w:rsidR="00522E07" w:rsidRPr="000B4891">
        <w:rPr>
          <w:rFonts w:ascii="Times New Roman" w:hAnsi="Times New Roman" w:cs="Times New Roman"/>
          <w:b/>
          <w:color w:val="151616"/>
          <w:sz w:val="22"/>
          <w:szCs w:val="22"/>
        </w:rPr>
        <w:t>“</w:t>
      </w:r>
      <w:r w:rsidR="00522E07" w:rsidRPr="002F2708">
        <w:rPr>
          <w:rFonts w:ascii="Times New Roman" w:hAnsi="Times New Roman" w:cs="Times New Roman"/>
          <w:b/>
          <w:color w:val="151616"/>
          <w:sz w:val="22"/>
          <w:szCs w:val="22"/>
        </w:rPr>
        <w:t>General Data Protection Regulation</w:t>
      </w:r>
      <w:r w:rsidR="00522E07" w:rsidRPr="000B4891">
        <w:rPr>
          <w:rFonts w:ascii="Times New Roman" w:hAnsi="Times New Roman" w:cs="Times New Roman"/>
          <w:b/>
          <w:color w:val="151616"/>
          <w:sz w:val="22"/>
          <w:szCs w:val="22"/>
        </w:rPr>
        <w:t>”</w:t>
      </w:r>
      <w:r w:rsidR="00522E07">
        <w:rPr>
          <w:rFonts w:ascii="Times New Roman" w:hAnsi="Times New Roman" w:cs="Times New Roman"/>
          <w:b/>
          <w:color w:val="151616"/>
          <w:sz w:val="22"/>
          <w:szCs w:val="22"/>
        </w:rPr>
        <w:t xml:space="preserve"> </w:t>
      </w:r>
      <w:r w:rsidRPr="00B23A95">
        <w:rPr>
          <w:rFonts w:ascii="Times New Roman" w:hAnsi="Times New Roman" w:cs="Times New Roman"/>
          <w:color w:val="151616"/>
          <w:sz w:val="22"/>
          <w:szCs w:val="22"/>
        </w:rPr>
        <w:t xml:space="preserve">means </w:t>
      </w:r>
      <w:r w:rsidR="00543A3E" w:rsidRPr="00B23A95">
        <w:rPr>
          <w:rFonts w:ascii="Times New Roman" w:hAnsi="Times New Roman" w:cs="Times New Roman"/>
          <w:color w:val="151616"/>
          <w:sz w:val="22"/>
          <w:szCs w:val="22"/>
        </w:rPr>
        <w:t xml:space="preserve">the </w:t>
      </w:r>
      <w:r w:rsidRPr="00B23A95">
        <w:rPr>
          <w:rFonts w:ascii="Times New Roman" w:hAnsi="Times New Roman" w:cs="Times New Roman"/>
          <w:color w:val="151616"/>
          <w:sz w:val="22"/>
          <w:szCs w:val="22"/>
        </w:rPr>
        <w:t>EU General Data Protection Regulation 2016/679</w:t>
      </w:r>
      <w:r w:rsidR="00984AC2">
        <w:rPr>
          <w:rFonts w:ascii="Times New Roman" w:hAnsi="Times New Roman" w:cs="Times New Roman"/>
          <w:color w:val="151616"/>
          <w:sz w:val="22"/>
          <w:szCs w:val="22"/>
        </w:rPr>
        <w:t xml:space="preserve">, </w:t>
      </w:r>
      <w:r w:rsidR="00984AC2" w:rsidRPr="00984AC2">
        <w:rPr>
          <w:rFonts w:ascii="Times New Roman" w:hAnsi="Times New Roman" w:cs="Times New Roman"/>
          <w:color w:val="151616"/>
          <w:sz w:val="22"/>
          <w:szCs w:val="22"/>
        </w:rPr>
        <w:t>of the European Parliament and of the Council of 27 April 2016 on the protection of natural persons with regard to the processing of personal data and on the free movement of such data, and repealing Directive 95/46/EC;</w:t>
      </w:r>
    </w:p>
    <w:p w14:paraId="046FE499" w14:textId="77777777" w:rsidR="00984AC2" w:rsidRDefault="00984AC2" w:rsidP="00E44EB0">
      <w:pPr>
        <w:pStyle w:val="BodyText"/>
        <w:tabs>
          <w:tab w:val="left" w:pos="269"/>
        </w:tabs>
        <w:spacing w:before="8"/>
        <w:jc w:val="both"/>
        <w:rPr>
          <w:rFonts w:ascii="Times New Roman" w:hAnsi="Times New Roman" w:cs="Times New Roman"/>
          <w:color w:val="151616"/>
          <w:sz w:val="22"/>
          <w:szCs w:val="22"/>
        </w:rPr>
      </w:pPr>
    </w:p>
    <w:p w14:paraId="34612A06" w14:textId="36EE3D79" w:rsidR="00984AC2" w:rsidRPr="00B23A95" w:rsidRDefault="00984AC2" w:rsidP="00E44EB0">
      <w:pPr>
        <w:pStyle w:val="BodyText"/>
        <w:tabs>
          <w:tab w:val="left" w:pos="269"/>
        </w:tabs>
        <w:spacing w:before="8"/>
        <w:jc w:val="both"/>
        <w:rPr>
          <w:rFonts w:ascii="Times New Roman" w:hAnsi="Times New Roman" w:cs="Times New Roman"/>
          <w:color w:val="151616"/>
          <w:sz w:val="22"/>
          <w:szCs w:val="22"/>
        </w:rPr>
      </w:pPr>
      <w:r>
        <w:rPr>
          <w:rFonts w:ascii="Times New Roman" w:hAnsi="Times New Roman" w:cs="Times New Roman"/>
          <w:color w:val="151616"/>
          <w:sz w:val="22"/>
          <w:szCs w:val="22"/>
        </w:rPr>
        <w:t>“</w:t>
      </w:r>
      <w:r w:rsidRPr="00A0359A">
        <w:rPr>
          <w:rFonts w:ascii="Times New Roman" w:hAnsi="Times New Roman" w:cs="Times New Roman"/>
          <w:b/>
          <w:color w:val="151616"/>
          <w:sz w:val="22"/>
          <w:szCs w:val="22"/>
        </w:rPr>
        <w:t>EEA</w:t>
      </w:r>
      <w:r>
        <w:rPr>
          <w:rFonts w:ascii="Times New Roman" w:hAnsi="Times New Roman" w:cs="Times New Roman"/>
          <w:color w:val="151616"/>
          <w:sz w:val="22"/>
          <w:szCs w:val="22"/>
        </w:rPr>
        <w:t xml:space="preserve">” means the </w:t>
      </w:r>
      <w:r w:rsidRPr="00984AC2">
        <w:rPr>
          <w:rFonts w:ascii="Times New Roman" w:hAnsi="Times New Roman" w:cs="Times New Roman"/>
          <w:color w:val="151616"/>
          <w:sz w:val="22"/>
          <w:szCs w:val="22"/>
        </w:rPr>
        <w:t>European Economic Area which consists of all countries of the European Union, Liechtenstein, Norway and Iceland;</w:t>
      </w:r>
    </w:p>
    <w:p w14:paraId="5D430D1D" w14:textId="2691B9F8" w:rsidR="006A23D7" w:rsidRPr="001973B7" w:rsidRDefault="001C7BE2" w:rsidP="00E44EB0">
      <w:pPr>
        <w:pStyle w:val="BodyText"/>
        <w:tabs>
          <w:tab w:val="left" w:pos="269"/>
        </w:tabs>
        <w:spacing w:before="240" w:after="240"/>
        <w:jc w:val="both"/>
        <w:rPr>
          <w:rFonts w:ascii="Times New Roman" w:hAnsi="Times New Roman" w:cs="Times New Roman"/>
          <w:color w:val="151616"/>
          <w:sz w:val="22"/>
          <w:szCs w:val="22"/>
        </w:rPr>
      </w:pPr>
      <w:r w:rsidRPr="001973B7">
        <w:rPr>
          <w:rFonts w:ascii="Times New Roman" w:hAnsi="Times New Roman" w:cs="Times New Roman"/>
          <w:color w:val="151616"/>
          <w:sz w:val="22"/>
          <w:szCs w:val="22"/>
        </w:rPr>
        <w:t xml:space="preserve"> </w:t>
      </w:r>
      <w:r w:rsidR="00291C71" w:rsidRPr="001973B7">
        <w:rPr>
          <w:rFonts w:ascii="Times New Roman" w:hAnsi="Times New Roman" w:cs="Times New Roman"/>
          <w:color w:val="151616"/>
          <w:sz w:val="22"/>
          <w:szCs w:val="22"/>
        </w:rPr>
        <w:t>“</w:t>
      </w:r>
      <w:r w:rsidRPr="001973B7">
        <w:rPr>
          <w:rFonts w:ascii="Times New Roman" w:hAnsi="Times New Roman" w:cs="Times New Roman"/>
          <w:b/>
          <w:color w:val="151616"/>
          <w:sz w:val="22"/>
          <w:szCs w:val="22"/>
        </w:rPr>
        <w:t>Service Agreement</w:t>
      </w:r>
      <w:r w:rsidR="00291C71" w:rsidRPr="001973B7">
        <w:rPr>
          <w:rFonts w:ascii="Times New Roman" w:hAnsi="Times New Roman" w:cs="Times New Roman"/>
          <w:color w:val="151616"/>
          <w:sz w:val="22"/>
          <w:szCs w:val="22"/>
        </w:rPr>
        <w:t>” means the main agreement for the provision of Services between Controller and Processor</w:t>
      </w:r>
      <w:r w:rsidR="00711820">
        <w:rPr>
          <w:rFonts w:ascii="Times New Roman" w:hAnsi="Times New Roman" w:cs="Times New Roman"/>
          <w:color w:val="151616"/>
          <w:sz w:val="22"/>
          <w:szCs w:val="22"/>
        </w:rPr>
        <w:t xml:space="preserve"> as provided under section Whereas</w:t>
      </w:r>
      <w:r w:rsidR="008876CA" w:rsidRPr="001973B7">
        <w:rPr>
          <w:rFonts w:ascii="Times New Roman" w:hAnsi="Times New Roman" w:cs="Times New Roman"/>
          <w:color w:val="151616"/>
          <w:sz w:val="22"/>
          <w:szCs w:val="22"/>
        </w:rPr>
        <w:t>;</w:t>
      </w:r>
    </w:p>
    <w:p w14:paraId="38F3BC96" w14:textId="132C74B9" w:rsidR="00DF31F7" w:rsidRPr="00B23A95" w:rsidRDefault="004204E5" w:rsidP="00E44EB0">
      <w:pPr>
        <w:tabs>
          <w:tab w:val="left" w:pos="269"/>
        </w:tabs>
        <w:spacing w:before="240" w:after="240"/>
        <w:jc w:val="both"/>
        <w:rPr>
          <w:rFonts w:ascii="Times New Roman" w:hAnsi="Times New Roman" w:cs="Times New Roman"/>
        </w:rPr>
      </w:pPr>
      <w:r w:rsidRPr="001973B7">
        <w:rPr>
          <w:rFonts w:ascii="Times New Roman" w:hAnsi="Times New Roman" w:cs="Times New Roman"/>
          <w:b/>
          <w:color w:val="424242"/>
        </w:rPr>
        <w:t>"</w:t>
      </w:r>
      <w:r w:rsidRPr="001973B7">
        <w:rPr>
          <w:rFonts w:ascii="Times New Roman" w:hAnsi="Times New Roman" w:cs="Times New Roman"/>
          <w:b/>
          <w:color w:val="151616"/>
        </w:rPr>
        <w:t>Personal Data</w:t>
      </w:r>
      <w:r w:rsidRPr="001973B7">
        <w:rPr>
          <w:rFonts w:ascii="Times New Roman" w:hAnsi="Times New Roman" w:cs="Times New Roman"/>
          <w:b/>
          <w:color w:val="424242"/>
        </w:rPr>
        <w:t xml:space="preserve">" </w:t>
      </w:r>
      <w:r w:rsidRPr="001973B7">
        <w:rPr>
          <w:rFonts w:ascii="Times New Roman" w:hAnsi="Times New Roman" w:cs="Times New Roman"/>
          <w:color w:val="151616"/>
        </w:rPr>
        <w:t xml:space="preserve">means </w:t>
      </w:r>
      <w:r w:rsidR="00283A8F" w:rsidRPr="001973B7">
        <w:rPr>
          <w:rFonts w:ascii="Times New Roman" w:hAnsi="Times New Roman" w:cs="Times New Roman"/>
          <w:color w:val="151616"/>
        </w:rPr>
        <w:t>any information relating to an identified or identifiable natural person</w:t>
      </w:r>
      <w:ins w:id="41" w:author="Melen Skurka" w:date="2023-02-27T10:16:00Z">
        <w:r w:rsidR="00325A57">
          <w:rPr>
            <w:rFonts w:ascii="Times New Roman" w:hAnsi="Times New Roman" w:cs="Times New Roman"/>
            <w:color w:val="151616"/>
          </w:rPr>
          <w:t xml:space="preserve">, </w:t>
        </w:r>
        <w:commentRangeStart w:id="42"/>
        <w:r w:rsidR="00325A57">
          <w:rPr>
            <w:rFonts w:ascii="Times New Roman" w:hAnsi="Times New Roman" w:cs="Times New Roman"/>
            <w:color w:val="151616"/>
          </w:rPr>
          <w:t xml:space="preserve">household, </w:t>
        </w:r>
      </w:ins>
      <w:r w:rsidR="00283A8F" w:rsidRPr="001973B7">
        <w:rPr>
          <w:rFonts w:ascii="Times New Roman" w:hAnsi="Times New Roman" w:cs="Times New Roman"/>
          <w:color w:val="151616"/>
        </w:rPr>
        <w:t xml:space="preserve"> </w:t>
      </w:r>
      <w:commentRangeEnd w:id="42"/>
      <w:r w:rsidR="00766225">
        <w:rPr>
          <w:rStyle w:val="CommentReference"/>
        </w:rPr>
        <w:commentReference w:id="42"/>
      </w:r>
      <w:r w:rsidR="00283A8F" w:rsidRPr="001973B7">
        <w:rPr>
          <w:rFonts w:ascii="Times New Roman" w:hAnsi="Times New Roman" w:cs="Times New Roman"/>
          <w:color w:val="151616"/>
        </w:rPr>
        <w:t>or legal entity (where such information is protected similarly as personal data or personally identifiable</w:t>
      </w:r>
      <w:r w:rsidR="000E3982" w:rsidRPr="001973B7">
        <w:rPr>
          <w:rFonts w:ascii="Times New Roman" w:hAnsi="Times New Roman" w:cs="Times New Roman"/>
          <w:color w:val="151616"/>
        </w:rPr>
        <w:t xml:space="preserve"> </w:t>
      </w:r>
      <w:r w:rsidR="00283A8F" w:rsidRPr="001973B7">
        <w:rPr>
          <w:rFonts w:ascii="Times New Roman" w:hAnsi="Times New Roman" w:cs="Times New Roman"/>
          <w:color w:val="151616"/>
        </w:rPr>
        <w:t>information under applicable Data Protection Laws and Regulations),</w:t>
      </w:r>
      <w:r w:rsidRPr="001973B7">
        <w:rPr>
          <w:rFonts w:ascii="Times New Roman" w:hAnsi="Times New Roman" w:cs="Times New Roman"/>
          <w:color w:val="151616"/>
        </w:rPr>
        <w:t xml:space="preserve"> </w:t>
      </w:r>
      <w:r w:rsidR="00984AC2" w:rsidRPr="001973B7">
        <w:rPr>
          <w:rFonts w:ascii="Times New Roman" w:hAnsi="Times New Roman" w:cs="Times New Roman"/>
          <w:color w:val="151616"/>
        </w:rPr>
        <w:t xml:space="preserve">received and </w:t>
      </w:r>
      <w:r w:rsidR="00283A8F" w:rsidRPr="001973B7">
        <w:rPr>
          <w:rFonts w:ascii="Times New Roman" w:hAnsi="Times New Roman" w:cs="Times New Roman"/>
          <w:color w:val="151616"/>
        </w:rPr>
        <w:t xml:space="preserve">processed by Processor </w:t>
      </w:r>
      <w:r w:rsidRPr="001973B7">
        <w:rPr>
          <w:rFonts w:ascii="Times New Roman" w:hAnsi="Times New Roman" w:cs="Times New Roman"/>
          <w:color w:val="151616"/>
        </w:rPr>
        <w:t>on behalf o</w:t>
      </w:r>
      <w:r w:rsidRPr="001973B7">
        <w:rPr>
          <w:rFonts w:ascii="Times New Roman" w:hAnsi="Times New Roman" w:cs="Times New Roman"/>
          <w:color w:val="2F3131"/>
        </w:rPr>
        <w:t xml:space="preserve">f </w:t>
      </w:r>
      <w:r w:rsidR="00984AC2" w:rsidRPr="001973B7">
        <w:rPr>
          <w:rFonts w:ascii="Times New Roman" w:hAnsi="Times New Roman" w:cs="Times New Roman"/>
          <w:color w:val="2F3131"/>
        </w:rPr>
        <w:t xml:space="preserve">and for </w:t>
      </w:r>
      <w:r w:rsidR="00984AC2" w:rsidRPr="001973B7">
        <w:rPr>
          <w:rFonts w:ascii="Times New Roman" w:hAnsi="Times New Roman" w:cs="Times New Roman"/>
          <w:color w:val="151616"/>
        </w:rPr>
        <w:t>Controller</w:t>
      </w:r>
      <w:r w:rsidR="00283A8F" w:rsidRPr="001973B7">
        <w:rPr>
          <w:rFonts w:ascii="Times New Roman" w:hAnsi="Times New Roman" w:cs="Times New Roman"/>
          <w:color w:val="151616"/>
        </w:rPr>
        <w:t xml:space="preserve"> under this Agreement and </w:t>
      </w:r>
      <w:r w:rsidR="00984AC2" w:rsidRPr="001973B7">
        <w:rPr>
          <w:rFonts w:ascii="Times New Roman" w:hAnsi="Times New Roman" w:cs="Times New Roman"/>
          <w:color w:val="151616"/>
        </w:rPr>
        <w:t>in course of providing the Services</w:t>
      </w:r>
      <w:r w:rsidRPr="001973B7">
        <w:rPr>
          <w:rFonts w:ascii="Times New Roman" w:hAnsi="Times New Roman" w:cs="Times New Roman"/>
          <w:color w:val="424242"/>
        </w:rPr>
        <w:t>;</w:t>
      </w:r>
    </w:p>
    <w:p w14:paraId="23078940" w14:textId="2DC2676F" w:rsidR="00DF31F7" w:rsidRPr="00B23A95" w:rsidRDefault="004204E5" w:rsidP="00E44EB0">
      <w:pPr>
        <w:tabs>
          <w:tab w:val="left" w:pos="269"/>
        </w:tabs>
        <w:spacing w:before="240" w:after="240"/>
        <w:jc w:val="both"/>
        <w:rPr>
          <w:rFonts w:ascii="Times New Roman" w:hAnsi="Times New Roman" w:cs="Times New Roman"/>
          <w:color w:val="151616"/>
        </w:rPr>
      </w:pPr>
      <w:r w:rsidRPr="00B23A95">
        <w:rPr>
          <w:rFonts w:ascii="Times New Roman" w:hAnsi="Times New Roman" w:cs="Times New Roman"/>
          <w:b/>
          <w:color w:val="545454"/>
        </w:rPr>
        <w:t>"</w:t>
      </w:r>
      <w:r w:rsidRPr="00B23A95">
        <w:rPr>
          <w:rFonts w:ascii="Times New Roman" w:hAnsi="Times New Roman" w:cs="Times New Roman"/>
          <w:b/>
          <w:color w:val="151616"/>
          <w:spacing w:val="-4"/>
        </w:rPr>
        <w:t>Process</w:t>
      </w:r>
      <w:r w:rsidR="00283A8F" w:rsidRPr="00B23A95">
        <w:rPr>
          <w:rFonts w:ascii="Times New Roman" w:hAnsi="Times New Roman" w:cs="Times New Roman"/>
          <w:b/>
          <w:color w:val="151616"/>
          <w:spacing w:val="-4"/>
        </w:rPr>
        <w:t>ing</w:t>
      </w:r>
      <w:r w:rsidRPr="00B23A95">
        <w:rPr>
          <w:rFonts w:ascii="Times New Roman" w:hAnsi="Times New Roman" w:cs="Times New Roman"/>
          <w:b/>
          <w:color w:val="2F3131"/>
          <w:spacing w:val="-4"/>
        </w:rPr>
        <w:t xml:space="preserve">" </w:t>
      </w:r>
      <w:r w:rsidR="000E3982" w:rsidRPr="00B23A95">
        <w:rPr>
          <w:rFonts w:ascii="Times New Roman" w:hAnsi="Times New Roman" w:cs="Times New Roman"/>
          <w:b/>
          <w:color w:val="2F3131"/>
          <w:spacing w:val="-4"/>
        </w:rPr>
        <w:t xml:space="preserve">“Process” </w:t>
      </w:r>
      <w:r w:rsidR="008876CA" w:rsidRPr="00B23A95">
        <w:rPr>
          <w:rFonts w:ascii="Times New Roman" w:hAnsi="Times New Roman" w:cs="Times New Roman"/>
          <w:b/>
          <w:color w:val="2F3131"/>
          <w:spacing w:val="-4"/>
        </w:rPr>
        <w:t xml:space="preserve">or “Data Processing” </w:t>
      </w:r>
      <w:r w:rsidRPr="00B23A95">
        <w:rPr>
          <w:rFonts w:ascii="Times New Roman" w:hAnsi="Times New Roman" w:cs="Times New Roman"/>
          <w:color w:val="151616"/>
        </w:rPr>
        <w:t xml:space="preserve">means any operation or any set of operations concerning Personal </w:t>
      </w:r>
      <w:r w:rsidRPr="00B23A95">
        <w:rPr>
          <w:rFonts w:ascii="Times New Roman" w:hAnsi="Times New Roman" w:cs="Times New Roman"/>
          <w:color w:val="151616"/>
          <w:spacing w:val="-4"/>
        </w:rPr>
        <w:t>Data</w:t>
      </w:r>
      <w:r w:rsidRPr="00B23A95">
        <w:rPr>
          <w:rFonts w:ascii="Times New Roman" w:hAnsi="Times New Roman" w:cs="Times New Roman"/>
          <w:color w:val="2F3131"/>
          <w:spacing w:val="-4"/>
        </w:rPr>
        <w:t xml:space="preserve">, </w:t>
      </w:r>
      <w:del w:id="43" w:author="Dimova, Stanislava" w:date="2023-03-08T19:35:00Z">
        <w:r w:rsidR="008876CA" w:rsidRPr="00B23A95" w:rsidDel="009F6B0E">
          <w:rPr>
            <w:rFonts w:ascii="Times New Roman" w:hAnsi="Times New Roman" w:cs="Times New Roman"/>
            <w:color w:val="151616"/>
            <w:w w:val="101"/>
          </w:rPr>
          <w:delText xml:space="preserve"> </w:delText>
        </w:r>
      </w:del>
      <w:r w:rsidR="00B37208" w:rsidRPr="00B23A95">
        <w:rPr>
          <w:rFonts w:ascii="Times New Roman" w:hAnsi="Times New Roman" w:cs="Times New Roman"/>
        </w:rPr>
        <w:t>such as</w:t>
      </w:r>
      <w:r w:rsidRPr="00B23A95">
        <w:rPr>
          <w:rFonts w:ascii="Times New Roman" w:hAnsi="Times New Roman" w:cs="Times New Roman"/>
          <w:color w:val="151616"/>
        </w:rPr>
        <w:t xml:space="preserve"> </w:t>
      </w:r>
      <w:r w:rsidRPr="00B23A95">
        <w:rPr>
          <w:rFonts w:ascii="Times New Roman" w:hAnsi="Times New Roman" w:cs="Times New Roman"/>
          <w:color w:val="151616"/>
          <w:spacing w:val="-1"/>
          <w:w w:val="101"/>
        </w:rPr>
        <w:t>th</w:t>
      </w:r>
      <w:r w:rsidRPr="00B23A95">
        <w:rPr>
          <w:rFonts w:ascii="Times New Roman" w:hAnsi="Times New Roman" w:cs="Times New Roman"/>
          <w:color w:val="151616"/>
          <w:w w:val="101"/>
        </w:rPr>
        <w:t>e</w:t>
      </w:r>
      <w:r w:rsidRPr="00B23A95">
        <w:rPr>
          <w:rFonts w:ascii="Times New Roman" w:hAnsi="Times New Roman" w:cs="Times New Roman"/>
          <w:color w:val="151616"/>
        </w:rPr>
        <w:t xml:space="preserve"> </w:t>
      </w:r>
      <w:r w:rsidRPr="00B23A95">
        <w:rPr>
          <w:rFonts w:ascii="Times New Roman" w:hAnsi="Times New Roman" w:cs="Times New Roman"/>
          <w:color w:val="151616"/>
          <w:w w:val="99"/>
        </w:rPr>
        <w:t>collec</w:t>
      </w:r>
      <w:r w:rsidRPr="00B23A95">
        <w:rPr>
          <w:rFonts w:ascii="Times New Roman" w:hAnsi="Times New Roman" w:cs="Times New Roman"/>
          <w:color w:val="151616"/>
          <w:spacing w:val="8"/>
          <w:w w:val="99"/>
        </w:rPr>
        <w:t>t</w:t>
      </w:r>
      <w:r w:rsidRPr="00B23A95">
        <w:rPr>
          <w:rFonts w:ascii="Times New Roman" w:hAnsi="Times New Roman" w:cs="Times New Roman"/>
          <w:color w:val="2F3131"/>
          <w:spacing w:val="-2"/>
          <w:w w:val="104"/>
        </w:rPr>
        <w:t>i</w:t>
      </w:r>
      <w:r w:rsidRPr="00B23A95">
        <w:rPr>
          <w:rFonts w:ascii="Times New Roman" w:hAnsi="Times New Roman" w:cs="Times New Roman"/>
          <w:color w:val="151616"/>
          <w:spacing w:val="-1"/>
          <w:w w:val="102"/>
        </w:rPr>
        <w:t>o</w:t>
      </w:r>
      <w:r w:rsidRPr="00B23A95">
        <w:rPr>
          <w:rFonts w:ascii="Times New Roman" w:hAnsi="Times New Roman" w:cs="Times New Roman"/>
          <w:color w:val="151616"/>
          <w:spacing w:val="-7"/>
          <w:w w:val="102"/>
        </w:rPr>
        <w:t>n</w:t>
      </w:r>
      <w:r w:rsidRPr="00B23A95">
        <w:rPr>
          <w:rFonts w:ascii="Times New Roman" w:hAnsi="Times New Roman" w:cs="Times New Roman"/>
          <w:color w:val="424242"/>
          <w:w w:val="101"/>
        </w:rPr>
        <w:t>,</w:t>
      </w:r>
      <w:r w:rsidRPr="00B23A95">
        <w:rPr>
          <w:rFonts w:ascii="Times New Roman" w:hAnsi="Times New Roman" w:cs="Times New Roman"/>
          <w:color w:val="424242"/>
        </w:rPr>
        <w:t xml:space="preserve"> </w:t>
      </w:r>
      <w:r w:rsidRPr="00B23A95">
        <w:rPr>
          <w:rFonts w:ascii="Times New Roman" w:hAnsi="Times New Roman" w:cs="Times New Roman"/>
          <w:color w:val="151616"/>
          <w:w w:val="109"/>
        </w:rPr>
        <w:t>recor</w:t>
      </w:r>
      <w:r w:rsidRPr="00B23A95">
        <w:rPr>
          <w:rFonts w:ascii="Times New Roman" w:hAnsi="Times New Roman" w:cs="Times New Roman"/>
          <w:color w:val="151616"/>
          <w:spacing w:val="-47"/>
          <w:w w:val="109"/>
        </w:rPr>
        <w:t>d</w:t>
      </w:r>
      <w:r w:rsidRPr="00B23A95">
        <w:rPr>
          <w:rFonts w:ascii="Times New Roman" w:hAnsi="Times New Roman" w:cs="Times New Roman"/>
          <w:color w:val="2F3131"/>
          <w:w w:val="105"/>
        </w:rPr>
        <w:t>i</w:t>
      </w:r>
      <w:r w:rsidRPr="00B23A95">
        <w:rPr>
          <w:rFonts w:ascii="Times New Roman" w:hAnsi="Times New Roman" w:cs="Times New Roman"/>
          <w:color w:val="151616"/>
          <w:spacing w:val="-1"/>
          <w:w w:val="101"/>
        </w:rPr>
        <w:t>n</w:t>
      </w:r>
      <w:r w:rsidRPr="00B23A95">
        <w:rPr>
          <w:rFonts w:ascii="Times New Roman" w:hAnsi="Times New Roman" w:cs="Times New Roman"/>
          <w:color w:val="151616"/>
          <w:spacing w:val="-3"/>
          <w:w w:val="101"/>
        </w:rPr>
        <w:t>g</w:t>
      </w:r>
      <w:r w:rsidRPr="00B23A95">
        <w:rPr>
          <w:rFonts w:ascii="Times New Roman" w:hAnsi="Times New Roman" w:cs="Times New Roman"/>
          <w:color w:val="2F3131"/>
          <w:w w:val="89"/>
        </w:rPr>
        <w:t>,</w:t>
      </w:r>
      <w:r w:rsidRPr="00B23A95">
        <w:rPr>
          <w:rFonts w:ascii="Times New Roman" w:hAnsi="Times New Roman" w:cs="Times New Roman"/>
          <w:color w:val="2F3131"/>
        </w:rPr>
        <w:t xml:space="preserve"> </w:t>
      </w:r>
      <w:r w:rsidRPr="00B23A95">
        <w:rPr>
          <w:rFonts w:ascii="Times New Roman" w:hAnsi="Times New Roman" w:cs="Times New Roman"/>
          <w:color w:val="151616"/>
          <w:spacing w:val="-1"/>
          <w:w w:val="102"/>
        </w:rPr>
        <w:t>organizatio</w:t>
      </w:r>
      <w:r w:rsidRPr="00B23A95">
        <w:rPr>
          <w:rFonts w:ascii="Times New Roman" w:hAnsi="Times New Roman" w:cs="Times New Roman"/>
          <w:color w:val="151616"/>
          <w:spacing w:val="-22"/>
          <w:w w:val="102"/>
        </w:rPr>
        <w:t>n</w:t>
      </w:r>
      <w:r w:rsidRPr="00B23A95">
        <w:rPr>
          <w:rFonts w:ascii="Times New Roman" w:hAnsi="Times New Roman" w:cs="Times New Roman"/>
          <w:color w:val="2F3131"/>
          <w:w w:val="101"/>
        </w:rPr>
        <w:t>,</w:t>
      </w:r>
      <w:r w:rsidRPr="00B23A95">
        <w:rPr>
          <w:rFonts w:ascii="Times New Roman" w:hAnsi="Times New Roman" w:cs="Times New Roman"/>
          <w:color w:val="2F3131"/>
        </w:rPr>
        <w:t xml:space="preserve"> </w:t>
      </w:r>
      <w:r w:rsidR="00B37208" w:rsidRPr="00B23A95">
        <w:rPr>
          <w:rFonts w:ascii="Times New Roman" w:hAnsi="Times New Roman" w:cs="Times New Roman"/>
        </w:rPr>
        <w:t>structuring,</w:t>
      </w:r>
      <w:r w:rsidR="00B37208" w:rsidRPr="00B23A95">
        <w:rPr>
          <w:rFonts w:ascii="Times New Roman" w:hAnsi="Times New Roman" w:cs="Times New Roman"/>
          <w:color w:val="2F3131"/>
        </w:rPr>
        <w:t xml:space="preserve"> </w:t>
      </w:r>
      <w:r w:rsidRPr="00B23A95">
        <w:rPr>
          <w:rFonts w:ascii="Times New Roman" w:hAnsi="Times New Roman" w:cs="Times New Roman"/>
          <w:color w:val="151616"/>
          <w:spacing w:val="-1"/>
          <w:w w:val="102"/>
        </w:rPr>
        <w:t>storage,</w:t>
      </w:r>
      <w:r w:rsidRPr="00B23A95">
        <w:rPr>
          <w:rFonts w:ascii="Times New Roman" w:hAnsi="Times New Roman" w:cs="Times New Roman"/>
          <w:color w:val="151616"/>
        </w:rPr>
        <w:t xml:space="preserve"> </w:t>
      </w:r>
      <w:r w:rsidR="00B37208" w:rsidRPr="00B23A95">
        <w:rPr>
          <w:rFonts w:ascii="Times New Roman" w:hAnsi="Times New Roman" w:cs="Times New Roman"/>
        </w:rPr>
        <w:t xml:space="preserve">adaptation or </w:t>
      </w:r>
      <w:r w:rsidR="00B37208" w:rsidRPr="00522E07">
        <w:rPr>
          <w:rFonts w:ascii="Times New Roman" w:hAnsi="Times New Roman" w:cs="Times New Roman"/>
          <w:color w:val="151616"/>
          <w:spacing w:val="-1"/>
          <w:w w:val="102"/>
        </w:rPr>
        <w:t>alteration</w:t>
      </w:r>
      <w:r w:rsidRPr="00522E07">
        <w:rPr>
          <w:rFonts w:ascii="Times New Roman" w:hAnsi="Times New Roman" w:cs="Times New Roman"/>
          <w:color w:val="151616"/>
          <w:spacing w:val="-1"/>
          <w:w w:val="102"/>
        </w:rPr>
        <w:t xml:space="preserve">,  </w:t>
      </w:r>
      <w:r w:rsidR="009D1CB3" w:rsidRPr="00522E07">
        <w:rPr>
          <w:rFonts w:ascii="Times New Roman" w:hAnsi="Times New Roman" w:cs="Times New Roman"/>
          <w:color w:val="151616"/>
          <w:spacing w:val="-1"/>
          <w:w w:val="102"/>
        </w:rPr>
        <w:t>retrieval</w:t>
      </w:r>
      <w:r w:rsidR="00B37208" w:rsidRPr="00522E07">
        <w:rPr>
          <w:rFonts w:ascii="Times New Roman" w:hAnsi="Times New Roman" w:cs="Times New Roman"/>
          <w:color w:val="151616"/>
          <w:spacing w:val="-1"/>
          <w:w w:val="102"/>
        </w:rPr>
        <w:t>,</w:t>
      </w:r>
      <w:r w:rsidRPr="00522E07">
        <w:rPr>
          <w:rFonts w:ascii="Times New Roman" w:hAnsi="Times New Roman" w:cs="Times New Roman"/>
          <w:color w:val="151616"/>
          <w:spacing w:val="-1"/>
          <w:w w:val="102"/>
        </w:rPr>
        <w:t xml:space="preserve"> </w:t>
      </w:r>
      <w:r w:rsidR="00CB6D6A" w:rsidRPr="00522E07">
        <w:rPr>
          <w:rFonts w:ascii="Times New Roman" w:hAnsi="Times New Roman" w:cs="Times New Roman"/>
          <w:color w:val="151616"/>
          <w:spacing w:val="-1"/>
          <w:w w:val="102"/>
        </w:rPr>
        <w:t xml:space="preserve"> </w:t>
      </w:r>
      <w:r w:rsidRPr="00522E07">
        <w:rPr>
          <w:rFonts w:ascii="Times New Roman" w:hAnsi="Times New Roman" w:cs="Times New Roman"/>
          <w:color w:val="151616"/>
          <w:spacing w:val="-1"/>
          <w:w w:val="102"/>
        </w:rPr>
        <w:t>consultation, use, dissemination</w:t>
      </w:r>
      <w:r w:rsidR="00814E83" w:rsidRPr="00B23A95">
        <w:rPr>
          <w:rFonts w:ascii="Times New Roman" w:hAnsi="Times New Roman" w:cs="Times New Roman"/>
          <w:color w:val="151616"/>
        </w:rPr>
        <w:t>,</w:t>
      </w:r>
      <w:r w:rsidRPr="00B23A95">
        <w:rPr>
          <w:rFonts w:ascii="Times New Roman" w:hAnsi="Times New Roman" w:cs="Times New Roman"/>
          <w:color w:val="151616"/>
        </w:rPr>
        <w:t xml:space="preserve"> </w:t>
      </w:r>
      <w:r w:rsidR="00B37208" w:rsidRPr="00B23A95">
        <w:rPr>
          <w:rFonts w:ascii="Times New Roman" w:hAnsi="Times New Roman" w:cs="Times New Roman"/>
          <w:color w:val="151616"/>
        </w:rPr>
        <w:t xml:space="preserve">disclosure </w:t>
      </w:r>
      <w:r w:rsidRPr="00B23A95">
        <w:rPr>
          <w:rFonts w:ascii="Times New Roman" w:hAnsi="Times New Roman" w:cs="Times New Roman"/>
          <w:color w:val="151616"/>
        </w:rPr>
        <w:t>by means of transmission</w:t>
      </w:r>
      <w:r w:rsidRPr="00B23A95">
        <w:rPr>
          <w:rFonts w:ascii="Times New Roman" w:hAnsi="Times New Roman" w:cs="Times New Roman"/>
          <w:color w:val="545454"/>
        </w:rPr>
        <w:t xml:space="preserve">, </w:t>
      </w:r>
      <w:r w:rsidRPr="00B23A95">
        <w:rPr>
          <w:rFonts w:ascii="Times New Roman" w:hAnsi="Times New Roman" w:cs="Times New Roman"/>
          <w:color w:val="151616"/>
        </w:rPr>
        <w:t xml:space="preserve">distribution or </w:t>
      </w:r>
      <w:r w:rsidR="00B37208" w:rsidRPr="00B23A95">
        <w:rPr>
          <w:rFonts w:ascii="Times New Roman" w:hAnsi="Times New Roman" w:cs="Times New Roman"/>
        </w:rPr>
        <w:t>otherwise</w:t>
      </w:r>
      <w:r w:rsidR="00B37208" w:rsidRPr="00B23A95">
        <w:rPr>
          <w:rFonts w:ascii="Times New Roman" w:hAnsi="Times New Roman" w:cs="Times New Roman"/>
          <w:color w:val="151616"/>
        </w:rPr>
        <w:t xml:space="preserve"> </w:t>
      </w:r>
      <w:r w:rsidRPr="00B23A95">
        <w:rPr>
          <w:rFonts w:ascii="Times New Roman" w:hAnsi="Times New Roman" w:cs="Times New Roman"/>
          <w:color w:val="151616"/>
        </w:rPr>
        <w:t>making available in any other form</w:t>
      </w:r>
      <w:r w:rsidRPr="00B23A95">
        <w:rPr>
          <w:rFonts w:ascii="Times New Roman" w:hAnsi="Times New Roman" w:cs="Times New Roman"/>
          <w:color w:val="2F3131"/>
        </w:rPr>
        <w:t xml:space="preserve">, </w:t>
      </w:r>
      <w:r w:rsidRPr="00B23A95">
        <w:rPr>
          <w:rFonts w:ascii="Times New Roman" w:hAnsi="Times New Roman" w:cs="Times New Roman"/>
          <w:color w:val="151616"/>
          <w:spacing w:val="-4"/>
        </w:rPr>
        <w:t>merging</w:t>
      </w:r>
      <w:r w:rsidRPr="00B23A95">
        <w:rPr>
          <w:rFonts w:ascii="Times New Roman" w:hAnsi="Times New Roman" w:cs="Times New Roman"/>
          <w:color w:val="424242"/>
          <w:spacing w:val="-4"/>
        </w:rPr>
        <w:t xml:space="preserve">, </w:t>
      </w:r>
      <w:r w:rsidRPr="00B23A95">
        <w:rPr>
          <w:rFonts w:ascii="Times New Roman" w:hAnsi="Times New Roman" w:cs="Times New Roman"/>
          <w:color w:val="151616"/>
        </w:rPr>
        <w:t>linking</w:t>
      </w:r>
      <w:r w:rsidRPr="00B23A95">
        <w:rPr>
          <w:rFonts w:ascii="Times New Roman" w:hAnsi="Times New Roman" w:cs="Times New Roman"/>
          <w:color w:val="545454"/>
        </w:rPr>
        <w:t xml:space="preserve">, </w:t>
      </w:r>
      <w:r w:rsidRPr="00B23A95">
        <w:rPr>
          <w:rFonts w:ascii="Times New Roman" w:hAnsi="Times New Roman" w:cs="Times New Roman"/>
          <w:color w:val="151616"/>
        </w:rPr>
        <w:t>as well as</w:t>
      </w:r>
      <w:r w:rsidR="00B37208" w:rsidRPr="00B23A95">
        <w:rPr>
          <w:rFonts w:ascii="Times New Roman" w:hAnsi="Times New Roman" w:cs="Times New Roman"/>
        </w:rPr>
        <w:t xml:space="preserve"> restriction</w:t>
      </w:r>
      <w:r w:rsidRPr="00B23A95">
        <w:rPr>
          <w:rFonts w:ascii="Times New Roman" w:hAnsi="Times New Roman" w:cs="Times New Roman"/>
          <w:color w:val="2F3131"/>
          <w:spacing w:val="-6"/>
        </w:rPr>
        <w:t xml:space="preserve">, </w:t>
      </w:r>
      <w:r w:rsidRPr="00B23A95">
        <w:rPr>
          <w:rFonts w:ascii="Times New Roman" w:hAnsi="Times New Roman" w:cs="Times New Roman"/>
          <w:color w:val="151616"/>
          <w:spacing w:val="-8"/>
        </w:rPr>
        <w:t>erasu</w:t>
      </w:r>
      <w:r w:rsidRPr="00B23A95">
        <w:rPr>
          <w:rFonts w:ascii="Times New Roman" w:hAnsi="Times New Roman" w:cs="Times New Roman"/>
          <w:color w:val="2F3131"/>
          <w:spacing w:val="-8"/>
        </w:rPr>
        <w:t>r</w:t>
      </w:r>
      <w:r w:rsidRPr="00B23A95">
        <w:rPr>
          <w:rFonts w:ascii="Times New Roman" w:hAnsi="Times New Roman" w:cs="Times New Roman"/>
          <w:color w:val="151616"/>
          <w:spacing w:val="-8"/>
        </w:rPr>
        <w:t xml:space="preserve">e </w:t>
      </w:r>
      <w:r w:rsidRPr="00B23A95">
        <w:rPr>
          <w:rFonts w:ascii="Times New Roman" w:hAnsi="Times New Roman" w:cs="Times New Roman"/>
          <w:color w:val="151616"/>
        </w:rPr>
        <w:t>or destruct</w:t>
      </w:r>
      <w:r w:rsidRPr="00B23A95">
        <w:rPr>
          <w:rFonts w:ascii="Times New Roman" w:hAnsi="Times New Roman" w:cs="Times New Roman"/>
          <w:color w:val="2F3131"/>
        </w:rPr>
        <w:t>i</w:t>
      </w:r>
      <w:r w:rsidRPr="00B23A95">
        <w:rPr>
          <w:rFonts w:ascii="Times New Roman" w:hAnsi="Times New Roman" w:cs="Times New Roman"/>
          <w:color w:val="151616"/>
        </w:rPr>
        <w:t>on of data;</w:t>
      </w:r>
    </w:p>
    <w:p w14:paraId="60F36CBD" w14:textId="779A9104" w:rsidR="00B37208" w:rsidRPr="00B23A95" w:rsidRDefault="003915A7" w:rsidP="00E44EB0">
      <w:pPr>
        <w:pStyle w:val="BodyText"/>
        <w:tabs>
          <w:tab w:val="left" w:pos="269"/>
        </w:tabs>
        <w:spacing w:before="240" w:after="240"/>
        <w:jc w:val="both"/>
        <w:rPr>
          <w:rFonts w:ascii="Times New Roman" w:hAnsi="Times New Roman" w:cs="Times New Roman"/>
          <w:sz w:val="22"/>
          <w:szCs w:val="22"/>
        </w:rPr>
      </w:pPr>
      <w:r w:rsidRPr="00B23A95">
        <w:rPr>
          <w:rFonts w:ascii="Times New Roman" w:hAnsi="Times New Roman" w:cs="Times New Roman"/>
          <w:sz w:val="22"/>
          <w:szCs w:val="22"/>
        </w:rPr>
        <w:t>“</w:t>
      </w:r>
      <w:r w:rsidRPr="00B23A95">
        <w:rPr>
          <w:rFonts w:ascii="Times New Roman" w:hAnsi="Times New Roman" w:cs="Times New Roman"/>
          <w:b/>
          <w:sz w:val="22"/>
          <w:szCs w:val="22"/>
        </w:rPr>
        <w:t>Data Processor</w:t>
      </w:r>
      <w:r w:rsidRPr="00B23A95">
        <w:rPr>
          <w:rFonts w:ascii="Times New Roman" w:hAnsi="Times New Roman" w:cs="Times New Roman"/>
          <w:sz w:val="22"/>
          <w:szCs w:val="22"/>
        </w:rPr>
        <w:t xml:space="preserve">” or </w:t>
      </w:r>
      <w:r w:rsidR="00B37208" w:rsidRPr="00B23A95">
        <w:rPr>
          <w:rFonts w:ascii="Times New Roman" w:hAnsi="Times New Roman" w:cs="Times New Roman"/>
          <w:sz w:val="22"/>
          <w:szCs w:val="22"/>
        </w:rPr>
        <w:t>“</w:t>
      </w:r>
      <w:r w:rsidR="00B37208" w:rsidRPr="00B23A95">
        <w:rPr>
          <w:rFonts w:ascii="Times New Roman" w:hAnsi="Times New Roman" w:cs="Times New Roman"/>
          <w:b/>
          <w:sz w:val="22"/>
          <w:szCs w:val="22"/>
        </w:rPr>
        <w:t>Processor</w:t>
      </w:r>
      <w:r w:rsidR="00B37208" w:rsidRPr="00B23A95">
        <w:rPr>
          <w:rFonts w:ascii="Times New Roman" w:hAnsi="Times New Roman" w:cs="Times New Roman"/>
          <w:sz w:val="22"/>
          <w:szCs w:val="22"/>
        </w:rPr>
        <w:t>” means the entity which Processes Personal Data on behalf of the Controller</w:t>
      </w:r>
      <w:r w:rsidR="00711820">
        <w:rPr>
          <w:rFonts w:ascii="Times New Roman" w:hAnsi="Times New Roman" w:cs="Times New Roman"/>
          <w:sz w:val="22"/>
          <w:szCs w:val="22"/>
        </w:rPr>
        <w:t>, and which under this</w:t>
      </w:r>
      <w:r w:rsidR="00A0147A">
        <w:rPr>
          <w:rFonts w:ascii="Times New Roman" w:hAnsi="Times New Roman" w:cs="Times New Roman"/>
          <w:sz w:val="22"/>
          <w:szCs w:val="22"/>
        </w:rPr>
        <w:t xml:space="preserve"> Agreement is Ingram Micro;</w:t>
      </w:r>
    </w:p>
    <w:p w14:paraId="0CAB7D73" w14:textId="56F17A66" w:rsidR="00DF31F7" w:rsidRPr="00B23A95" w:rsidRDefault="004204E5" w:rsidP="00E44EB0">
      <w:pPr>
        <w:tabs>
          <w:tab w:val="left" w:pos="269"/>
        </w:tabs>
        <w:spacing w:before="240" w:after="240"/>
        <w:jc w:val="both"/>
        <w:rPr>
          <w:rFonts w:ascii="Times New Roman" w:hAnsi="Times New Roman" w:cs="Times New Roman"/>
          <w:color w:val="2F3131"/>
        </w:rPr>
      </w:pPr>
      <w:r w:rsidRPr="001973B7">
        <w:rPr>
          <w:rFonts w:ascii="Times New Roman" w:hAnsi="Times New Roman" w:cs="Times New Roman"/>
          <w:b/>
          <w:color w:val="2F3131"/>
        </w:rPr>
        <w:t>"</w:t>
      </w:r>
      <w:r w:rsidRPr="001973B7">
        <w:rPr>
          <w:rFonts w:ascii="Times New Roman" w:hAnsi="Times New Roman" w:cs="Times New Roman"/>
          <w:b/>
          <w:color w:val="151616"/>
        </w:rPr>
        <w:t xml:space="preserve">Services" </w:t>
      </w:r>
      <w:r w:rsidRPr="001973B7">
        <w:rPr>
          <w:rFonts w:ascii="Times New Roman" w:hAnsi="Times New Roman" w:cs="Times New Roman"/>
          <w:color w:val="151616"/>
        </w:rPr>
        <w:t>means all services Processor provides as ag</w:t>
      </w:r>
      <w:r w:rsidR="006A1C40" w:rsidRPr="001973B7">
        <w:rPr>
          <w:rFonts w:ascii="Times New Roman" w:hAnsi="Times New Roman" w:cs="Times New Roman"/>
          <w:color w:val="151616"/>
        </w:rPr>
        <w:t xml:space="preserve">reed to </w:t>
      </w:r>
      <w:r w:rsidR="008650E9" w:rsidRPr="001973B7">
        <w:rPr>
          <w:rFonts w:ascii="Times New Roman" w:hAnsi="Times New Roman" w:cs="Times New Roman"/>
          <w:color w:val="151616"/>
        </w:rPr>
        <w:t xml:space="preserve">in </w:t>
      </w:r>
      <w:r w:rsidR="006A1C40" w:rsidRPr="001973B7">
        <w:rPr>
          <w:rFonts w:ascii="Times New Roman" w:hAnsi="Times New Roman" w:cs="Times New Roman"/>
          <w:color w:val="151616"/>
        </w:rPr>
        <w:t xml:space="preserve">the </w:t>
      </w:r>
      <w:r w:rsidR="00CB3D4A" w:rsidRPr="001973B7">
        <w:rPr>
          <w:rFonts w:ascii="Times New Roman" w:hAnsi="Times New Roman" w:cs="Times New Roman"/>
          <w:color w:val="151616"/>
        </w:rPr>
        <w:t xml:space="preserve">Service </w:t>
      </w:r>
      <w:r w:rsidR="006A1C40" w:rsidRPr="001973B7">
        <w:rPr>
          <w:rFonts w:ascii="Times New Roman" w:hAnsi="Times New Roman" w:cs="Times New Roman"/>
          <w:color w:val="151616"/>
        </w:rPr>
        <w:t>Agreement</w:t>
      </w:r>
      <w:r w:rsidRPr="001973B7">
        <w:rPr>
          <w:rFonts w:ascii="Times New Roman" w:hAnsi="Times New Roman" w:cs="Times New Roman"/>
          <w:color w:val="2F3131"/>
        </w:rPr>
        <w:t>;</w:t>
      </w:r>
    </w:p>
    <w:p w14:paraId="29F84F43" w14:textId="058BED5E" w:rsidR="00DF31F7" w:rsidRPr="00B23A95" w:rsidRDefault="006A23D7" w:rsidP="00E44EB0">
      <w:pPr>
        <w:pStyle w:val="BodyText"/>
        <w:tabs>
          <w:tab w:val="left" w:pos="269"/>
        </w:tabs>
        <w:spacing w:before="240" w:after="240"/>
        <w:jc w:val="both"/>
        <w:rPr>
          <w:rFonts w:ascii="Times New Roman" w:hAnsi="Times New Roman" w:cs="Times New Roman"/>
          <w:sz w:val="22"/>
          <w:szCs w:val="22"/>
        </w:rPr>
      </w:pPr>
      <w:r w:rsidRPr="00B23A95">
        <w:rPr>
          <w:rFonts w:ascii="Times New Roman" w:hAnsi="Times New Roman" w:cs="Times New Roman"/>
          <w:b/>
          <w:sz w:val="22"/>
          <w:szCs w:val="22"/>
        </w:rPr>
        <w:t xml:space="preserve">"Standard Contractual Clauses" </w:t>
      </w:r>
      <w:r w:rsidRPr="00B23A95">
        <w:rPr>
          <w:rFonts w:ascii="Times New Roman" w:hAnsi="Times New Roman" w:cs="Times New Roman"/>
          <w:sz w:val="22"/>
          <w:szCs w:val="22"/>
        </w:rPr>
        <w:t xml:space="preserve">means the contractual clauses </w:t>
      </w:r>
      <w:r w:rsidR="00814E83" w:rsidRPr="00B23A95">
        <w:rPr>
          <w:rFonts w:ascii="Times New Roman" w:hAnsi="Times New Roman" w:cs="Times New Roman"/>
          <w:sz w:val="22"/>
          <w:szCs w:val="22"/>
        </w:rPr>
        <w:t xml:space="preserve">pursuant to the European Commission’s decision </w:t>
      </w:r>
      <w:r w:rsidR="00456E53" w:rsidRPr="00456E53">
        <w:rPr>
          <w:rFonts w:ascii="Times New Roman" w:hAnsi="Times New Roman" w:cs="Times New Roman"/>
          <w:sz w:val="22"/>
          <w:szCs w:val="22"/>
        </w:rPr>
        <w:t>(EU) 2021/914</w:t>
      </w:r>
      <w:r w:rsidR="00456E53">
        <w:rPr>
          <w:rFonts w:ascii="Times New Roman" w:hAnsi="Times New Roman" w:cs="Times New Roman"/>
          <w:sz w:val="22"/>
          <w:szCs w:val="22"/>
        </w:rPr>
        <w:t xml:space="preserve"> </w:t>
      </w:r>
      <w:r w:rsidR="00456E53" w:rsidRPr="00456E53">
        <w:rPr>
          <w:rFonts w:ascii="Times New Roman" w:hAnsi="Times New Roman" w:cs="Times New Roman"/>
          <w:sz w:val="22"/>
          <w:szCs w:val="22"/>
        </w:rPr>
        <w:t xml:space="preserve">of 4 June 2021 </w:t>
      </w:r>
      <w:r w:rsidR="00814E83" w:rsidRPr="00B23A95">
        <w:rPr>
          <w:rFonts w:ascii="Times New Roman" w:hAnsi="Times New Roman" w:cs="Times New Roman"/>
          <w:sz w:val="22"/>
          <w:szCs w:val="22"/>
        </w:rPr>
        <w:t xml:space="preserve">on </w:t>
      </w:r>
      <w:r w:rsidR="006C657B">
        <w:rPr>
          <w:rFonts w:ascii="Times New Roman" w:hAnsi="Times New Roman" w:cs="Times New Roman"/>
          <w:sz w:val="22"/>
          <w:szCs w:val="22"/>
        </w:rPr>
        <w:t>s</w:t>
      </w:r>
      <w:r w:rsidR="00814E83" w:rsidRPr="00B23A95">
        <w:rPr>
          <w:rFonts w:ascii="Times New Roman" w:hAnsi="Times New Roman" w:cs="Times New Roman"/>
          <w:sz w:val="22"/>
          <w:szCs w:val="22"/>
        </w:rPr>
        <w:t>tanda</w:t>
      </w:r>
      <w:r w:rsidR="0036540C">
        <w:rPr>
          <w:rFonts w:ascii="Times New Roman" w:hAnsi="Times New Roman" w:cs="Times New Roman"/>
          <w:sz w:val="22"/>
          <w:szCs w:val="22"/>
        </w:rPr>
        <w:t xml:space="preserve">rd </w:t>
      </w:r>
      <w:r w:rsidR="006C657B">
        <w:rPr>
          <w:rFonts w:ascii="Times New Roman" w:hAnsi="Times New Roman" w:cs="Times New Roman"/>
          <w:sz w:val="22"/>
          <w:szCs w:val="22"/>
        </w:rPr>
        <w:t>c</w:t>
      </w:r>
      <w:r w:rsidR="0036540C">
        <w:rPr>
          <w:rFonts w:ascii="Times New Roman" w:hAnsi="Times New Roman" w:cs="Times New Roman"/>
          <w:sz w:val="22"/>
          <w:szCs w:val="22"/>
        </w:rPr>
        <w:t xml:space="preserve">ontractual </w:t>
      </w:r>
      <w:r w:rsidR="006C657B">
        <w:rPr>
          <w:rFonts w:ascii="Times New Roman" w:hAnsi="Times New Roman" w:cs="Times New Roman"/>
          <w:sz w:val="22"/>
          <w:szCs w:val="22"/>
        </w:rPr>
        <w:t>c</w:t>
      </w:r>
      <w:r w:rsidR="0036540C">
        <w:rPr>
          <w:rFonts w:ascii="Times New Roman" w:hAnsi="Times New Roman" w:cs="Times New Roman"/>
          <w:sz w:val="22"/>
          <w:szCs w:val="22"/>
        </w:rPr>
        <w:t xml:space="preserve">lauses for the </w:t>
      </w:r>
      <w:r w:rsidR="006C657B">
        <w:rPr>
          <w:rFonts w:ascii="Times New Roman" w:hAnsi="Times New Roman" w:cs="Times New Roman"/>
          <w:sz w:val="22"/>
          <w:szCs w:val="22"/>
        </w:rPr>
        <w:t>t</w:t>
      </w:r>
      <w:r w:rsidR="00814E83" w:rsidRPr="00B23A95">
        <w:rPr>
          <w:rFonts w:ascii="Times New Roman" w:hAnsi="Times New Roman" w:cs="Times New Roman"/>
          <w:sz w:val="22"/>
          <w:szCs w:val="22"/>
        </w:rPr>
        <w:t xml:space="preserve">ransfer of </w:t>
      </w:r>
      <w:r w:rsidR="006C657B">
        <w:rPr>
          <w:rFonts w:ascii="Times New Roman" w:hAnsi="Times New Roman" w:cs="Times New Roman"/>
          <w:sz w:val="22"/>
          <w:szCs w:val="22"/>
        </w:rPr>
        <w:t>p</w:t>
      </w:r>
      <w:r w:rsidR="0036540C">
        <w:rPr>
          <w:rFonts w:ascii="Times New Roman" w:hAnsi="Times New Roman" w:cs="Times New Roman"/>
          <w:sz w:val="22"/>
          <w:szCs w:val="22"/>
        </w:rPr>
        <w:t xml:space="preserve">ersonal </w:t>
      </w:r>
      <w:r w:rsidR="006C657B">
        <w:rPr>
          <w:rFonts w:ascii="Times New Roman" w:hAnsi="Times New Roman" w:cs="Times New Roman"/>
          <w:sz w:val="22"/>
          <w:szCs w:val="22"/>
        </w:rPr>
        <w:t>d</w:t>
      </w:r>
      <w:r w:rsidR="00814E83" w:rsidRPr="00B23A95">
        <w:rPr>
          <w:rFonts w:ascii="Times New Roman" w:hAnsi="Times New Roman" w:cs="Times New Roman"/>
          <w:sz w:val="22"/>
          <w:szCs w:val="22"/>
        </w:rPr>
        <w:t xml:space="preserve">ata to </w:t>
      </w:r>
      <w:r w:rsidR="00456E53" w:rsidRPr="00456E53">
        <w:rPr>
          <w:rFonts w:ascii="Times New Roman" w:hAnsi="Times New Roman" w:cs="Times New Roman"/>
          <w:sz w:val="22"/>
          <w:szCs w:val="22"/>
        </w:rPr>
        <w:t xml:space="preserve">third countries pursuant to Regulation (EU) 2016/679 of the European Parliament and of the Council </w:t>
      </w:r>
    </w:p>
    <w:p w14:paraId="360596CE" w14:textId="49C8097E" w:rsidR="00DF31F7" w:rsidRPr="00B23A95" w:rsidRDefault="00CB6D6A" w:rsidP="00E44EB0">
      <w:pPr>
        <w:pStyle w:val="ListParagraph"/>
        <w:tabs>
          <w:tab w:val="left" w:pos="269"/>
          <w:tab w:val="left" w:pos="387"/>
        </w:tabs>
        <w:spacing w:before="240" w:after="240"/>
        <w:ind w:left="0" w:firstLine="0"/>
        <w:jc w:val="both"/>
        <w:rPr>
          <w:rFonts w:ascii="Times New Roman" w:hAnsi="Times New Roman" w:cs="Times New Roman"/>
          <w:color w:val="424242"/>
        </w:rPr>
      </w:pPr>
      <w:r w:rsidRPr="00B23A95">
        <w:rPr>
          <w:rFonts w:ascii="Times New Roman" w:hAnsi="Times New Roman" w:cs="Times New Roman"/>
          <w:b/>
          <w:color w:val="151616"/>
          <w:spacing w:val="-6"/>
        </w:rPr>
        <w:t>“</w:t>
      </w:r>
      <w:r w:rsidR="004204E5" w:rsidRPr="00B23A95">
        <w:rPr>
          <w:rFonts w:ascii="Times New Roman" w:hAnsi="Times New Roman" w:cs="Times New Roman"/>
          <w:b/>
          <w:color w:val="151616"/>
          <w:spacing w:val="-6"/>
        </w:rPr>
        <w:t>Sub-processor</w:t>
      </w:r>
      <w:r w:rsidR="004204E5" w:rsidRPr="00B23A95">
        <w:rPr>
          <w:rFonts w:ascii="Times New Roman" w:hAnsi="Times New Roman" w:cs="Times New Roman"/>
          <w:b/>
          <w:color w:val="2F3131"/>
          <w:spacing w:val="-6"/>
        </w:rPr>
        <w:t xml:space="preserve">" </w:t>
      </w:r>
      <w:r w:rsidR="004204E5" w:rsidRPr="00B23A95">
        <w:rPr>
          <w:rFonts w:ascii="Times New Roman" w:hAnsi="Times New Roman" w:cs="Times New Roman"/>
          <w:color w:val="151616"/>
        </w:rPr>
        <w:t xml:space="preserve">means any data processor </w:t>
      </w:r>
      <w:r w:rsidR="00325A57">
        <w:rPr>
          <w:rFonts w:ascii="Times New Roman" w:hAnsi="Times New Roman" w:cs="Times New Roman"/>
          <w:color w:val="151616"/>
        </w:rPr>
        <w:t xml:space="preserve">authorized under the Agreement and </w:t>
      </w:r>
      <w:r w:rsidR="004204E5" w:rsidRPr="00B23A95">
        <w:rPr>
          <w:rFonts w:ascii="Times New Roman" w:hAnsi="Times New Roman" w:cs="Times New Roman"/>
          <w:color w:val="151616"/>
        </w:rPr>
        <w:t>engaged by Processor</w:t>
      </w:r>
      <w:r w:rsidR="006A1C40" w:rsidRPr="00B23A95">
        <w:rPr>
          <w:rFonts w:ascii="Times New Roman" w:hAnsi="Times New Roman" w:cs="Times New Roman"/>
          <w:color w:val="151616"/>
        </w:rPr>
        <w:t xml:space="preserve"> in the course of providing the </w:t>
      </w:r>
      <w:r w:rsidR="004204E5" w:rsidRPr="001973B7">
        <w:rPr>
          <w:rFonts w:ascii="Times New Roman" w:hAnsi="Times New Roman" w:cs="Times New Roman"/>
          <w:color w:val="151616"/>
        </w:rPr>
        <w:t>Services</w:t>
      </w:r>
      <w:r w:rsidR="00325A57">
        <w:rPr>
          <w:rFonts w:ascii="Times New Roman" w:hAnsi="Times New Roman" w:cs="Times New Roman"/>
          <w:color w:val="151616"/>
        </w:rPr>
        <w:t xml:space="preserve"> as a subcontractor to the Processor</w:t>
      </w:r>
      <w:r w:rsidR="004204E5" w:rsidRPr="00B23A95">
        <w:rPr>
          <w:rFonts w:ascii="Times New Roman" w:hAnsi="Times New Roman" w:cs="Times New Roman"/>
          <w:color w:val="424242"/>
        </w:rPr>
        <w:t>.</w:t>
      </w:r>
    </w:p>
    <w:p w14:paraId="0F773208" w14:textId="1FAAC32D" w:rsidR="00DF31F7" w:rsidRDefault="006A23D7" w:rsidP="00E44EB0">
      <w:pPr>
        <w:pStyle w:val="BodyText"/>
        <w:tabs>
          <w:tab w:val="left" w:pos="269"/>
        </w:tabs>
        <w:spacing w:before="240" w:after="240"/>
        <w:jc w:val="both"/>
        <w:rPr>
          <w:rFonts w:ascii="Times New Roman" w:hAnsi="Times New Roman" w:cs="Times New Roman"/>
          <w:sz w:val="22"/>
          <w:szCs w:val="22"/>
        </w:rPr>
      </w:pPr>
      <w:r w:rsidRPr="00B23A95">
        <w:rPr>
          <w:rFonts w:ascii="Times New Roman" w:hAnsi="Times New Roman" w:cs="Times New Roman"/>
          <w:b/>
          <w:sz w:val="22"/>
          <w:szCs w:val="22"/>
        </w:rPr>
        <w:t>“Supervisory Authority”</w:t>
      </w:r>
      <w:r w:rsidR="003915A7" w:rsidRPr="00B23A95">
        <w:rPr>
          <w:rFonts w:ascii="Times New Roman" w:hAnsi="Times New Roman" w:cs="Times New Roman"/>
          <w:b/>
          <w:sz w:val="22"/>
          <w:szCs w:val="22"/>
        </w:rPr>
        <w:t xml:space="preserve"> </w:t>
      </w:r>
      <w:r w:rsidR="003915A7" w:rsidRPr="00B23A95">
        <w:rPr>
          <w:rFonts w:ascii="Times New Roman" w:hAnsi="Times New Roman" w:cs="Times New Roman"/>
          <w:sz w:val="22"/>
          <w:szCs w:val="22"/>
        </w:rPr>
        <w:t>means an independent public authority established in a particular country responsible for monitoring the compliance with the Data Protection Laws and Regulations within such country, in order to protect the fundamental rights and freedoms of natural persons in relation to processing.</w:t>
      </w:r>
    </w:p>
    <w:p w14:paraId="52101CDE" w14:textId="5379C37B" w:rsidR="00984AC2" w:rsidRPr="00B23A95" w:rsidRDefault="00517C45" w:rsidP="00E44EB0">
      <w:pPr>
        <w:tabs>
          <w:tab w:val="left" w:pos="269"/>
        </w:tabs>
        <w:rPr>
          <w:rFonts w:ascii="Times New Roman" w:hAnsi="Times New Roman" w:cs="Times New Roman"/>
        </w:rPr>
      </w:pPr>
      <w:r w:rsidRPr="00AC6D71">
        <w:rPr>
          <w:rFonts w:ascii="Times New Roman" w:hAnsi="Times New Roman" w:cs="Times New Roman"/>
          <w:b/>
        </w:rPr>
        <w:t>“</w:t>
      </w:r>
      <w:r w:rsidR="00984AC2" w:rsidRPr="00AC6D71">
        <w:rPr>
          <w:rFonts w:ascii="Times New Roman" w:hAnsi="Times New Roman" w:cs="Times New Roman"/>
          <w:b/>
        </w:rPr>
        <w:t>Third Party”</w:t>
      </w:r>
      <w:r w:rsidR="00984AC2" w:rsidRPr="00AC6D71">
        <w:rPr>
          <w:rFonts w:ascii="Times New Roman" w:hAnsi="Times New Roman" w:cs="Times New Roman"/>
        </w:rPr>
        <w:t xml:space="preserve"> means a natural or legal person, public authority, agency or body other than the Data Subject, Controller, Processor</w:t>
      </w:r>
      <w:r w:rsidR="00844927">
        <w:rPr>
          <w:rFonts w:ascii="Times New Roman" w:hAnsi="Times New Roman" w:cs="Times New Roman"/>
        </w:rPr>
        <w:t>,</w:t>
      </w:r>
      <w:r w:rsidR="00A0147A">
        <w:rPr>
          <w:rFonts w:ascii="Times New Roman" w:hAnsi="Times New Roman" w:cs="Times New Roman"/>
        </w:rPr>
        <w:t xml:space="preserve"> Processor</w:t>
      </w:r>
      <w:r w:rsidR="00844927">
        <w:rPr>
          <w:rFonts w:ascii="Times New Roman" w:hAnsi="Times New Roman" w:cs="Times New Roman"/>
        </w:rPr>
        <w:t>'s affiliates or authorized Sub-processors</w:t>
      </w:r>
      <w:r w:rsidR="00984AC2" w:rsidRPr="00AC6D71">
        <w:rPr>
          <w:rFonts w:ascii="Times New Roman" w:hAnsi="Times New Roman" w:cs="Times New Roman"/>
        </w:rPr>
        <w:t>;</w:t>
      </w:r>
    </w:p>
    <w:p w14:paraId="6AC72489" w14:textId="77777777" w:rsidR="00DF31F7" w:rsidRPr="00B23A95" w:rsidRDefault="004204E5" w:rsidP="00E44EB0">
      <w:pPr>
        <w:pStyle w:val="ListParagraph"/>
        <w:numPr>
          <w:ilvl w:val="1"/>
          <w:numId w:val="2"/>
        </w:numPr>
        <w:tabs>
          <w:tab w:val="left" w:pos="709"/>
        </w:tabs>
        <w:spacing w:before="480" w:after="240"/>
        <w:ind w:left="0" w:right="170" w:firstLine="0"/>
        <w:jc w:val="both"/>
        <w:rPr>
          <w:rFonts w:ascii="Times New Roman" w:hAnsi="Times New Roman" w:cs="Times New Roman"/>
          <w:b/>
          <w:color w:val="151616"/>
        </w:rPr>
      </w:pPr>
      <w:r w:rsidRPr="00B23A95">
        <w:rPr>
          <w:rFonts w:ascii="Times New Roman" w:hAnsi="Times New Roman" w:cs="Times New Roman"/>
          <w:b/>
          <w:color w:val="151616"/>
          <w:w w:val="105"/>
        </w:rPr>
        <w:t>GENERAL</w:t>
      </w:r>
    </w:p>
    <w:p w14:paraId="07DA5BDB" w14:textId="517766BD" w:rsidR="00BD5A55" w:rsidRPr="001973B7" w:rsidRDefault="005520D7" w:rsidP="007316F1">
      <w:pPr>
        <w:pStyle w:val="ListParagraph"/>
        <w:tabs>
          <w:tab w:val="left" w:pos="1018"/>
        </w:tabs>
        <w:spacing w:before="240" w:after="240"/>
        <w:ind w:left="0" w:firstLine="0"/>
        <w:jc w:val="both"/>
        <w:rPr>
          <w:rFonts w:ascii="Times New Roman" w:hAnsi="Times New Roman" w:cs="Times New Roman"/>
          <w:color w:val="151616"/>
        </w:rPr>
      </w:pPr>
      <w:r w:rsidRPr="00B23A95">
        <w:rPr>
          <w:rFonts w:ascii="Times New Roman" w:hAnsi="Times New Roman" w:cs="Times New Roman"/>
        </w:rPr>
        <w:t xml:space="preserve">The Parties shall at all times comply with the applicable </w:t>
      </w:r>
      <w:r w:rsidR="00695342" w:rsidRPr="00B23A95">
        <w:rPr>
          <w:rFonts w:ascii="Times New Roman" w:hAnsi="Times New Roman" w:cs="Times New Roman"/>
        </w:rPr>
        <w:t>d</w:t>
      </w:r>
      <w:r w:rsidRPr="00B23A95">
        <w:rPr>
          <w:rFonts w:ascii="Times New Roman" w:hAnsi="Times New Roman" w:cs="Times New Roman"/>
        </w:rPr>
        <w:t xml:space="preserve">ata </w:t>
      </w:r>
      <w:r w:rsidR="00695342" w:rsidRPr="00B23A95">
        <w:rPr>
          <w:rFonts w:ascii="Times New Roman" w:hAnsi="Times New Roman" w:cs="Times New Roman"/>
        </w:rPr>
        <w:t>protection l</w:t>
      </w:r>
      <w:r w:rsidRPr="00B23A95">
        <w:rPr>
          <w:rFonts w:ascii="Times New Roman" w:hAnsi="Times New Roman" w:cs="Times New Roman"/>
        </w:rPr>
        <w:t>egislation and privacy law</w:t>
      </w:r>
      <w:r w:rsidR="00695342" w:rsidRPr="00B23A95">
        <w:rPr>
          <w:rFonts w:ascii="Times New Roman" w:hAnsi="Times New Roman" w:cs="Times New Roman"/>
        </w:rPr>
        <w:t>s</w:t>
      </w:r>
      <w:r w:rsidRPr="00B23A95">
        <w:rPr>
          <w:rFonts w:ascii="Times New Roman" w:hAnsi="Times New Roman" w:cs="Times New Roman"/>
        </w:rPr>
        <w:t xml:space="preserve">, including </w:t>
      </w:r>
      <w:r w:rsidR="00325EAF">
        <w:rPr>
          <w:rFonts w:ascii="Times New Roman" w:hAnsi="Times New Roman" w:cs="Times New Roman"/>
        </w:rPr>
        <w:t xml:space="preserve">where </w:t>
      </w:r>
      <w:r w:rsidR="00E44EB0">
        <w:rPr>
          <w:rFonts w:ascii="Times New Roman" w:hAnsi="Times New Roman" w:cs="Times New Roman"/>
        </w:rPr>
        <w:t>applicable</w:t>
      </w:r>
      <w:r w:rsidRPr="00B23A95">
        <w:rPr>
          <w:rFonts w:ascii="Times New Roman" w:hAnsi="Times New Roman" w:cs="Times New Roman"/>
        </w:rPr>
        <w:t xml:space="preserve"> the GDPR</w:t>
      </w:r>
      <w:r w:rsidR="008D5BDC">
        <w:rPr>
          <w:rFonts w:ascii="Times New Roman" w:hAnsi="Times New Roman" w:cs="Times New Roman"/>
        </w:rPr>
        <w:t>.</w:t>
      </w:r>
      <w:r w:rsidRPr="00B23A95">
        <w:rPr>
          <w:rFonts w:ascii="Times New Roman" w:hAnsi="Times New Roman" w:cs="Times New Roman"/>
        </w:rPr>
        <w:t xml:space="preserve"> </w:t>
      </w:r>
      <w:r w:rsidR="00363DD6" w:rsidRPr="00B23A95">
        <w:rPr>
          <w:rFonts w:ascii="Times New Roman" w:hAnsi="Times New Roman" w:cs="Times New Roman"/>
        </w:rPr>
        <w:t xml:space="preserve">The </w:t>
      </w:r>
      <w:r w:rsidR="00695342" w:rsidRPr="00B23A95">
        <w:rPr>
          <w:rFonts w:ascii="Times New Roman" w:hAnsi="Times New Roman" w:cs="Times New Roman"/>
        </w:rPr>
        <w:t>P</w:t>
      </w:r>
      <w:r w:rsidR="00363DD6" w:rsidRPr="00B23A95">
        <w:rPr>
          <w:rFonts w:ascii="Times New Roman" w:hAnsi="Times New Roman" w:cs="Times New Roman"/>
        </w:rPr>
        <w:t xml:space="preserve">arties </w:t>
      </w:r>
      <w:r w:rsidR="00CB3D4A" w:rsidRPr="00B23A95">
        <w:rPr>
          <w:rFonts w:ascii="Times New Roman" w:hAnsi="Times New Roman" w:cs="Times New Roman"/>
        </w:rPr>
        <w:t xml:space="preserve">acknowledge and </w:t>
      </w:r>
      <w:r w:rsidR="00363DD6" w:rsidRPr="00B23A95">
        <w:rPr>
          <w:rFonts w:ascii="Times New Roman" w:hAnsi="Times New Roman" w:cs="Times New Roman"/>
        </w:rPr>
        <w:t>agree that with regard to the Processing of Personal Data</w:t>
      </w:r>
      <w:r w:rsidR="004A406C" w:rsidRPr="004A406C">
        <w:rPr>
          <w:rFonts w:ascii="Times New Roman" w:hAnsi="Times New Roman" w:cs="Times New Roman"/>
        </w:rPr>
        <w:t xml:space="preserve"> </w:t>
      </w:r>
      <w:r w:rsidR="004A406C" w:rsidRPr="003B543A">
        <w:rPr>
          <w:rFonts w:ascii="Times New Roman" w:hAnsi="Times New Roman" w:cs="Times New Roman"/>
        </w:rPr>
        <w:t>hereunder</w:t>
      </w:r>
      <w:r w:rsidR="00A0359A">
        <w:rPr>
          <w:rFonts w:ascii="Times New Roman" w:hAnsi="Times New Roman" w:cs="Times New Roman"/>
        </w:rPr>
        <w:t>,</w:t>
      </w:r>
      <w:r w:rsidR="00363DD6" w:rsidRPr="00B23A95">
        <w:rPr>
          <w:rFonts w:ascii="Times New Roman" w:hAnsi="Times New Roman" w:cs="Times New Roman"/>
        </w:rPr>
        <w:t xml:space="preserve"> </w:t>
      </w:r>
      <w:del w:id="44" w:author="Dimova, Stanislava" w:date="2023-03-09T12:23:00Z">
        <w:r w:rsidR="004A406C" w:rsidDel="007F6373">
          <w:rPr>
            <w:rFonts w:ascii="Times New Roman" w:hAnsi="Times New Roman" w:cs="Times New Roman"/>
          </w:rPr>
          <w:delText xml:space="preserve">PlanetArt </w:delText>
        </w:r>
      </w:del>
      <w:ins w:id="45" w:author="Dimova, Stanislava" w:date="2023-03-09T12:23:00Z">
        <w:r w:rsidR="007F6373">
          <w:rPr>
            <w:rFonts w:ascii="Times New Roman" w:hAnsi="Times New Roman" w:cs="Times New Roman"/>
          </w:rPr>
          <w:t xml:space="preserve">Avanquest </w:t>
        </w:r>
      </w:ins>
      <w:r w:rsidR="00363DD6" w:rsidRPr="00B23A95">
        <w:rPr>
          <w:rFonts w:ascii="Times New Roman" w:hAnsi="Times New Roman" w:cs="Times New Roman"/>
        </w:rPr>
        <w:t>is the Data Controller and</w:t>
      </w:r>
      <w:r w:rsidR="0020408C">
        <w:rPr>
          <w:rFonts w:ascii="Times New Roman" w:hAnsi="Times New Roman" w:cs="Times New Roman"/>
        </w:rPr>
        <w:t xml:space="preserve"> </w:t>
      </w:r>
      <w:r w:rsidR="0020408C" w:rsidRPr="001973B7">
        <w:rPr>
          <w:rFonts w:ascii="Times New Roman" w:hAnsi="Times New Roman" w:cs="Times New Roman"/>
        </w:rPr>
        <w:t>Ingram Micro</w:t>
      </w:r>
      <w:r w:rsidR="00E95097" w:rsidRPr="001973B7">
        <w:rPr>
          <w:rFonts w:ascii="Times New Roman" w:hAnsi="Times New Roman" w:cs="Times New Roman"/>
        </w:rPr>
        <w:t xml:space="preserve"> </w:t>
      </w:r>
      <w:r w:rsidR="00363DD6" w:rsidRPr="001973B7">
        <w:rPr>
          <w:rFonts w:ascii="Times New Roman" w:hAnsi="Times New Roman" w:cs="Times New Roman"/>
        </w:rPr>
        <w:t xml:space="preserve">is </w:t>
      </w:r>
      <w:r w:rsidR="00E95097" w:rsidRPr="001973B7">
        <w:rPr>
          <w:rFonts w:ascii="Times New Roman" w:hAnsi="Times New Roman" w:cs="Times New Roman"/>
        </w:rPr>
        <w:t>the</w:t>
      </w:r>
      <w:r w:rsidR="00363DD6" w:rsidRPr="001973B7">
        <w:rPr>
          <w:rFonts w:ascii="Times New Roman" w:hAnsi="Times New Roman" w:cs="Times New Roman"/>
        </w:rPr>
        <w:t xml:space="preserve"> Data Processor</w:t>
      </w:r>
      <w:r w:rsidR="00443A89" w:rsidRPr="001973B7">
        <w:rPr>
          <w:rFonts w:ascii="Times New Roman" w:hAnsi="Times New Roman" w:cs="Times New Roman"/>
        </w:rPr>
        <w:t>.</w:t>
      </w:r>
      <w:r w:rsidR="00BD5A55" w:rsidRPr="001973B7">
        <w:rPr>
          <w:rFonts w:ascii="Times New Roman" w:hAnsi="Times New Roman" w:cs="Times New Roman"/>
        </w:rPr>
        <w:t xml:space="preserve"> </w:t>
      </w:r>
    </w:p>
    <w:p w14:paraId="19FF874A" w14:textId="6EEBB12E" w:rsidR="0004686A" w:rsidRPr="001973B7" w:rsidRDefault="00BD5A55" w:rsidP="00E44EB0">
      <w:pPr>
        <w:pStyle w:val="ListParagraph"/>
        <w:tabs>
          <w:tab w:val="left" w:pos="1018"/>
        </w:tabs>
        <w:spacing w:before="240" w:after="240"/>
        <w:ind w:left="0" w:firstLine="0"/>
        <w:jc w:val="both"/>
        <w:rPr>
          <w:rFonts w:ascii="Times New Roman" w:hAnsi="Times New Roman" w:cs="Times New Roman"/>
        </w:rPr>
      </w:pPr>
      <w:r w:rsidRPr="001973B7">
        <w:rPr>
          <w:rFonts w:ascii="Times New Roman" w:hAnsi="Times New Roman" w:cs="Times New Roman"/>
        </w:rPr>
        <w:t>The subject-matter of Processing of Personal Data by the Processor is the performance of the Services pursuant to the Service Agreement.</w:t>
      </w:r>
      <w:r w:rsidR="0004686A" w:rsidRPr="001973B7">
        <w:rPr>
          <w:rFonts w:ascii="Times New Roman" w:hAnsi="Times New Roman" w:cs="Times New Roman"/>
        </w:rPr>
        <w:t xml:space="preserve"> </w:t>
      </w:r>
    </w:p>
    <w:p w14:paraId="72D42A10" w14:textId="61856AEF" w:rsidR="00DF31F7" w:rsidRPr="00B23A95" w:rsidRDefault="00C3080F" w:rsidP="00E44EB0">
      <w:pPr>
        <w:pStyle w:val="ListParagraph"/>
        <w:numPr>
          <w:ilvl w:val="1"/>
          <w:numId w:val="2"/>
        </w:numPr>
        <w:tabs>
          <w:tab w:val="left" w:pos="709"/>
        </w:tabs>
        <w:spacing w:before="480" w:after="240"/>
        <w:ind w:left="0" w:right="170" w:firstLine="0"/>
        <w:jc w:val="both"/>
        <w:rPr>
          <w:rFonts w:ascii="Times New Roman" w:hAnsi="Times New Roman" w:cs="Times New Roman"/>
          <w:b/>
          <w:color w:val="151616"/>
        </w:rPr>
      </w:pPr>
      <w:r w:rsidRPr="00B23A95">
        <w:rPr>
          <w:rFonts w:ascii="Times New Roman" w:hAnsi="Times New Roman" w:cs="Times New Roman"/>
          <w:b/>
          <w:color w:val="151616"/>
          <w:w w:val="105"/>
        </w:rPr>
        <w:lastRenderedPageBreak/>
        <w:t>PROCESSING</w:t>
      </w:r>
      <w:r w:rsidR="007751A7" w:rsidRPr="00B23A95">
        <w:rPr>
          <w:rFonts w:ascii="Times New Roman" w:hAnsi="Times New Roman" w:cs="Times New Roman"/>
          <w:b/>
          <w:color w:val="151616"/>
          <w:w w:val="105"/>
        </w:rPr>
        <w:t xml:space="preserve"> </w:t>
      </w:r>
      <w:r w:rsidR="004204E5" w:rsidRPr="00B23A95">
        <w:rPr>
          <w:rFonts w:ascii="Times New Roman" w:hAnsi="Times New Roman" w:cs="Times New Roman"/>
          <w:b/>
          <w:color w:val="151616"/>
          <w:w w:val="105"/>
        </w:rPr>
        <w:t>OF PERSONAL</w:t>
      </w:r>
      <w:r w:rsidR="004204E5" w:rsidRPr="00B23A95">
        <w:rPr>
          <w:rFonts w:ascii="Times New Roman" w:hAnsi="Times New Roman" w:cs="Times New Roman"/>
          <w:b/>
          <w:color w:val="151616"/>
          <w:spacing w:val="25"/>
          <w:w w:val="105"/>
        </w:rPr>
        <w:t xml:space="preserve"> </w:t>
      </w:r>
      <w:r w:rsidR="004204E5" w:rsidRPr="00B23A95">
        <w:rPr>
          <w:rFonts w:ascii="Times New Roman" w:hAnsi="Times New Roman" w:cs="Times New Roman"/>
          <w:b/>
          <w:color w:val="151616"/>
          <w:w w:val="105"/>
        </w:rPr>
        <w:t>DATA</w:t>
      </w:r>
      <w:r w:rsidR="00251FFC" w:rsidRPr="00B23A95">
        <w:rPr>
          <w:rFonts w:ascii="Times New Roman" w:hAnsi="Times New Roman" w:cs="Times New Roman"/>
          <w:b/>
          <w:color w:val="151616"/>
          <w:w w:val="105"/>
        </w:rPr>
        <w:t xml:space="preserve"> </w:t>
      </w:r>
      <w:r w:rsidRPr="00B23A95">
        <w:rPr>
          <w:rFonts w:ascii="Times New Roman" w:hAnsi="Times New Roman" w:cs="Times New Roman"/>
          <w:b/>
          <w:color w:val="151616"/>
          <w:w w:val="105"/>
        </w:rPr>
        <w:t>AND</w:t>
      </w:r>
      <w:r w:rsidR="00251FFC" w:rsidRPr="00B23A95">
        <w:rPr>
          <w:rFonts w:ascii="Times New Roman" w:hAnsi="Times New Roman" w:cs="Times New Roman"/>
          <w:b/>
          <w:color w:val="151616"/>
          <w:w w:val="105"/>
        </w:rPr>
        <w:t xml:space="preserve"> C</w:t>
      </w:r>
      <w:r w:rsidRPr="00B23A95">
        <w:rPr>
          <w:rFonts w:ascii="Times New Roman" w:hAnsi="Times New Roman" w:cs="Times New Roman"/>
          <w:b/>
          <w:color w:val="151616"/>
          <w:w w:val="105"/>
        </w:rPr>
        <w:t>ROSS-BORDER</w:t>
      </w:r>
      <w:r w:rsidR="00251FFC" w:rsidRPr="00B23A95">
        <w:rPr>
          <w:rFonts w:ascii="Times New Roman" w:hAnsi="Times New Roman" w:cs="Times New Roman"/>
          <w:b/>
          <w:color w:val="151616"/>
          <w:w w:val="105"/>
        </w:rPr>
        <w:t xml:space="preserve"> D</w:t>
      </w:r>
      <w:r w:rsidRPr="00B23A95">
        <w:rPr>
          <w:rFonts w:ascii="Times New Roman" w:hAnsi="Times New Roman" w:cs="Times New Roman"/>
          <w:b/>
          <w:color w:val="151616"/>
          <w:w w:val="105"/>
        </w:rPr>
        <w:t>ATA</w:t>
      </w:r>
      <w:r w:rsidR="00251FFC" w:rsidRPr="00B23A95">
        <w:rPr>
          <w:rFonts w:ascii="Times New Roman" w:hAnsi="Times New Roman" w:cs="Times New Roman"/>
          <w:b/>
          <w:color w:val="151616"/>
          <w:w w:val="105"/>
        </w:rPr>
        <w:t xml:space="preserve"> T</w:t>
      </w:r>
      <w:r w:rsidRPr="00B23A95">
        <w:rPr>
          <w:rFonts w:ascii="Times New Roman" w:hAnsi="Times New Roman" w:cs="Times New Roman"/>
          <w:b/>
          <w:color w:val="151616"/>
          <w:w w:val="105"/>
        </w:rPr>
        <w:t>RANSFER</w:t>
      </w:r>
    </w:p>
    <w:p w14:paraId="41D4AA90" w14:textId="77777777" w:rsidR="00556D40" w:rsidRPr="00556D40" w:rsidRDefault="00F729DE" w:rsidP="00E44EB0">
      <w:pPr>
        <w:pStyle w:val="ListParagraph"/>
        <w:numPr>
          <w:ilvl w:val="2"/>
          <w:numId w:val="2"/>
        </w:numPr>
        <w:tabs>
          <w:tab w:val="left" w:pos="995"/>
        </w:tabs>
        <w:spacing w:before="240" w:after="240"/>
        <w:ind w:left="0" w:firstLine="0"/>
        <w:jc w:val="both"/>
        <w:rPr>
          <w:rFonts w:ascii="Times New Roman" w:hAnsi="Times New Roman" w:cs="Times New Roman"/>
          <w:color w:val="151616"/>
        </w:rPr>
      </w:pPr>
      <w:r w:rsidRPr="00833D1E">
        <w:rPr>
          <w:rFonts w:ascii="Times New Roman" w:hAnsi="Times New Roman" w:cs="Times New Roman"/>
          <w:bCs/>
          <w:color w:val="151616"/>
        </w:rPr>
        <w:t>Attachment</w:t>
      </w:r>
      <w:r w:rsidR="004204E5" w:rsidRPr="00833D1E">
        <w:rPr>
          <w:rFonts w:ascii="Times New Roman" w:hAnsi="Times New Roman" w:cs="Times New Roman"/>
          <w:bCs/>
          <w:color w:val="151616"/>
        </w:rPr>
        <w:t xml:space="preserve"> 1 </w:t>
      </w:r>
      <w:r w:rsidR="004204E5" w:rsidRPr="00B23A95">
        <w:rPr>
          <w:rFonts w:ascii="Times New Roman" w:hAnsi="Times New Roman" w:cs="Times New Roman"/>
          <w:color w:val="151616"/>
        </w:rPr>
        <w:t xml:space="preserve">contains an overview of </w:t>
      </w:r>
      <w:r w:rsidR="004204E5" w:rsidRPr="00B23A95">
        <w:rPr>
          <w:rFonts w:ascii="Times New Roman" w:hAnsi="Times New Roman" w:cs="Times New Roman"/>
          <w:color w:val="151616"/>
          <w:spacing w:val="-3"/>
        </w:rPr>
        <w:t>categor</w:t>
      </w:r>
      <w:r w:rsidR="004204E5" w:rsidRPr="00B23A95">
        <w:rPr>
          <w:rFonts w:ascii="Times New Roman" w:hAnsi="Times New Roman" w:cs="Times New Roman"/>
          <w:color w:val="2F3131"/>
          <w:spacing w:val="-3"/>
        </w:rPr>
        <w:t>i</w:t>
      </w:r>
      <w:r w:rsidR="004204E5" w:rsidRPr="00B23A95">
        <w:rPr>
          <w:rFonts w:ascii="Times New Roman" w:hAnsi="Times New Roman" w:cs="Times New Roman"/>
          <w:color w:val="151616"/>
          <w:spacing w:val="-3"/>
        </w:rPr>
        <w:t xml:space="preserve">es </w:t>
      </w:r>
      <w:r w:rsidR="006A1C40" w:rsidRPr="00B23A95">
        <w:rPr>
          <w:rFonts w:ascii="Times New Roman" w:hAnsi="Times New Roman" w:cs="Times New Roman"/>
          <w:color w:val="151616"/>
        </w:rPr>
        <w:t>of Data Subjects, categories</w:t>
      </w:r>
      <w:r w:rsidR="004204E5" w:rsidRPr="00B23A95">
        <w:rPr>
          <w:rFonts w:ascii="Times New Roman" w:hAnsi="Times New Roman" w:cs="Times New Roman"/>
          <w:color w:val="151616"/>
        </w:rPr>
        <w:t xml:space="preserve"> of </w:t>
      </w:r>
      <w:r w:rsidR="009D1CB3" w:rsidRPr="00B23A95">
        <w:rPr>
          <w:rFonts w:ascii="Times New Roman" w:hAnsi="Times New Roman" w:cs="Times New Roman"/>
          <w:color w:val="151616"/>
        </w:rPr>
        <w:t>Personal Data</w:t>
      </w:r>
      <w:r w:rsidR="004204E5" w:rsidRPr="00B23A95">
        <w:rPr>
          <w:rFonts w:ascii="Times New Roman" w:hAnsi="Times New Roman" w:cs="Times New Roman"/>
          <w:color w:val="151616"/>
        </w:rPr>
        <w:t xml:space="preserve"> and the purposes of Processing Personal </w:t>
      </w:r>
      <w:r w:rsidR="004204E5" w:rsidRPr="00B23A95">
        <w:rPr>
          <w:rFonts w:ascii="Times New Roman" w:hAnsi="Times New Roman" w:cs="Times New Roman"/>
          <w:color w:val="151616"/>
          <w:spacing w:val="-4"/>
        </w:rPr>
        <w:t>Data</w:t>
      </w:r>
      <w:r w:rsidR="007751A7" w:rsidRPr="00B23A95">
        <w:rPr>
          <w:rFonts w:ascii="Times New Roman" w:hAnsi="Times New Roman" w:cs="Times New Roman"/>
          <w:color w:val="151616"/>
          <w:spacing w:val="-4"/>
        </w:rPr>
        <w:t>, under this Data Processing Agreement</w:t>
      </w:r>
      <w:r w:rsidR="004204E5" w:rsidRPr="00B23A95">
        <w:rPr>
          <w:rFonts w:ascii="Times New Roman" w:hAnsi="Times New Roman" w:cs="Times New Roman"/>
          <w:color w:val="424242"/>
          <w:spacing w:val="-4"/>
        </w:rPr>
        <w:t xml:space="preserve">. </w:t>
      </w:r>
    </w:p>
    <w:p w14:paraId="56CE5C53" w14:textId="5A24B10F" w:rsidR="00DF31F7" w:rsidRPr="00B23A95" w:rsidRDefault="004204E5" w:rsidP="00E44EB0">
      <w:pPr>
        <w:pStyle w:val="ListParagraph"/>
        <w:numPr>
          <w:ilvl w:val="2"/>
          <w:numId w:val="2"/>
        </w:numPr>
        <w:tabs>
          <w:tab w:val="left" w:pos="995"/>
        </w:tabs>
        <w:spacing w:before="240" w:after="240"/>
        <w:ind w:left="0" w:firstLine="0"/>
        <w:jc w:val="both"/>
        <w:rPr>
          <w:rFonts w:ascii="Times New Roman" w:hAnsi="Times New Roman" w:cs="Times New Roman"/>
          <w:color w:val="151616"/>
        </w:rPr>
      </w:pPr>
      <w:r w:rsidRPr="00B23A95">
        <w:rPr>
          <w:rFonts w:ascii="Times New Roman" w:hAnsi="Times New Roman" w:cs="Times New Roman"/>
          <w:color w:val="151616"/>
        </w:rPr>
        <w:t xml:space="preserve">Processor shall Process and use the Personal Data for the purposes </w:t>
      </w:r>
      <w:r w:rsidR="007751A7" w:rsidRPr="00B23A95">
        <w:rPr>
          <w:rFonts w:ascii="Times New Roman" w:hAnsi="Times New Roman" w:cs="Times New Roman"/>
          <w:color w:val="151616"/>
        </w:rPr>
        <w:t xml:space="preserve">defined by the Controller </w:t>
      </w:r>
      <w:r w:rsidRPr="00B23A95">
        <w:rPr>
          <w:rFonts w:ascii="Times New Roman" w:hAnsi="Times New Roman" w:cs="Times New Roman"/>
          <w:color w:val="151616"/>
        </w:rPr>
        <w:t xml:space="preserve">as set out in </w:t>
      </w:r>
      <w:r w:rsidR="00F729DE" w:rsidRPr="00833D1E">
        <w:rPr>
          <w:rFonts w:ascii="Times New Roman" w:hAnsi="Times New Roman" w:cs="Times New Roman"/>
          <w:bCs/>
          <w:color w:val="151616"/>
        </w:rPr>
        <w:t>Attachment</w:t>
      </w:r>
      <w:r w:rsidRPr="00833D1E">
        <w:rPr>
          <w:rFonts w:ascii="Times New Roman" w:hAnsi="Times New Roman" w:cs="Times New Roman"/>
          <w:bCs/>
          <w:color w:val="151616"/>
          <w:spacing w:val="36"/>
        </w:rPr>
        <w:t xml:space="preserve"> </w:t>
      </w:r>
      <w:r w:rsidRPr="00833D1E">
        <w:rPr>
          <w:rFonts w:ascii="Times New Roman" w:hAnsi="Times New Roman" w:cs="Times New Roman"/>
          <w:bCs/>
          <w:color w:val="151616"/>
        </w:rPr>
        <w:t>1</w:t>
      </w:r>
      <w:r w:rsidR="00DC5991" w:rsidRPr="00DC5991">
        <w:rPr>
          <w:rFonts w:ascii="Times New Roman" w:hAnsi="Times New Roman" w:cs="Times New Roman"/>
        </w:rPr>
        <w:t xml:space="preserve"> </w:t>
      </w:r>
      <w:r w:rsidR="00DC5991" w:rsidRPr="000B3603">
        <w:rPr>
          <w:rFonts w:ascii="Times New Roman" w:hAnsi="Times New Roman" w:cs="Times New Roman"/>
        </w:rPr>
        <w:t xml:space="preserve">and in particular as necessary to (i) provide the Services, and (ii) exercise its rights or comply with its obligations under this Agreement, the </w:t>
      </w:r>
      <w:r w:rsidR="00DC5991">
        <w:rPr>
          <w:rFonts w:ascii="Times New Roman" w:hAnsi="Times New Roman" w:cs="Times New Roman"/>
        </w:rPr>
        <w:t>Service Agreement</w:t>
      </w:r>
      <w:r w:rsidR="00DC5991" w:rsidRPr="000B3603">
        <w:rPr>
          <w:rFonts w:ascii="Times New Roman" w:hAnsi="Times New Roman" w:cs="Times New Roman"/>
        </w:rPr>
        <w:t xml:space="preserve"> or the applicable laws</w:t>
      </w:r>
      <w:r w:rsidRPr="00B23A95">
        <w:rPr>
          <w:rFonts w:ascii="Times New Roman" w:hAnsi="Times New Roman" w:cs="Times New Roman"/>
          <w:b/>
          <w:color w:val="151616"/>
        </w:rPr>
        <w:t>.</w:t>
      </w:r>
      <w:r w:rsidR="0059551C" w:rsidRPr="00B23A95">
        <w:rPr>
          <w:rFonts w:ascii="Times New Roman" w:hAnsi="Times New Roman" w:cs="Times New Roman"/>
          <w:b/>
          <w:color w:val="151616"/>
        </w:rPr>
        <w:t xml:space="preserve"> </w:t>
      </w:r>
      <w:r w:rsidR="0059551C" w:rsidRPr="00B23A95">
        <w:rPr>
          <w:rFonts w:ascii="Times New Roman" w:hAnsi="Times New Roman" w:cs="Times New Roman"/>
          <w:color w:val="151616"/>
        </w:rPr>
        <w:t xml:space="preserve">The Parties agree that reasonable amendments to </w:t>
      </w:r>
      <w:r w:rsidR="00F729DE">
        <w:rPr>
          <w:rFonts w:ascii="Times New Roman" w:hAnsi="Times New Roman" w:cs="Times New Roman"/>
          <w:color w:val="151616"/>
        </w:rPr>
        <w:t>Attachment</w:t>
      </w:r>
      <w:r w:rsidR="0059551C" w:rsidRPr="00B23A95">
        <w:rPr>
          <w:rFonts w:ascii="Times New Roman" w:hAnsi="Times New Roman" w:cs="Times New Roman"/>
          <w:color w:val="151616"/>
        </w:rPr>
        <w:t xml:space="preserve"> 1 might take place upon mutual </w:t>
      </w:r>
      <w:r w:rsidR="0037054B">
        <w:rPr>
          <w:rFonts w:ascii="Times New Roman" w:hAnsi="Times New Roman" w:cs="Times New Roman"/>
          <w:color w:val="151616"/>
        </w:rPr>
        <w:t xml:space="preserve">written </w:t>
      </w:r>
      <w:r w:rsidR="0059551C" w:rsidRPr="00B23A95">
        <w:rPr>
          <w:rFonts w:ascii="Times New Roman" w:hAnsi="Times New Roman" w:cs="Times New Roman"/>
          <w:color w:val="151616"/>
        </w:rPr>
        <w:t xml:space="preserve">agreement by the Parties from time to time as necessary to meet </w:t>
      </w:r>
      <w:r w:rsidR="004B55F5" w:rsidRPr="00B23A95">
        <w:rPr>
          <w:rFonts w:ascii="Times New Roman" w:hAnsi="Times New Roman" w:cs="Times New Roman"/>
          <w:color w:val="151616"/>
        </w:rPr>
        <w:t>legal and data protection</w:t>
      </w:r>
      <w:r w:rsidR="0059551C" w:rsidRPr="00B23A95">
        <w:rPr>
          <w:rFonts w:ascii="Times New Roman" w:hAnsi="Times New Roman" w:cs="Times New Roman"/>
          <w:color w:val="151616"/>
        </w:rPr>
        <w:t xml:space="preserve"> requirements.</w:t>
      </w:r>
    </w:p>
    <w:p w14:paraId="73847713" w14:textId="0B94E683" w:rsidR="00094C67" w:rsidRPr="00FC6FC8" w:rsidRDefault="004204E5" w:rsidP="00E44EB0">
      <w:pPr>
        <w:pStyle w:val="ListParagraph"/>
        <w:numPr>
          <w:ilvl w:val="2"/>
          <w:numId w:val="2"/>
        </w:numPr>
        <w:tabs>
          <w:tab w:val="left" w:pos="912"/>
        </w:tabs>
        <w:spacing w:after="120"/>
        <w:ind w:left="0" w:firstLine="0"/>
        <w:jc w:val="both"/>
        <w:rPr>
          <w:rFonts w:ascii="Times New Roman" w:hAnsi="Times New Roman" w:cs="Times New Roman"/>
        </w:rPr>
      </w:pPr>
      <w:r w:rsidRPr="00B23A95">
        <w:rPr>
          <w:rFonts w:ascii="Times New Roman" w:hAnsi="Times New Roman" w:cs="Times New Roman"/>
          <w:color w:val="131513"/>
        </w:rPr>
        <w:t xml:space="preserve">Processor will Process Personal Data on behalf of </w:t>
      </w:r>
      <w:r w:rsidR="0040542B">
        <w:rPr>
          <w:rFonts w:ascii="Times New Roman" w:hAnsi="Times New Roman" w:cs="Times New Roman"/>
          <w:color w:val="131513"/>
        </w:rPr>
        <w:t xml:space="preserve">Controller </w:t>
      </w:r>
      <w:r w:rsidR="00DC5991">
        <w:rPr>
          <w:rFonts w:ascii="Times New Roman" w:hAnsi="Times New Roman" w:cs="Times New Roman"/>
          <w:color w:val="131513"/>
        </w:rPr>
        <w:t xml:space="preserve">i) </w:t>
      </w:r>
      <w:r w:rsidRPr="00B23A95">
        <w:rPr>
          <w:rFonts w:ascii="Times New Roman" w:hAnsi="Times New Roman" w:cs="Times New Roman"/>
          <w:color w:val="131513"/>
        </w:rPr>
        <w:t xml:space="preserve">in accordance with </w:t>
      </w:r>
      <w:r w:rsidR="00484D35">
        <w:rPr>
          <w:rFonts w:ascii="Times New Roman" w:hAnsi="Times New Roman" w:cs="Times New Roman"/>
          <w:color w:val="131513"/>
        </w:rPr>
        <w:t>Controller</w:t>
      </w:r>
      <w:r w:rsidR="004B55F5" w:rsidRPr="00B23A95">
        <w:rPr>
          <w:rFonts w:ascii="Times New Roman" w:hAnsi="Times New Roman" w:cs="Times New Roman"/>
          <w:color w:val="131513"/>
        </w:rPr>
        <w:t xml:space="preserve">’s </w:t>
      </w:r>
      <w:r w:rsidR="0059551C" w:rsidRPr="00B23A95">
        <w:rPr>
          <w:rFonts w:ascii="Times New Roman" w:hAnsi="Times New Roman" w:cs="Times New Roman"/>
          <w:color w:val="131513"/>
        </w:rPr>
        <w:t xml:space="preserve">documented </w:t>
      </w:r>
      <w:r w:rsidRPr="00B23A95">
        <w:rPr>
          <w:rFonts w:ascii="Times New Roman" w:hAnsi="Times New Roman" w:cs="Times New Roman"/>
          <w:color w:val="131513"/>
        </w:rPr>
        <w:t xml:space="preserve">instructions </w:t>
      </w:r>
      <w:r w:rsidR="0040542B" w:rsidRPr="000B3603">
        <w:rPr>
          <w:rFonts w:ascii="Times New Roman" w:hAnsi="Times New Roman" w:cs="Times New Roman"/>
        </w:rPr>
        <w:t xml:space="preserve">in relation to the Processing of Personal Data as part of providing the Services </w:t>
      </w:r>
      <w:r w:rsidR="007751A7" w:rsidRPr="001973B7">
        <w:rPr>
          <w:rFonts w:ascii="Times New Roman" w:hAnsi="Times New Roman" w:cs="Times New Roman"/>
          <w:color w:val="131513"/>
        </w:rPr>
        <w:t xml:space="preserve">under </w:t>
      </w:r>
      <w:r w:rsidR="0059551C" w:rsidRPr="001973B7">
        <w:rPr>
          <w:rFonts w:ascii="Times New Roman" w:hAnsi="Times New Roman" w:cs="Times New Roman"/>
          <w:color w:val="131513"/>
        </w:rPr>
        <w:t xml:space="preserve">the </w:t>
      </w:r>
      <w:r w:rsidR="0040542B">
        <w:rPr>
          <w:rFonts w:ascii="Times New Roman" w:hAnsi="Times New Roman" w:cs="Times New Roman"/>
          <w:color w:val="131513"/>
        </w:rPr>
        <w:t>Service Agreement</w:t>
      </w:r>
      <w:r w:rsidR="00DC5991">
        <w:rPr>
          <w:rFonts w:ascii="Times New Roman" w:hAnsi="Times New Roman" w:cs="Times New Roman"/>
          <w:color w:val="131513"/>
        </w:rPr>
        <w:t>, ii)</w:t>
      </w:r>
      <w:r w:rsidR="0040542B" w:rsidRPr="001973B7">
        <w:rPr>
          <w:rFonts w:ascii="Times New Roman" w:hAnsi="Times New Roman" w:cs="Times New Roman"/>
          <w:color w:val="131513"/>
        </w:rPr>
        <w:t xml:space="preserve"> </w:t>
      </w:r>
      <w:r w:rsidR="00DC5991" w:rsidRPr="000B3603">
        <w:rPr>
          <w:rFonts w:ascii="Times New Roman" w:hAnsi="Times New Roman" w:cs="Times New Roman"/>
        </w:rPr>
        <w:t xml:space="preserve">in accordance with this Data Processing Agreement and the applicable Data Protection Laws </w:t>
      </w:r>
      <w:r w:rsidR="00DC5991">
        <w:rPr>
          <w:rFonts w:ascii="Times New Roman" w:hAnsi="Times New Roman" w:cs="Times New Roman"/>
        </w:rPr>
        <w:t xml:space="preserve">and Regulations </w:t>
      </w:r>
      <w:r w:rsidR="00DC5991" w:rsidRPr="000B3603">
        <w:rPr>
          <w:rFonts w:ascii="Times New Roman" w:hAnsi="Times New Roman" w:cs="Times New Roman"/>
        </w:rPr>
        <w:t>as it relates to the Processing hereunder and/or (iii) as necessary to comply with legal</w:t>
      </w:r>
      <w:r w:rsidR="00DC5991" w:rsidRPr="000B3603">
        <w:rPr>
          <w:rFonts w:ascii="Times New Roman" w:hAnsi="Times New Roman" w:cs="Times New Roman"/>
          <w:spacing w:val="-12"/>
        </w:rPr>
        <w:t xml:space="preserve"> </w:t>
      </w:r>
      <w:r w:rsidR="00DC5991" w:rsidRPr="000B3603">
        <w:rPr>
          <w:rFonts w:ascii="Times New Roman" w:hAnsi="Times New Roman" w:cs="Times New Roman"/>
        </w:rPr>
        <w:t>obligations</w:t>
      </w:r>
      <w:r w:rsidR="00DC5991" w:rsidRPr="000B3603">
        <w:rPr>
          <w:rFonts w:ascii="Times New Roman" w:eastAsiaTheme="minorHAnsi" w:hAnsi="Times New Roman" w:cs="Times New Roman"/>
          <w:bCs/>
          <w:lang w:val="en-GB"/>
        </w:rPr>
        <w:t xml:space="preserve"> </w:t>
      </w:r>
      <w:r w:rsidR="00DC5991" w:rsidRPr="000B3603">
        <w:rPr>
          <w:rFonts w:ascii="Times New Roman" w:hAnsi="Times New Roman" w:cs="Times New Roman"/>
          <w:bCs/>
          <w:lang w:val="en-GB"/>
        </w:rPr>
        <w:t>to which Processor or its affiliated companies are subject</w:t>
      </w:r>
      <w:r w:rsidRPr="001973B7">
        <w:rPr>
          <w:rFonts w:ascii="Times New Roman" w:hAnsi="Times New Roman" w:cs="Times New Roman"/>
          <w:color w:val="131513"/>
        </w:rPr>
        <w:t>.</w:t>
      </w:r>
      <w:r w:rsidR="00DE7FA3" w:rsidRPr="001973B7">
        <w:rPr>
          <w:rFonts w:ascii="Times New Roman" w:hAnsi="Times New Roman" w:cs="Times New Roman"/>
          <w:color w:val="131513"/>
        </w:rPr>
        <w:t xml:space="preserve"> </w:t>
      </w:r>
      <w:r w:rsidR="006668AC">
        <w:rPr>
          <w:rFonts w:ascii="Times New Roman" w:hAnsi="Times New Roman" w:cs="Times New Roman"/>
        </w:rPr>
        <w:t>P</w:t>
      </w:r>
      <w:r w:rsidR="006668AC" w:rsidRPr="003B543A">
        <w:rPr>
          <w:rFonts w:ascii="Times New Roman" w:hAnsi="Times New Roman" w:cs="Times New Roman"/>
        </w:rPr>
        <w:t xml:space="preserve">arties agree that this Agreement and the </w:t>
      </w:r>
      <w:r w:rsidR="006668AC">
        <w:rPr>
          <w:rFonts w:ascii="Times New Roman" w:hAnsi="Times New Roman" w:cs="Times New Roman"/>
        </w:rPr>
        <w:t>Service Agreement</w:t>
      </w:r>
      <w:r w:rsidR="006668AC" w:rsidRPr="003B543A">
        <w:rPr>
          <w:rFonts w:ascii="Times New Roman" w:hAnsi="Times New Roman" w:cs="Times New Roman"/>
        </w:rPr>
        <w:t xml:space="preserve"> constitute Controller’s documented instructions regarding Processor’s Processing on behalf of </w:t>
      </w:r>
      <w:del w:id="46" w:author="Dimova, Stanislava" w:date="2023-03-09T12:23:00Z">
        <w:r w:rsidR="006668AC" w:rsidDel="007F6373">
          <w:rPr>
            <w:rFonts w:ascii="Times New Roman" w:hAnsi="Times New Roman" w:cs="Times New Roman"/>
          </w:rPr>
          <w:delText>PlanetArt</w:delText>
        </w:r>
      </w:del>
      <w:ins w:id="47" w:author="Dimova, Stanislava" w:date="2023-03-09T12:23:00Z">
        <w:r w:rsidR="007F6373">
          <w:rPr>
            <w:rFonts w:ascii="Times New Roman" w:hAnsi="Times New Roman" w:cs="Times New Roman"/>
          </w:rPr>
          <w:t>Avanquest</w:t>
        </w:r>
      </w:ins>
      <w:r w:rsidR="006668AC" w:rsidRPr="003B543A">
        <w:rPr>
          <w:rFonts w:ascii="Times New Roman" w:hAnsi="Times New Roman" w:cs="Times New Roman"/>
        </w:rPr>
        <w:t xml:space="preserve">. Additional instructions outside the scope of the documented instructions herein </w:t>
      </w:r>
      <w:r w:rsidR="006668AC">
        <w:rPr>
          <w:rFonts w:ascii="Times New Roman" w:hAnsi="Times New Roman" w:cs="Times New Roman"/>
        </w:rPr>
        <w:t xml:space="preserve">may be provided separately in writing by an authorized representative of the </w:t>
      </w:r>
      <w:del w:id="48" w:author="Dimova, Stanislava" w:date="2023-03-09T12:23:00Z">
        <w:r w:rsidR="006668AC" w:rsidDel="007F6373">
          <w:rPr>
            <w:rFonts w:ascii="Times New Roman" w:hAnsi="Times New Roman" w:cs="Times New Roman"/>
          </w:rPr>
          <w:delText xml:space="preserve">PlanetArt </w:delText>
        </w:r>
      </w:del>
      <w:ins w:id="49" w:author="Dimova, Stanislava" w:date="2023-03-09T12:23:00Z">
        <w:r w:rsidR="007F6373">
          <w:rPr>
            <w:rFonts w:ascii="Times New Roman" w:hAnsi="Times New Roman" w:cs="Times New Roman"/>
          </w:rPr>
          <w:t xml:space="preserve">Avanquest </w:t>
        </w:r>
      </w:ins>
      <w:r w:rsidR="006668AC">
        <w:rPr>
          <w:rFonts w:ascii="Times New Roman" w:hAnsi="Times New Roman" w:cs="Times New Roman"/>
        </w:rPr>
        <w:t xml:space="preserve">but such change will be subject to Processor’s </w:t>
      </w:r>
      <w:r w:rsidR="006668AC" w:rsidRPr="003B543A">
        <w:rPr>
          <w:rFonts w:ascii="Times New Roman" w:hAnsi="Times New Roman" w:cs="Times New Roman"/>
        </w:rPr>
        <w:t xml:space="preserve">prior written agreement </w:t>
      </w:r>
      <w:r w:rsidR="006668AC">
        <w:rPr>
          <w:rFonts w:ascii="Times New Roman" w:hAnsi="Times New Roman" w:cs="Times New Roman"/>
        </w:rPr>
        <w:t>before entering into force</w:t>
      </w:r>
      <w:r w:rsidR="006668AC" w:rsidRPr="003B543A">
        <w:rPr>
          <w:rFonts w:ascii="Times New Roman" w:hAnsi="Times New Roman" w:cs="Times New Roman"/>
        </w:rPr>
        <w:t>.</w:t>
      </w:r>
      <w:r w:rsidR="006668AC">
        <w:rPr>
          <w:rFonts w:ascii="Times New Roman" w:hAnsi="Times New Roman" w:cs="Times New Roman"/>
        </w:rPr>
        <w:t xml:space="preserve"> </w:t>
      </w:r>
      <w:r w:rsidR="007751A7" w:rsidRPr="001973B7">
        <w:rPr>
          <w:rFonts w:ascii="Times New Roman" w:hAnsi="Times New Roman" w:cs="Times New Roman"/>
          <w:color w:val="151616"/>
        </w:rPr>
        <w:t>For the avoidance of doubt, Controller will ensure that its instructions for the Processing of Personal Data shall comply with</w:t>
      </w:r>
      <w:r w:rsidR="00B91D86" w:rsidRPr="001973B7">
        <w:rPr>
          <w:rFonts w:ascii="Times New Roman" w:hAnsi="Times New Roman" w:cs="Times New Roman"/>
          <w:color w:val="151616"/>
        </w:rPr>
        <w:t xml:space="preserve"> the applicable</w:t>
      </w:r>
      <w:r w:rsidR="007751A7" w:rsidRPr="001973B7">
        <w:rPr>
          <w:rFonts w:ascii="Times New Roman" w:hAnsi="Times New Roman" w:cs="Times New Roman"/>
          <w:color w:val="151616"/>
        </w:rPr>
        <w:t xml:space="preserve"> </w:t>
      </w:r>
      <w:r w:rsidR="00E02B11">
        <w:rPr>
          <w:rFonts w:ascii="Times New Roman" w:hAnsi="Times New Roman" w:cs="Times New Roman"/>
          <w:color w:val="151616"/>
        </w:rPr>
        <w:t>laws</w:t>
      </w:r>
      <w:r w:rsidR="007751A7" w:rsidRPr="001973B7">
        <w:rPr>
          <w:rFonts w:ascii="Times New Roman" w:hAnsi="Times New Roman" w:cs="Times New Roman"/>
          <w:color w:val="151616"/>
        </w:rPr>
        <w:t xml:space="preserve">. </w:t>
      </w:r>
      <w:r w:rsidR="007751A7" w:rsidRPr="00741467">
        <w:rPr>
          <w:rFonts w:ascii="Times New Roman" w:hAnsi="Times New Roman" w:cs="Times New Roman"/>
          <w:color w:val="151616"/>
        </w:rPr>
        <w:t>If</w:t>
      </w:r>
      <w:r w:rsidR="00B03F79">
        <w:rPr>
          <w:rFonts w:ascii="Times New Roman" w:hAnsi="Times New Roman" w:cs="Times New Roman"/>
          <w:color w:val="151616"/>
        </w:rPr>
        <w:t>,</w:t>
      </w:r>
      <w:r w:rsidR="00B91D86" w:rsidRPr="00741467">
        <w:rPr>
          <w:rFonts w:ascii="Times New Roman" w:hAnsi="Times New Roman" w:cs="Times New Roman"/>
          <w:color w:val="151616"/>
        </w:rPr>
        <w:t xml:space="preserve"> however,</w:t>
      </w:r>
      <w:r w:rsidR="007751A7" w:rsidRPr="00741467">
        <w:rPr>
          <w:rFonts w:ascii="Times New Roman" w:hAnsi="Times New Roman" w:cs="Times New Roman"/>
          <w:color w:val="151616"/>
        </w:rPr>
        <w:t xml:space="preserve"> at any time during the execution of this Agreement and the </w:t>
      </w:r>
      <w:r w:rsidR="00B03F79">
        <w:rPr>
          <w:rFonts w:ascii="Times New Roman" w:hAnsi="Times New Roman" w:cs="Times New Roman"/>
          <w:color w:val="151616"/>
        </w:rPr>
        <w:t>Service Agreement</w:t>
      </w:r>
      <w:r w:rsidR="007751A7" w:rsidRPr="00741467">
        <w:rPr>
          <w:rFonts w:ascii="Times New Roman" w:hAnsi="Times New Roman" w:cs="Times New Roman"/>
          <w:color w:val="151616"/>
        </w:rPr>
        <w:t xml:space="preserve">, </w:t>
      </w:r>
      <w:r w:rsidR="00A74967" w:rsidRPr="00741467">
        <w:rPr>
          <w:rFonts w:ascii="Times New Roman" w:hAnsi="Times New Roman" w:cs="Times New Roman"/>
          <w:color w:val="151616"/>
        </w:rPr>
        <w:t xml:space="preserve">Processor establishes that </w:t>
      </w:r>
      <w:r w:rsidR="007751A7" w:rsidRPr="00741467">
        <w:rPr>
          <w:rFonts w:ascii="Times New Roman" w:hAnsi="Times New Roman" w:cs="Times New Roman"/>
          <w:color w:val="151616"/>
        </w:rPr>
        <w:t xml:space="preserve">Controller’s instructions appear in any way to be unlawful or non-compliant with the applicable </w:t>
      </w:r>
      <w:r w:rsidR="00A53888">
        <w:rPr>
          <w:rFonts w:ascii="Times New Roman" w:hAnsi="Times New Roman" w:cs="Times New Roman"/>
          <w:color w:val="151616"/>
        </w:rPr>
        <w:t>laws</w:t>
      </w:r>
      <w:r w:rsidR="007751A7" w:rsidRPr="00741467">
        <w:rPr>
          <w:rFonts w:ascii="Times New Roman" w:hAnsi="Times New Roman" w:cs="Times New Roman"/>
          <w:color w:val="151616"/>
        </w:rPr>
        <w:t>, Processor shall without undue delay notify this to Controller and wait for further instructions.</w:t>
      </w:r>
      <w:r w:rsidR="00094C67" w:rsidRPr="00741467">
        <w:rPr>
          <w:rFonts w:ascii="Times New Roman" w:hAnsi="Times New Roman" w:cs="Times New Roman"/>
          <w:color w:val="151616"/>
        </w:rPr>
        <w:t xml:space="preserve"> </w:t>
      </w:r>
      <w:r w:rsidR="00FC6FC8">
        <w:rPr>
          <w:rFonts w:ascii="Times New Roman" w:hAnsi="Times New Roman" w:cs="Times New Roman"/>
        </w:rPr>
        <w:t>In such event, if necessary, Processor reserves the right to suspend the Processing until Controller issues further lawful instructions.</w:t>
      </w:r>
    </w:p>
    <w:p w14:paraId="7DCF7A3E" w14:textId="2B570C95" w:rsidR="008A18BF" w:rsidRPr="00D32CB8" w:rsidRDefault="00094C67" w:rsidP="00E44EB0">
      <w:pPr>
        <w:pStyle w:val="ListParagraph"/>
        <w:numPr>
          <w:ilvl w:val="2"/>
          <w:numId w:val="2"/>
        </w:numPr>
        <w:tabs>
          <w:tab w:val="left" w:pos="912"/>
        </w:tabs>
        <w:spacing w:before="240" w:after="240"/>
        <w:ind w:left="0" w:firstLine="0"/>
        <w:jc w:val="both"/>
        <w:rPr>
          <w:rFonts w:ascii="Times New Roman" w:hAnsi="Times New Roman" w:cs="Times New Roman"/>
          <w:color w:val="131513"/>
        </w:rPr>
      </w:pPr>
      <w:r w:rsidRPr="00B23A95">
        <w:rPr>
          <w:rFonts w:ascii="Times New Roman" w:hAnsi="Times New Roman" w:cs="Times New Roman"/>
          <w:color w:val="131513"/>
        </w:rPr>
        <w:t xml:space="preserve">In the event a legal requirement prevents Processor from complying with Controller’s instructions or requires Processor to </w:t>
      </w:r>
      <w:r w:rsidR="007479A4">
        <w:rPr>
          <w:rFonts w:ascii="Times New Roman" w:hAnsi="Times New Roman" w:cs="Times New Roman"/>
          <w:color w:val="131513"/>
        </w:rPr>
        <w:t>P</w:t>
      </w:r>
      <w:r w:rsidRPr="00B23A95">
        <w:rPr>
          <w:rFonts w:ascii="Times New Roman" w:hAnsi="Times New Roman" w:cs="Times New Roman"/>
          <w:color w:val="131513"/>
        </w:rPr>
        <w:t>rocess the Personal data for a particula</w:t>
      </w:r>
      <w:r w:rsidR="0036540C">
        <w:rPr>
          <w:rFonts w:ascii="Times New Roman" w:hAnsi="Times New Roman" w:cs="Times New Roman"/>
          <w:color w:val="131513"/>
        </w:rPr>
        <w:t>r purpose or to disclose the P</w:t>
      </w:r>
      <w:r w:rsidRPr="00B23A95">
        <w:rPr>
          <w:rFonts w:ascii="Times New Roman" w:hAnsi="Times New Roman" w:cs="Times New Roman"/>
          <w:color w:val="131513"/>
        </w:rPr>
        <w:t xml:space="preserve">ersonal </w:t>
      </w:r>
      <w:r w:rsidR="0036540C">
        <w:rPr>
          <w:rFonts w:ascii="Times New Roman" w:hAnsi="Times New Roman" w:cs="Times New Roman"/>
          <w:color w:val="131513"/>
        </w:rPr>
        <w:t>D</w:t>
      </w:r>
      <w:r w:rsidRPr="00B23A95">
        <w:rPr>
          <w:rFonts w:ascii="Times New Roman" w:hAnsi="Times New Roman" w:cs="Times New Roman"/>
          <w:color w:val="131513"/>
        </w:rPr>
        <w:t xml:space="preserve">ata to a </w:t>
      </w:r>
      <w:r w:rsidR="0037054B">
        <w:rPr>
          <w:rFonts w:ascii="Times New Roman" w:hAnsi="Times New Roman" w:cs="Times New Roman"/>
          <w:color w:val="131513"/>
        </w:rPr>
        <w:t>Third P</w:t>
      </w:r>
      <w:r w:rsidRPr="00B23A95">
        <w:rPr>
          <w:rFonts w:ascii="Times New Roman" w:hAnsi="Times New Roman" w:cs="Times New Roman"/>
          <w:color w:val="131513"/>
        </w:rPr>
        <w:t>arty, Processor shall</w:t>
      </w:r>
      <w:r w:rsidR="00D32CB8" w:rsidRPr="00D32CB8">
        <w:rPr>
          <w:rFonts w:ascii="Times New Roman" w:hAnsi="Times New Roman" w:cs="Times New Roman"/>
          <w:color w:val="131513"/>
        </w:rPr>
        <w:t>, to the extent allowed to do so by the applicable laws</w:t>
      </w:r>
      <w:r w:rsidR="00D32CB8">
        <w:rPr>
          <w:rFonts w:ascii="Times New Roman" w:hAnsi="Times New Roman" w:cs="Times New Roman"/>
          <w:color w:val="131513"/>
        </w:rPr>
        <w:t>,</w:t>
      </w:r>
      <w:r w:rsidRPr="00B23A95">
        <w:rPr>
          <w:rFonts w:ascii="Times New Roman" w:hAnsi="Times New Roman" w:cs="Times New Roman"/>
          <w:color w:val="131513"/>
        </w:rPr>
        <w:t xml:space="preserve"> inform Controller in writing of the relevant legal requirement be</w:t>
      </w:r>
      <w:r w:rsidR="005C48AA">
        <w:rPr>
          <w:rFonts w:ascii="Times New Roman" w:hAnsi="Times New Roman" w:cs="Times New Roman"/>
          <w:color w:val="131513"/>
        </w:rPr>
        <w:t>fore carrying out the relevant P</w:t>
      </w:r>
      <w:r w:rsidRPr="00B23A95">
        <w:rPr>
          <w:rFonts w:ascii="Times New Roman" w:hAnsi="Times New Roman" w:cs="Times New Roman"/>
          <w:color w:val="131513"/>
        </w:rPr>
        <w:t xml:space="preserve">rocessing activities and </w:t>
      </w:r>
      <w:r w:rsidR="009B2A02" w:rsidRPr="00D32CB8">
        <w:rPr>
          <w:rFonts w:ascii="Times New Roman" w:hAnsi="Times New Roman" w:cs="Times New Roman"/>
          <w:color w:val="131513"/>
        </w:rPr>
        <w:t xml:space="preserve">reasonably </w:t>
      </w:r>
      <w:r w:rsidRPr="00B23A95">
        <w:rPr>
          <w:rFonts w:ascii="Times New Roman" w:hAnsi="Times New Roman" w:cs="Times New Roman"/>
          <w:color w:val="131513"/>
        </w:rPr>
        <w:t>co-operate with Controller regarding the manner of such disclosure</w:t>
      </w:r>
      <w:r w:rsidR="00517C45">
        <w:rPr>
          <w:rFonts w:ascii="Times New Roman" w:hAnsi="Times New Roman" w:cs="Times New Roman"/>
          <w:color w:val="131513"/>
        </w:rPr>
        <w:t>.</w:t>
      </w:r>
      <w:r w:rsidRPr="00D32CB8">
        <w:rPr>
          <w:rFonts w:ascii="Times New Roman" w:hAnsi="Times New Roman" w:cs="Times New Roman"/>
          <w:color w:val="131513"/>
        </w:rPr>
        <w:t xml:space="preserve"> </w:t>
      </w:r>
    </w:p>
    <w:p w14:paraId="4C45A2D7" w14:textId="709DB25E" w:rsidR="00171744" w:rsidRPr="00A12B1D" w:rsidRDefault="00171744" w:rsidP="00E44EB0">
      <w:pPr>
        <w:pStyle w:val="ListParagraph"/>
        <w:numPr>
          <w:ilvl w:val="2"/>
          <w:numId w:val="2"/>
        </w:numPr>
        <w:tabs>
          <w:tab w:val="left" w:pos="912"/>
        </w:tabs>
        <w:spacing w:after="120"/>
        <w:ind w:left="0" w:firstLine="0"/>
        <w:jc w:val="both"/>
        <w:rPr>
          <w:rFonts w:ascii="Times New Roman" w:hAnsi="Times New Roman" w:cs="Times New Roman"/>
        </w:rPr>
      </w:pPr>
      <w:r w:rsidRPr="0015371D">
        <w:rPr>
          <w:rFonts w:ascii="Times New Roman" w:hAnsi="Times New Roman" w:cs="Times New Roman"/>
        </w:rPr>
        <w:t xml:space="preserve">Controller acknowledges and agrees that Processor </w:t>
      </w:r>
      <w:r>
        <w:rPr>
          <w:rFonts w:ascii="Times New Roman" w:hAnsi="Times New Roman" w:cs="Times New Roman"/>
        </w:rPr>
        <w:t>may</w:t>
      </w:r>
      <w:r w:rsidRPr="0015371D">
        <w:rPr>
          <w:rFonts w:ascii="Times New Roman" w:hAnsi="Times New Roman" w:cs="Times New Roman"/>
        </w:rPr>
        <w:t xml:space="preserve"> need to transfer, disclose or otherwise permit access to the Personal Data to its affiliates or sub-contractors located in different countries</w:t>
      </w:r>
      <w:r w:rsidRPr="00766991">
        <w:rPr>
          <w:rFonts w:ascii="Times New Roman" w:hAnsi="Times New Roman" w:cs="Times New Roman"/>
        </w:rPr>
        <w:t xml:space="preserve"> for the purpose</w:t>
      </w:r>
      <w:r>
        <w:rPr>
          <w:rFonts w:ascii="Times New Roman" w:hAnsi="Times New Roman" w:cs="Times New Roman"/>
        </w:rPr>
        <w:t xml:space="preserve">s described under </w:t>
      </w:r>
      <w:r w:rsidR="001C634F">
        <w:rPr>
          <w:rFonts w:ascii="Times New Roman" w:hAnsi="Times New Roman" w:cs="Times New Roman"/>
        </w:rPr>
        <w:t>Agreement</w:t>
      </w:r>
      <w:r w:rsidRPr="00766991">
        <w:rPr>
          <w:rFonts w:ascii="Times New Roman" w:hAnsi="Times New Roman" w:cs="Times New Roman"/>
        </w:rPr>
        <w:t>.</w:t>
      </w:r>
      <w:r w:rsidRPr="00620DE1">
        <w:rPr>
          <w:rFonts w:ascii="Times New Roman" w:hAnsi="Times New Roman" w:cs="Times New Roman"/>
          <w:bCs/>
          <w:lang w:val="en-GB"/>
        </w:rPr>
        <w:t xml:space="preserve"> Upon signing this Data Processing Agreement,</w:t>
      </w:r>
      <w:r w:rsidRPr="008F377F">
        <w:rPr>
          <w:rFonts w:ascii="Times New Roman" w:hAnsi="Times New Roman" w:cs="Times New Roman"/>
        </w:rPr>
        <w:t xml:space="preserve"> Controller grants Processor </w:t>
      </w:r>
      <w:r w:rsidRPr="00560881">
        <w:rPr>
          <w:rFonts w:ascii="Times New Roman" w:hAnsi="Times New Roman" w:cs="Times New Roman"/>
        </w:rPr>
        <w:t>a general authorization to Process</w:t>
      </w:r>
      <w:r>
        <w:rPr>
          <w:rFonts w:ascii="Times New Roman" w:hAnsi="Times New Roman" w:cs="Times New Roman"/>
        </w:rPr>
        <w:t xml:space="preserve"> in</w:t>
      </w:r>
      <w:r w:rsidRPr="00560881">
        <w:rPr>
          <w:rFonts w:ascii="Times New Roman" w:hAnsi="Times New Roman" w:cs="Times New Roman"/>
        </w:rPr>
        <w:t>, T</w:t>
      </w:r>
      <w:r w:rsidRPr="001A0C38">
        <w:rPr>
          <w:rFonts w:ascii="Times New Roman" w:hAnsi="Times New Roman" w:cs="Times New Roman"/>
        </w:rPr>
        <w:t xml:space="preserve">ransfer, disclose or to otherwise permit access to the Personal Data </w:t>
      </w:r>
      <w:r>
        <w:rPr>
          <w:rFonts w:ascii="Times New Roman" w:hAnsi="Times New Roman" w:cs="Times New Roman"/>
          <w:bCs/>
          <w:lang w:val="en-GB"/>
        </w:rPr>
        <w:t>including to</w:t>
      </w:r>
      <w:r w:rsidRPr="001A0C38">
        <w:rPr>
          <w:rFonts w:ascii="Times New Roman" w:hAnsi="Times New Roman" w:cs="Times New Roman"/>
          <w:bCs/>
          <w:lang w:val="en-GB"/>
        </w:rPr>
        <w:t xml:space="preserve"> its Sub-processors</w:t>
      </w:r>
      <w:r>
        <w:rPr>
          <w:rFonts w:ascii="Times New Roman" w:hAnsi="Times New Roman" w:cs="Times New Roman"/>
          <w:bCs/>
          <w:lang w:val="en-GB"/>
        </w:rPr>
        <w:t>,</w:t>
      </w:r>
      <w:r w:rsidRPr="0015371D">
        <w:rPr>
          <w:rFonts w:ascii="Times New Roman" w:hAnsi="Times New Roman" w:cs="Times New Roman"/>
        </w:rPr>
        <w:t xml:space="preserve"> </w:t>
      </w:r>
      <w:r>
        <w:rPr>
          <w:rFonts w:ascii="Times New Roman" w:hAnsi="Times New Roman" w:cs="Times New Roman"/>
        </w:rPr>
        <w:t>from</w:t>
      </w:r>
      <w:r w:rsidRPr="0015371D">
        <w:rPr>
          <w:rFonts w:ascii="Times New Roman" w:hAnsi="Times New Roman" w:cs="Times New Roman"/>
        </w:rPr>
        <w:t xml:space="preserve"> different countries including outside the EEA, Switzerland and the United Kingdom (“</w:t>
      </w:r>
      <w:r w:rsidRPr="00766991">
        <w:rPr>
          <w:rFonts w:ascii="Times New Roman" w:hAnsi="Times New Roman" w:cs="Times New Roman"/>
          <w:b/>
          <w:bCs/>
        </w:rPr>
        <w:t>UK</w:t>
      </w:r>
      <w:r w:rsidRPr="00766991">
        <w:rPr>
          <w:rFonts w:ascii="Times New Roman" w:hAnsi="Times New Roman" w:cs="Times New Roman"/>
        </w:rPr>
        <w:t>”)</w:t>
      </w:r>
      <w:r>
        <w:rPr>
          <w:rFonts w:ascii="Times New Roman" w:hAnsi="Times New Roman" w:cs="Times New Roman"/>
        </w:rPr>
        <w:t xml:space="preserve"> </w:t>
      </w:r>
      <w:r w:rsidRPr="0015371D">
        <w:rPr>
          <w:rFonts w:ascii="Times New Roman" w:hAnsi="Times New Roman" w:cs="Times New Roman"/>
        </w:rPr>
        <w:t xml:space="preserve">for the purposes </w:t>
      </w:r>
      <w:r w:rsidR="001C634F">
        <w:rPr>
          <w:rFonts w:ascii="Times New Roman" w:hAnsi="Times New Roman" w:cs="Times New Roman"/>
        </w:rPr>
        <w:t>hereunder or under the Service Agreement</w:t>
      </w:r>
      <w:r w:rsidRPr="0015371D">
        <w:rPr>
          <w:rFonts w:ascii="Times New Roman" w:hAnsi="Times New Roman" w:cs="Times New Roman"/>
        </w:rPr>
        <w:t>.</w:t>
      </w:r>
      <w:r w:rsidRPr="003B543A">
        <w:t xml:space="preserve"> </w:t>
      </w:r>
      <w:r w:rsidR="0012196C" w:rsidRPr="001973B7">
        <w:rPr>
          <w:rFonts w:ascii="Times New Roman" w:hAnsi="Times New Roman" w:cs="Times New Roman"/>
          <w:color w:val="131513"/>
        </w:rPr>
        <w:t xml:space="preserve">Notwithstanding the above, Processor will provide Controller with an overview of the countries in which the Personal Data is Processed or </w:t>
      </w:r>
      <w:r w:rsidR="0012196C">
        <w:rPr>
          <w:rFonts w:ascii="Times New Roman" w:hAnsi="Times New Roman" w:cs="Times New Roman"/>
          <w:color w:val="131513"/>
        </w:rPr>
        <w:t>T</w:t>
      </w:r>
      <w:r w:rsidR="0012196C" w:rsidRPr="001973B7">
        <w:rPr>
          <w:rFonts w:ascii="Times New Roman" w:hAnsi="Times New Roman" w:cs="Times New Roman"/>
          <w:color w:val="131513"/>
        </w:rPr>
        <w:t>ransferred to.</w:t>
      </w:r>
      <w:r w:rsidR="0012196C">
        <w:rPr>
          <w:rFonts w:ascii="Times New Roman" w:hAnsi="Times New Roman" w:cs="Times New Roman"/>
          <w:color w:val="131513"/>
        </w:rPr>
        <w:t xml:space="preserve"> </w:t>
      </w:r>
      <w:r w:rsidRPr="000431C2">
        <w:rPr>
          <w:rFonts w:ascii="Times New Roman" w:hAnsi="Times New Roman" w:cs="Times New Roman"/>
          <w:bCs/>
          <w:lang w:val="en-GB"/>
        </w:rPr>
        <w:t>Upon signing this Agreement Controller agrees to the</w:t>
      </w:r>
      <w:r>
        <w:rPr>
          <w:rFonts w:ascii="Times New Roman" w:hAnsi="Times New Roman" w:cs="Times New Roman"/>
          <w:bCs/>
          <w:lang w:val="en-GB"/>
        </w:rPr>
        <w:t xml:space="preserve"> Transfer </w:t>
      </w:r>
      <w:r w:rsidR="00962C98">
        <w:rPr>
          <w:rFonts w:ascii="Times New Roman" w:hAnsi="Times New Roman" w:cs="Times New Roman"/>
          <w:bCs/>
          <w:lang w:val="en-GB"/>
        </w:rPr>
        <w:t xml:space="preserve">locations </w:t>
      </w:r>
      <w:r w:rsidRPr="000431C2">
        <w:rPr>
          <w:rFonts w:ascii="Times New Roman" w:hAnsi="Times New Roman" w:cs="Times New Roman"/>
          <w:bCs/>
          <w:lang w:val="en-GB"/>
        </w:rPr>
        <w:t>listed under Attachment 1 of this Agreement.</w:t>
      </w:r>
    </w:p>
    <w:p w14:paraId="2F1CE894" w14:textId="18D51E49" w:rsidR="00A26576" w:rsidRPr="00F80B6E" w:rsidRDefault="00A12B1D" w:rsidP="00E44EB0">
      <w:pPr>
        <w:pStyle w:val="ListParagraph"/>
        <w:tabs>
          <w:tab w:val="left" w:pos="912"/>
        </w:tabs>
        <w:spacing w:after="120"/>
        <w:ind w:left="0" w:firstLine="0"/>
        <w:jc w:val="both"/>
        <w:rPr>
          <w:ins w:id="50" w:author="Dimova, Stanislava" w:date="2023-03-09T13:45:00Z"/>
          <w:rFonts w:ascii="Times New Roman" w:hAnsi="Times New Roman" w:cs="Times New Roman"/>
          <w:lang w:val="en-GB"/>
        </w:rPr>
      </w:pPr>
      <w:r w:rsidRPr="00A12B1D">
        <w:rPr>
          <w:rFonts w:ascii="Times New Roman" w:hAnsi="Times New Roman" w:cs="Times New Roman"/>
        </w:rPr>
        <w:t xml:space="preserve">Notwithstanding the above Processor reserves the right to amend the Transfer locations and/or Sub-processors used with a thirty (30) days’ advance written notice to Controller, which notice may be provided </w:t>
      </w:r>
      <w:ins w:id="51" w:author="Dimova, Stanislava" w:date="2023-03-09T11:21:00Z">
        <w:r w:rsidR="00C9707D">
          <w:rPr>
            <w:rFonts w:ascii="Times New Roman" w:hAnsi="Times New Roman" w:cs="Times New Roman"/>
          </w:rPr>
          <w:t xml:space="preserve">by e-mail </w:t>
        </w:r>
      </w:ins>
      <w:ins w:id="52" w:author="Dimova, Stanislava" w:date="2023-03-09T11:22:00Z">
        <w:r w:rsidR="00C9707D">
          <w:rPr>
            <w:rFonts w:ascii="Times New Roman" w:hAnsi="Times New Roman" w:cs="Times New Roman"/>
          </w:rPr>
          <w:t xml:space="preserve">or </w:t>
        </w:r>
      </w:ins>
      <w:commentRangeStart w:id="53"/>
      <w:r w:rsidR="0097537C">
        <w:rPr>
          <w:rFonts w:ascii="Times New Roman" w:hAnsi="Times New Roman" w:cs="Times New Roman"/>
        </w:rPr>
        <w:t>upon receipt by</w:t>
      </w:r>
      <w:r w:rsidR="0097537C" w:rsidRPr="00A12B1D">
        <w:rPr>
          <w:rFonts w:ascii="Times New Roman" w:hAnsi="Times New Roman" w:cs="Times New Roman"/>
        </w:rPr>
        <w:t xml:space="preserve"> </w:t>
      </w:r>
      <w:r w:rsidR="0097537C">
        <w:rPr>
          <w:rFonts w:ascii="Times New Roman" w:hAnsi="Times New Roman" w:cs="Times New Roman"/>
        </w:rPr>
        <w:t>certified courier to the Controller address in the introduction of this Agreement</w:t>
      </w:r>
      <w:commentRangeEnd w:id="53"/>
      <w:r w:rsidR="00FE1729">
        <w:rPr>
          <w:rStyle w:val="CommentReference"/>
        </w:rPr>
        <w:commentReference w:id="53"/>
      </w:r>
      <w:r w:rsidRPr="00A12B1D">
        <w:rPr>
          <w:rFonts w:ascii="Times New Roman" w:hAnsi="Times New Roman" w:cs="Times New Roman"/>
        </w:rPr>
        <w:t>.</w:t>
      </w:r>
      <w:ins w:id="54" w:author="Melen Skurka" w:date="2023-02-27T10:32:00Z">
        <w:r w:rsidR="008D29C4">
          <w:rPr>
            <w:rFonts w:ascii="Times New Roman" w:hAnsi="Times New Roman" w:cs="Times New Roman"/>
          </w:rPr>
          <w:t xml:space="preserve"> </w:t>
        </w:r>
        <w:del w:id="55" w:author="Dimova, Stanislava" w:date="2023-03-09T12:32:00Z">
          <w:r w:rsidR="008D29C4" w:rsidRPr="008D29C4" w:rsidDel="00B02A85">
            <w:rPr>
              <w:rFonts w:ascii="Times New Roman" w:hAnsi="Times New Roman" w:cs="Times New Roman"/>
            </w:rPr>
            <w:delText>PlanetArt</w:delText>
          </w:r>
        </w:del>
      </w:ins>
      <w:ins w:id="56" w:author="Dimova, Stanislava" w:date="2023-03-09T12:32:00Z">
        <w:r w:rsidR="00B02A85">
          <w:rPr>
            <w:rFonts w:ascii="Times New Roman" w:hAnsi="Times New Roman" w:cs="Times New Roman"/>
          </w:rPr>
          <w:t>Avanquest</w:t>
        </w:r>
      </w:ins>
      <w:r w:rsidR="008D29C4" w:rsidRPr="008D29C4">
        <w:rPr>
          <w:rFonts w:ascii="Times New Roman" w:hAnsi="Times New Roman" w:cs="Times New Roman"/>
        </w:rPr>
        <w:t xml:space="preserve"> has the right to object</w:t>
      </w:r>
      <w:r w:rsidR="00B02A85">
        <w:rPr>
          <w:rFonts w:ascii="Times New Roman" w:hAnsi="Times New Roman" w:cs="Times New Roman"/>
        </w:rPr>
        <w:t xml:space="preserve">. </w:t>
      </w:r>
      <w:ins w:id="57" w:author="Melen Skurka" w:date="2023-02-27T10:32:00Z">
        <w:del w:id="58" w:author="Dimova, Stanislava" w:date="2023-03-09T11:25:00Z">
          <w:r w:rsidR="008D29C4" w:rsidRPr="008D29C4" w:rsidDel="003F463C">
            <w:rPr>
              <w:rFonts w:ascii="Times New Roman" w:hAnsi="Times New Roman" w:cs="Times New Roman"/>
            </w:rPr>
            <w:delText>,</w:delText>
          </w:r>
        </w:del>
        <w:del w:id="59" w:author="Dimova, Stanislava" w:date="2023-03-09T11:29:00Z">
          <w:r w:rsidR="008D29C4" w:rsidRPr="008D29C4" w:rsidDel="00803BA8">
            <w:rPr>
              <w:rFonts w:ascii="Times New Roman" w:hAnsi="Times New Roman" w:cs="Times New Roman"/>
            </w:rPr>
            <w:delText xml:space="preserve"> </w:delText>
          </w:r>
        </w:del>
        <w:del w:id="60" w:author="Dimova, Stanislava" w:date="2023-03-09T11:25:00Z">
          <w:r w:rsidR="008D29C4" w:rsidRPr="008D29C4" w:rsidDel="00980AC9">
            <w:rPr>
              <w:rFonts w:ascii="Times New Roman" w:hAnsi="Times New Roman" w:cs="Times New Roman"/>
            </w:rPr>
            <w:delText xml:space="preserve">in its sole and absolute discretion (and, if it so objects, </w:delText>
          </w:r>
        </w:del>
        <w:commentRangeStart w:id="61"/>
        <w:del w:id="62" w:author="Dimova, Stanislava" w:date="2023-03-09T11:29:00Z">
          <w:r w:rsidR="008D29C4" w:rsidRPr="008D29C4" w:rsidDel="00803BA8">
            <w:rPr>
              <w:rFonts w:ascii="Times New Roman" w:hAnsi="Times New Roman" w:cs="Times New Roman"/>
            </w:rPr>
            <w:delText xml:space="preserve">it will have the right to terminate the Agreement without cause effective upon written notice thereof, in which case </w:delText>
          </w:r>
          <w:r w:rsidR="008D29C4" w:rsidDel="00803BA8">
            <w:rPr>
              <w:rFonts w:ascii="Times New Roman" w:hAnsi="Times New Roman" w:cs="Times New Roman"/>
            </w:rPr>
            <w:delText>Processor</w:delText>
          </w:r>
          <w:r w:rsidR="008D29C4" w:rsidRPr="008D29C4" w:rsidDel="00803BA8">
            <w:rPr>
              <w:rFonts w:ascii="Times New Roman" w:hAnsi="Times New Roman" w:cs="Times New Roman"/>
            </w:rPr>
            <w:delText xml:space="preserve"> will promptly (but in any event within thirty (30) days) refund to PlanetArt a pro rata amount of any amount prepaid under the Agreement);</w:delText>
          </w:r>
        </w:del>
      </w:ins>
      <w:del w:id="63" w:author="Dimova, Stanislava" w:date="2023-03-09T11:29:00Z">
        <w:r w:rsidRPr="00A12B1D" w:rsidDel="00803BA8">
          <w:rPr>
            <w:rFonts w:ascii="Times New Roman" w:hAnsi="Times New Roman" w:cs="Times New Roman"/>
          </w:rPr>
          <w:delText xml:space="preserve"> </w:delText>
        </w:r>
        <w:commentRangeEnd w:id="61"/>
        <w:r w:rsidR="001C57EF" w:rsidDel="00803BA8">
          <w:rPr>
            <w:rStyle w:val="CommentReference"/>
          </w:rPr>
          <w:commentReference w:id="61"/>
        </w:r>
      </w:del>
      <w:r w:rsidRPr="00A12B1D">
        <w:rPr>
          <w:rFonts w:ascii="Times New Roman" w:hAnsi="Times New Roman" w:cs="Times New Roman"/>
        </w:rPr>
        <w:t>It is expressly agreed by the Parties, that if Controller does not raise any objections to such changes or does not provide any answer until the expiration of the 30 days' time frame from the date of the written notice from Processor, such changes shall be deemed accepted by Controller. Controller agrees not to unreasonably and unjustifiably object to Processor’s request. If Controller objects to a particular Transfer, Controller shall cooperate with Processor in good faith in remedying the situation</w:t>
      </w:r>
      <w:ins w:id="64" w:author="Dimova, Stanislava" w:date="2023-03-09T11:28:00Z">
        <w:r w:rsidR="00803BA8" w:rsidRPr="00803BA8">
          <w:rPr>
            <w:rFonts w:ascii="Times New Roman" w:hAnsi="Times New Roman" w:cs="Times New Roman"/>
          </w:rPr>
          <w:t xml:space="preserve"> </w:t>
        </w:r>
        <w:r w:rsidR="00803BA8" w:rsidRPr="00F80B6E">
          <w:rPr>
            <w:rFonts w:ascii="Times New Roman" w:hAnsi="Times New Roman" w:cs="Times New Roman"/>
          </w:rPr>
          <w:t>in order to ensure the continuity of the Services</w:t>
        </w:r>
      </w:ins>
      <w:r w:rsidRPr="00F80B6E">
        <w:rPr>
          <w:rFonts w:ascii="Times New Roman" w:hAnsi="Times New Roman" w:cs="Times New Roman"/>
        </w:rPr>
        <w:t xml:space="preserve">. </w:t>
      </w:r>
      <w:ins w:id="65" w:author="Dimova, Stanislava" w:date="2023-03-09T13:40:00Z">
        <w:r w:rsidR="00A54A53" w:rsidRPr="00F80B6E">
          <w:rPr>
            <w:rFonts w:ascii="Times New Roman" w:hAnsi="Times New Roman" w:cs="Times New Roman"/>
          </w:rPr>
          <w:t>In the event</w:t>
        </w:r>
      </w:ins>
      <w:ins w:id="66" w:author="Dimova, Stanislava" w:date="2023-03-09T14:21:00Z">
        <w:r w:rsidR="00FB73C0">
          <w:rPr>
            <w:rFonts w:ascii="Times New Roman" w:hAnsi="Times New Roman" w:cs="Times New Roman"/>
          </w:rPr>
          <w:t xml:space="preserve">, Parties cannot find a solution, they </w:t>
        </w:r>
      </w:ins>
      <w:ins w:id="67" w:author="Dimova, Stanislava" w:date="2023-03-09T13:49:00Z">
        <w:r w:rsidR="00D03DD2" w:rsidRPr="00F80B6E">
          <w:rPr>
            <w:rFonts w:ascii="Times New Roman" w:hAnsi="Times New Roman" w:cs="Times New Roman"/>
          </w:rPr>
          <w:t xml:space="preserve">will have the right to terminate </w:t>
        </w:r>
      </w:ins>
      <w:ins w:id="68" w:author="Dimova, Stanislava" w:date="2023-03-09T13:50:00Z">
        <w:r w:rsidR="00D03DD2" w:rsidRPr="00F80B6E">
          <w:rPr>
            <w:rFonts w:ascii="Times New Roman" w:hAnsi="Times New Roman" w:cs="Times New Roman"/>
          </w:rPr>
          <w:t xml:space="preserve">the Service </w:t>
        </w:r>
      </w:ins>
      <w:ins w:id="69" w:author="Dimova, Stanislava" w:date="2023-03-09T13:49:00Z">
        <w:r w:rsidR="00D03DD2" w:rsidRPr="00F80B6E">
          <w:rPr>
            <w:rFonts w:ascii="Times New Roman" w:hAnsi="Times New Roman" w:cs="Times New Roman"/>
          </w:rPr>
          <w:t xml:space="preserve">Agreement </w:t>
        </w:r>
      </w:ins>
      <w:ins w:id="70" w:author="Dimova, Stanislava" w:date="2023-03-09T14:23:00Z">
        <w:r w:rsidR="004211E5">
          <w:rPr>
            <w:rFonts w:ascii="Times New Roman" w:hAnsi="Times New Roman" w:cs="Times New Roman"/>
          </w:rPr>
          <w:t xml:space="preserve">for convenience </w:t>
        </w:r>
      </w:ins>
      <w:ins w:id="71" w:author="Dimova, Stanislava" w:date="2023-03-09T14:26:00Z">
        <w:r w:rsidR="002220ED">
          <w:rPr>
            <w:rFonts w:ascii="Times New Roman" w:hAnsi="Times New Roman" w:cs="Times New Roman"/>
          </w:rPr>
          <w:t xml:space="preserve">in accordance </w:t>
        </w:r>
        <w:r w:rsidR="0010751C">
          <w:rPr>
            <w:rFonts w:ascii="Times New Roman" w:hAnsi="Times New Roman" w:cs="Times New Roman"/>
          </w:rPr>
          <w:t>with each Party’s respective rights and obligations for termination for convenience under section 7 of the Service Agreement</w:t>
        </w:r>
      </w:ins>
      <w:ins w:id="72" w:author="Dimova, Stanislava" w:date="2023-03-09T13:41:00Z">
        <w:r w:rsidR="00A54A53" w:rsidRPr="00F80B6E">
          <w:rPr>
            <w:rFonts w:ascii="Times New Roman" w:hAnsi="Times New Roman" w:cs="Times New Roman"/>
          </w:rPr>
          <w:t>.</w:t>
        </w:r>
      </w:ins>
      <w:ins w:id="73" w:author="Dimova, Stanislava" w:date="2023-03-09T14:29:00Z">
        <w:r w:rsidR="00494795">
          <w:rPr>
            <w:rFonts w:ascii="Times New Roman" w:hAnsi="Times New Roman" w:cs="Times New Roman"/>
          </w:rPr>
          <w:t xml:space="preserve"> </w:t>
        </w:r>
      </w:ins>
      <w:ins w:id="74" w:author="Dimova, Stanislava" w:date="2023-03-09T14:30:00Z">
        <w:r w:rsidR="007E5262">
          <w:rPr>
            <w:rFonts w:ascii="Times New Roman" w:hAnsi="Times New Roman" w:cs="Times New Roman"/>
          </w:rPr>
          <w:t xml:space="preserve">In addition, </w:t>
        </w:r>
      </w:ins>
      <w:ins w:id="75" w:author="Dimova, Stanislava" w:date="2023-03-09T14:27:00Z">
        <w:r w:rsidR="00813B94" w:rsidRPr="00F80B6E">
          <w:rPr>
            <w:rFonts w:ascii="Times New Roman" w:hAnsi="Times New Roman" w:cs="Times New Roman"/>
          </w:rPr>
          <w:t>all amounts due to Ingram Micro under this Agreement or the Service Agreement up until the effective date of such termination shall become immediately due and payable</w:t>
        </w:r>
      </w:ins>
      <w:ins w:id="76" w:author="Dimova, Stanislava" w:date="2023-03-09T14:30:00Z">
        <w:r w:rsidR="007E5262">
          <w:rPr>
            <w:rFonts w:ascii="Times New Roman" w:hAnsi="Times New Roman" w:cs="Times New Roman"/>
          </w:rPr>
          <w:t>.</w:t>
        </w:r>
      </w:ins>
    </w:p>
    <w:p w14:paraId="35FAA2F2" w14:textId="1B61408C" w:rsidR="0034025B" w:rsidRPr="0015371D" w:rsidRDefault="00A12B1D" w:rsidP="004F5882">
      <w:pPr>
        <w:pStyle w:val="ListParagraph"/>
        <w:tabs>
          <w:tab w:val="left" w:pos="912"/>
        </w:tabs>
        <w:spacing w:after="120"/>
        <w:ind w:left="0" w:firstLine="0"/>
        <w:jc w:val="both"/>
        <w:rPr>
          <w:rFonts w:ascii="Times New Roman" w:hAnsi="Times New Roman" w:cs="Times New Roman"/>
        </w:rPr>
      </w:pPr>
      <w:r w:rsidRPr="00F80B6E">
        <w:rPr>
          <w:rFonts w:ascii="Times New Roman" w:hAnsi="Times New Roman" w:cs="Times New Roman"/>
        </w:rPr>
        <w:t xml:space="preserve">For the avoidance of doubt, in such event Processor will not be </w:t>
      </w:r>
      <w:ins w:id="77" w:author="Dimova, Stanislava" w:date="2023-03-09T13:45:00Z">
        <w:r w:rsidR="00E55A4A" w:rsidRPr="00F80B6E">
          <w:rPr>
            <w:rFonts w:ascii="Times New Roman" w:hAnsi="Times New Roman" w:cs="Times New Roman"/>
          </w:rPr>
          <w:t xml:space="preserve">held liable and </w:t>
        </w:r>
      </w:ins>
      <w:r w:rsidRPr="00F80B6E">
        <w:rPr>
          <w:rFonts w:ascii="Times New Roman" w:hAnsi="Times New Roman" w:cs="Times New Roman"/>
        </w:rPr>
        <w:t xml:space="preserve">considered in breach of its </w:t>
      </w:r>
      <w:r w:rsidRPr="00F80B6E">
        <w:rPr>
          <w:rFonts w:ascii="Times New Roman" w:hAnsi="Times New Roman" w:cs="Times New Roman"/>
        </w:rPr>
        <w:lastRenderedPageBreak/>
        <w:t xml:space="preserve">obligations under the Service Agreement or this Agreement </w:t>
      </w:r>
      <w:r w:rsidRPr="00A12B1D">
        <w:rPr>
          <w:rFonts w:ascii="Times New Roman" w:hAnsi="Times New Roman" w:cs="Times New Roman"/>
        </w:rPr>
        <w:t>due to any delays or non-performance of the Services resulting from the objection of Controller to any Transfer of Personal Data.</w:t>
      </w:r>
      <w:ins w:id="78" w:author="Dimova, Stanislava" w:date="2023-03-09T11:29:00Z">
        <w:r w:rsidR="00803BA8" w:rsidRPr="00803BA8">
          <w:rPr>
            <w:rFonts w:ascii="Times New Roman" w:hAnsi="Times New Roman" w:cs="Times New Roman"/>
          </w:rPr>
          <w:t xml:space="preserve"> </w:t>
        </w:r>
      </w:ins>
    </w:p>
    <w:p w14:paraId="1A1534C5" w14:textId="3E170695" w:rsidR="00304CDB" w:rsidRPr="00797C5B" w:rsidRDefault="00183EB2" w:rsidP="00E44EB0">
      <w:pPr>
        <w:pStyle w:val="ListParagraph"/>
        <w:numPr>
          <w:ilvl w:val="2"/>
          <w:numId w:val="2"/>
        </w:numPr>
        <w:spacing w:before="240" w:after="240"/>
        <w:ind w:left="0" w:firstLine="0"/>
        <w:jc w:val="both"/>
        <w:rPr>
          <w:rFonts w:ascii="Times New Roman" w:hAnsi="Times New Roman" w:cs="Times New Roman"/>
          <w:color w:val="131513"/>
        </w:rPr>
      </w:pPr>
      <w:r>
        <w:rPr>
          <w:rFonts w:ascii="Times New Roman" w:hAnsi="Times New Roman" w:cs="Times New Roman"/>
          <w:color w:val="131513"/>
        </w:rPr>
        <w:t>For Personal Data originating from the European Union and subject to the GDPR</w:t>
      </w:r>
      <w:ins w:id="79" w:author="Dimova, Stanislava" w:date="2023-03-09T14:37:00Z">
        <w:r w:rsidR="007E6443">
          <w:rPr>
            <w:rFonts w:ascii="Times New Roman" w:hAnsi="Times New Roman" w:cs="Times New Roman"/>
            <w:color w:val="131513"/>
          </w:rPr>
          <w:t xml:space="preserve">, </w:t>
        </w:r>
      </w:ins>
      <w:ins w:id="80" w:author="Dimova, Stanislava" w:date="2023-03-09T14:38:00Z">
        <w:r w:rsidR="007E6443">
          <w:rPr>
            <w:rFonts w:ascii="Times New Roman" w:hAnsi="Times New Roman" w:cs="Times New Roman"/>
            <w:color w:val="131513"/>
          </w:rPr>
          <w:t>if applicable</w:t>
        </w:r>
      </w:ins>
      <w:r>
        <w:rPr>
          <w:rFonts w:ascii="Times New Roman" w:hAnsi="Times New Roman" w:cs="Times New Roman"/>
          <w:color w:val="131513"/>
        </w:rPr>
        <w:t xml:space="preserve">, </w:t>
      </w:r>
      <w:r w:rsidR="00FF40C3" w:rsidRPr="001973B7">
        <w:rPr>
          <w:rFonts w:ascii="Times New Roman" w:hAnsi="Times New Roman" w:cs="Times New Roman"/>
          <w:color w:val="131513"/>
        </w:rPr>
        <w:t xml:space="preserve"> Parties agree </w:t>
      </w:r>
      <w:r w:rsidR="00F7635D" w:rsidRPr="001973B7">
        <w:rPr>
          <w:rFonts w:ascii="Times New Roman" w:hAnsi="Times New Roman" w:cs="Times New Roman"/>
          <w:color w:val="131513"/>
        </w:rPr>
        <w:t xml:space="preserve">and certify </w:t>
      </w:r>
      <w:r w:rsidR="00FF40C3" w:rsidRPr="001973B7">
        <w:rPr>
          <w:rFonts w:ascii="Times New Roman" w:hAnsi="Times New Roman" w:cs="Times New Roman"/>
          <w:color w:val="131513"/>
        </w:rPr>
        <w:t xml:space="preserve">that </w:t>
      </w:r>
      <w:r w:rsidR="00C107D9" w:rsidRPr="001973B7">
        <w:rPr>
          <w:rFonts w:ascii="Times New Roman" w:hAnsi="Times New Roman" w:cs="Times New Roman"/>
          <w:color w:val="131513"/>
        </w:rPr>
        <w:t>any</w:t>
      </w:r>
      <w:r w:rsidR="00F7635D" w:rsidRPr="001973B7">
        <w:rPr>
          <w:rFonts w:ascii="Times New Roman" w:hAnsi="Times New Roman" w:cs="Times New Roman"/>
          <w:color w:val="131513"/>
        </w:rPr>
        <w:t xml:space="preserve"> disclosure, access or </w:t>
      </w:r>
      <w:r w:rsidR="00FF40C3" w:rsidRPr="001973B7">
        <w:rPr>
          <w:rFonts w:ascii="Times New Roman" w:hAnsi="Times New Roman" w:cs="Times New Roman"/>
          <w:color w:val="131513"/>
        </w:rPr>
        <w:t xml:space="preserve">Data Transfer </w:t>
      </w:r>
      <w:r w:rsidR="00C14026" w:rsidRPr="001973B7">
        <w:rPr>
          <w:rFonts w:ascii="Times New Roman" w:hAnsi="Times New Roman" w:cs="Times New Roman"/>
          <w:color w:val="131513"/>
        </w:rPr>
        <w:t xml:space="preserve">outside the EEA </w:t>
      </w:r>
      <w:r w:rsidR="005266CB" w:rsidRPr="001973B7">
        <w:rPr>
          <w:rFonts w:ascii="Times New Roman" w:hAnsi="Times New Roman" w:cs="Times New Roman"/>
          <w:color w:val="131513"/>
        </w:rPr>
        <w:t xml:space="preserve">of </w:t>
      </w:r>
      <w:r w:rsidR="001E74A2">
        <w:rPr>
          <w:rFonts w:ascii="Times New Roman" w:hAnsi="Times New Roman" w:cs="Times New Roman"/>
          <w:color w:val="131513"/>
        </w:rPr>
        <w:t xml:space="preserve">such </w:t>
      </w:r>
      <w:r w:rsidR="005266CB" w:rsidRPr="001973B7">
        <w:rPr>
          <w:rFonts w:ascii="Times New Roman" w:hAnsi="Times New Roman" w:cs="Times New Roman"/>
          <w:color w:val="131513"/>
        </w:rPr>
        <w:t xml:space="preserve">Personal Data </w:t>
      </w:r>
      <w:r w:rsidR="00C107D9" w:rsidRPr="001973B7">
        <w:rPr>
          <w:rFonts w:ascii="Times New Roman" w:hAnsi="Times New Roman" w:cs="Times New Roman"/>
          <w:color w:val="131513"/>
        </w:rPr>
        <w:t>under this Agreement</w:t>
      </w:r>
      <w:r w:rsidR="001E74A2">
        <w:rPr>
          <w:rFonts w:ascii="Times New Roman" w:hAnsi="Times New Roman" w:cs="Times New Roman"/>
          <w:color w:val="131513"/>
        </w:rPr>
        <w:t xml:space="preserve"> including</w:t>
      </w:r>
      <w:r w:rsidR="005266CB" w:rsidRPr="001973B7">
        <w:rPr>
          <w:rFonts w:ascii="Times New Roman" w:hAnsi="Times New Roman" w:cs="Times New Roman"/>
          <w:color w:val="131513"/>
        </w:rPr>
        <w:t xml:space="preserve"> </w:t>
      </w:r>
      <w:r w:rsidR="00F7635D" w:rsidRPr="001973B7">
        <w:rPr>
          <w:rFonts w:ascii="Times New Roman" w:hAnsi="Times New Roman" w:cs="Times New Roman"/>
          <w:color w:val="131513"/>
        </w:rPr>
        <w:t>to</w:t>
      </w:r>
      <w:r w:rsidR="00F7635D" w:rsidRPr="00A0359A">
        <w:rPr>
          <w:rFonts w:ascii="Times New Roman" w:hAnsi="Times New Roman" w:cs="Times New Roman"/>
          <w:color w:val="131513"/>
        </w:rPr>
        <w:t xml:space="preserve"> the Processor</w:t>
      </w:r>
      <w:r w:rsidR="001E74A2">
        <w:rPr>
          <w:rFonts w:ascii="Times New Roman" w:hAnsi="Times New Roman" w:cs="Times New Roman"/>
          <w:color w:val="131513"/>
        </w:rPr>
        <w:t xml:space="preserve"> </w:t>
      </w:r>
      <w:r w:rsidR="00FF40C3" w:rsidRPr="00A0359A">
        <w:rPr>
          <w:rFonts w:ascii="Times New Roman" w:hAnsi="Times New Roman" w:cs="Times New Roman"/>
          <w:color w:val="131513"/>
        </w:rPr>
        <w:t xml:space="preserve">will </w:t>
      </w:r>
      <w:r w:rsidR="00F7635D" w:rsidRPr="00A0359A">
        <w:rPr>
          <w:rFonts w:ascii="Times New Roman" w:hAnsi="Times New Roman" w:cs="Times New Roman"/>
          <w:color w:val="131513"/>
        </w:rPr>
        <w:t>be performed in compliance</w:t>
      </w:r>
      <w:r w:rsidR="00FF40C3" w:rsidRPr="00A0359A">
        <w:rPr>
          <w:rFonts w:ascii="Times New Roman" w:hAnsi="Times New Roman" w:cs="Times New Roman"/>
          <w:color w:val="131513"/>
        </w:rPr>
        <w:t xml:space="preserve"> with the applicable Data Protection Laws and Regulations,</w:t>
      </w:r>
      <w:r w:rsidR="002C1DC4" w:rsidRPr="00A0359A">
        <w:rPr>
          <w:rFonts w:ascii="Times New Roman" w:hAnsi="Times New Roman" w:cs="Times New Roman"/>
          <w:color w:val="131513"/>
        </w:rPr>
        <w:t xml:space="preserve"> the provisions set forth in this</w:t>
      </w:r>
      <w:r w:rsidR="00FF40C3" w:rsidRPr="00A0359A">
        <w:rPr>
          <w:rFonts w:ascii="Times New Roman" w:hAnsi="Times New Roman" w:cs="Times New Roman"/>
          <w:color w:val="131513"/>
        </w:rPr>
        <w:t xml:space="preserve"> Data Processing Agreement and </w:t>
      </w:r>
      <w:r w:rsidR="00A7643E" w:rsidRPr="00A0359A">
        <w:rPr>
          <w:rFonts w:ascii="Times New Roman" w:hAnsi="Times New Roman" w:cs="Times New Roman"/>
          <w:color w:val="131513"/>
        </w:rPr>
        <w:t xml:space="preserve">only upon </w:t>
      </w:r>
      <w:r w:rsidR="00345C6C">
        <w:rPr>
          <w:rFonts w:ascii="Times New Roman" w:hAnsi="Times New Roman" w:cs="Times New Roman"/>
          <w:color w:val="131513"/>
        </w:rPr>
        <w:t xml:space="preserve">implementing an adequate </w:t>
      </w:r>
      <w:r w:rsidR="004A0D92">
        <w:rPr>
          <w:rFonts w:ascii="Times New Roman" w:hAnsi="Times New Roman" w:cs="Times New Roman"/>
          <w:color w:val="131513"/>
        </w:rPr>
        <w:t xml:space="preserve">and legally </w:t>
      </w:r>
      <w:r w:rsidR="00345C6C">
        <w:rPr>
          <w:rFonts w:ascii="Times New Roman" w:hAnsi="Times New Roman" w:cs="Times New Roman"/>
          <w:color w:val="131513"/>
        </w:rPr>
        <w:t>valid data transfer safeguard mechanism</w:t>
      </w:r>
      <w:r w:rsidR="004A0D92">
        <w:rPr>
          <w:rFonts w:ascii="Times New Roman" w:hAnsi="Times New Roman" w:cs="Times New Roman"/>
          <w:color w:val="131513"/>
        </w:rPr>
        <w:t xml:space="preserve"> as provided by the GDPR</w:t>
      </w:r>
      <w:r w:rsidR="00345C6C">
        <w:rPr>
          <w:rFonts w:ascii="Times New Roman" w:hAnsi="Times New Roman" w:cs="Times New Roman"/>
          <w:color w:val="131513"/>
        </w:rPr>
        <w:t xml:space="preserve">, such as by </w:t>
      </w:r>
      <w:r w:rsidR="00A7643E" w:rsidRPr="00A0359A">
        <w:rPr>
          <w:rFonts w:ascii="Times New Roman" w:hAnsi="Times New Roman" w:cs="Times New Roman"/>
          <w:color w:val="131513"/>
        </w:rPr>
        <w:t>entering into</w:t>
      </w:r>
      <w:r w:rsidR="0011786C" w:rsidRPr="00A0359A">
        <w:rPr>
          <w:rFonts w:ascii="Times New Roman" w:hAnsi="Times New Roman" w:cs="Times New Roman"/>
          <w:color w:val="131513"/>
        </w:rPr>
        <w:t xml:space="preserve"> </w:t>
      </w:r>
      <w:r w:rsidR="00FF40C3" w:rsidRPr="00A0359A">
        <w:rPr>
          <w:rFonts w:ascii="Times New Roman" w:hAnsi="Times New Roman" w:cs="Times New Roman"/>
          <w:color w:val="131513"/>
        </w:rPr>
        <w:t xml:space="preserve">the </w:t>
      </w:r>
      <w:r w:rsidR="00F729DE">
        <w:rPr>
          <w:rFonts w:ascii="Times New Roman" w:hAnsi="Times New Roman" w:cs="Times New Roman"/>
          <w:color w:val="131513"/>
        </w:rPr>
        <w:t xml:space="preserve">appropriate module of the </w:t>
      </w:r>
      <w:r w:rsidR="00FF40C3" w:rsidRPr="00A0359A">
        <w:rPr>
          <w:rFonts w:ascii="Times New Roman" w:hAnsi="Times New Roman" w:cs="Times New Roman"/>
          <w:color w:val="131513"/>
        </w:rPr>
        <w:t>Standard Contractual Clauses</w:t>
      </w:r>
      <w:r w:rsidR="00BA60FA">
        <w:rPr>
          <w:rFonts w:ascii="Times New Roman" w:hAnsi="Times New Roman" w:cs="Times New Roman"/>
        </w:rPr>
        <w:t>.</w:t>
      </w:r>
    </w:p>
    <w:p w14:paraId="66CCE0B6" w14:textId="4C070E78" w:rsidR="00630989" w:rsidRDefault="00630989" w:rsidP="00E44EB0">
      <w:pPr>
        <w:pStyle w:val="ListParagraph"/>
        <w:numPr>
          <w:ilvl w:val="2"/>
          <w:numId w:val="2"/>
        </w:numPr>
        <w:spacing w:before="240" w:after="240"/>
        <w:ind w:left="0" w:firstLine="0"/>
        <w:jc w:val="both"/>
        <w:rPr>
          <w:rFonts w:ascii="Times New Roman" w:hAnsi="Times New Roman" w:cs="Times New Roman"/>
          <w:color w:val="131513"/>
          <w:lang w:val="en-GB"/>
        </w:rPr>
      </w:pPr>
      <w:r w:rsidRPr="00630989">
        <w:rPr>
          <w:rFonts w:ascii="Times New Roman" w:hAnsi="Times New Roman" w:cs="Times New Roman"/>
          <w:color w:val="131513"/>
          <w:lang w:val="en-GB"/>
        </w:rPr>
        <w:t xml:space="preserve">Controller warrants and represents that it will not unlawfully  provide or transfer any Personal Data for Processing by Processor and that any Personal Data provided to Processor for Processing has been collected and obtained lawfully, using valid legal grounds and in compliance with the principles related to the processing of Personal Data as provided under the </w:t>
      </w:r>
      <w:r w:rsidR="004E492D">
        <w:rPr>
          <w:rFonts w:ascii="Times New Roman" w:hAnsi="Times New Roman" w:cs="Times New Roman"/>
          <w:color w:val="131513"/>
          <w:lang w:val="en-GB"/>
        </w:rPr>
        <w:t>Data Protection Laws and Regulations</w:t>
      </w:r>
      <w:r w:rsidRPr="00630989">
        <w:rPr>
          <w:rFonts w:ascii="Times New Roman" w:hAnsi="Times New Roman" w:cs="Times New Roman"/>
          <w:color w:val="131513"/>
          <w:lang w:val="en-GB"/>
        </w:rPr>
        <w:t>, such as  where needed, the Data Subject has given its consent to the Processing of its Personal Data by Processor. Controller also acknowledges and agrees that it has the sole responsibility of obtaining all necessary consents for the Processing of Personal Data under this Data Processing Agreement and thereby warrants and represents that where such consent is needed, Controller has obtained Data Subject’s consent and upon written request by the Processor, copies of such consents will be provided to Processor.</w:t>
      </w:r>
    </w:p>
    <w:p w14:paraId="28E2431D" w14:textId="34C8CBA2" w:rsidR="0097537C" w:rsidRDefault="0097537C" w:rsidP="0097537C">
      <w:pPr>
        <w:pStyle w:val="ListParagraph"/>
        <w:numPr>
          <w:ilvl w:val="2"/>
          <w:numId w:val="2"/>
        </w:numPr>
        <w:spacing w:before="240" w:after="240"/>
        <w:ind w:left="0" w:firstLine="0"/>
        <w:jc w:val="both"/>
        <w:rPr>
          <w:rFonts w:ascii="Times New Roman" w:hAnsi="Times New Roman" w:cs="Times New Roman"/>
          <w:color w:val="131513"/>
        </w:rPr>
      </w:pPr>
      <w:r>
        <w:rPr>
          <w:rFonts w:ascii="Times New Roman" w:hAnsi="Times New Roman" w:cs="Times New Roman"/>
          <w:color w:val="131513"/>
          <w:lang w:val="en-GB"/>
        </w:rPr>
        <w:t>Processor: (i</w:t>
      </w:r>
      <w:commentRangeStart w:id="81"/>
      <w:r>
        <w:rPr>
          <w:rFonts w:ascii="Times New Roman" w:hAnsi="Times New Roman" w:cs="Times New Roman"/>
          <w:color w:val="131513"/>
          <w:lang w:val="en-GB"/>
        </w:rPr>
        <w:t xml:space="preserve">) </w:t>
      </w:r>
      <w:del w:id="82" w:author="Dimova, Stanislava" w:date="2023-03-09T14:34:00Z">
        <w:r w:rsidRPr="0097537C" w:rsidDel="001434AC">
          <w:rPr>
            <w:rFonts w:ascii="Times New Roman" w:hAnsi="Times New Roman" w:cs="Times New Roman"/>
            <w:color w:val="131513"/>
          </w:rPr>
          <w:delText xml:space="preserve">will comply with the </w:delText>
        </w:r>
        <w:r w:rsidDel="001434AC">
          <w:rPr>
            <w:rFonts w:ascii="Times New Roman" w:hAnsi="Times New Roman" w:cs="Times New Roman"/>
            <w:color w:val="131513"/>
          </w:rPr>
          <w:delText>Data Protection Laws and Regulations</w:delText>
        </w:r>
        <w:r w:rsidRPr="0097537C" w:rsidDel="001434AC">
          <w:rPr>
            <w:rFonts w:ascii="Times New Roman" w:hAnsi="Times New Roman" w:cs="Times New Roman"/>
            <w:color w:val="131513"/>
          </w:rPr>
          <w:delText xml:space="preserve"> when collecting, using, retaining, or disclosing Personal </w:delText>
        </w:r>
        <w:r w:rsidDel="001434AC">
          <w:rPr>
            <w:rFonts w:ascii="Times New Roman" w:hAnsi="Times New Roman" w:cs="Times New Roman"/>
            <w:color w:val="131513"/>
          </w:rPr>
          <w:delText>Data</w:delText>
        </w:r>
        <w:r w:rsidRPr="0097537C" w:rsidDel="001434AC">
          <w:rPr>
            <w:rFonts w:ascii="Times New Roman" w:hAnsi="Times New Roman" w:cs="Times New Roman"/>
            <w:color w:val="131513"/>
          </w:rPr>
          <w:delText xml:space="preserve">; (ii) </w:delText>
        </w:r>
      </w:del>
      <w:commentRangeEnd w:id="81"/>
      <w:r w:rsidR="001434AC">
        <w:rPr>
          <w:rStyle w:val="CommentReference"/>
        </w:rPr>
        <w:commentReference w:id="81"/>
      </w:r>
      <w:r w:rsidRPr="0097537C">
        <w:rPr>
          <w:rFonts w:ascii="Times New Roman" w:hAnsi="Times New Roman" w:cs="Times New Roman"/>
          <w:color w:val="131513"/>
        </w:rPr>
        <w:t xml:space="preserve">represents and warrants that </w:t>
      </w:r>
      <w:ins w:id="83" w:author="Dimova, Stanislava" w:date="2023-03-09T14:35:00Z">
        <w:r w:rsidR="00926C45">
          <w:rPr>
            <w:rFonts w:ascii="Times New Roman" w:hAnsi="Times New Roman" w:cs="Times New Roman"/>
            <w:color w:val="131513"/>
          </w:rPr>
          <w:t xml:space="preserve">where the </w:t>
        </w:r>
        <w:r w:rsidR="003A4B62" w:rsidRPr="003A4B62">
          <w:rPr>
            <w:rFonts w:ascii="Times New Roman" w:hAnsi="Times New Roman" w:cs="Times New Roman"/>
            <w:color w:val="131513"/>
          </w:rPr>
          <w:t>California Privacy Rights Act</w:t>
        </w:r>
        <w:r w:rsidR="003A4B62">
          <w:rPr>
            <w:rFonts w:ascii="Times New Roman" w:hAnsi="Times New Roman" w:cs="Times New Roman"/>
            <w:color w:val="131513"/>
          </w:rPr>
          <w:t xml:space="preserve"> (“CPRA”) applies to the Processing, </w:t>
        </w:r>
      </w:ins>
      <w:r w:rsidRPr="0097537C">
        <w:rPr>
          <w:rFonts w:ascii="Times New Roman" w:hAnsi="Times New Roman" w:cs="Times New Roman"/>
          <w:color w:val="131513"/>
        </w:rPr>
        <w:t xml:space="preserve">it understands the restrictions and prohibitions of the </w:t>
      </w:r>
      <w:del w:id="84" w:author="Dimova, Stanislava" w:date="2023-03-09T14:35:00Z">
        <w:r w:rsidDel="00E9582A">
          <w:rPr>
            <w:rFonts w:ascii="Times New Roman" w:hAnsi="Times New Roman" w:cs="Times New Roman"/>
            <w:color w:val="131513"/>
          </w:rPr>
          <w:delText>Data Protection Laws and Regulations</w:delText>
        </w:r>
      </w:del>
      <w:ins w:id="85" w:author="Dimova, Stanislava" w:date="2023-03-09T14:35:00Z">
        <w:r w:rsidR="00E9582A">
          <w:rPr>
            <w:rFonts w:ascii="Times New Roman" w:hAnsi="Times New Roman" w:cs="Times New Roman"/>
            <w:color w:val="131513"/>
          </w:rPr>
          <w:t>CPRA</w:t>
        </w:r>
      </w:ins>
      <w:r w:rsidRPr="0097537C">
        <w:rPr>
          <w:rFonts w:ascii="Times New Roman" w:hAnsi="Times New Roman" w:cs="Times New Roman"/>
          <w:color w:val="131513"/>
        </w:rPr>
        <w:t xml:space="preserve"> on selling Personal </w:t>
      </w:r>
      <w:r>
        <w:rPr>
          <w:rFonts w:ascii="Times New Roman" w:hAnsi="Times New Roman" w:cs="Times New Roman"/>
          <w:color w:val="131513"/>
        </w:rPr>
        <w:t>Data</w:t>
      </w:r>
      <w:r w:rsidRPr="0097537C">
        <w:rPr>
          <w:rFonts w:ascii="Times New Roman" w:hAnsi="Times New Roman" w:cs="Times New Roman"/>
          <w:color w:val="131513"/>
        </w:rPr>
        <w:t xml:space="preserve"> and on collecting, retaining, using, or disclosing Personal </w:t>
      </w:r>
      <w:del w:id="86" w:author="Dimova, Stanislava" w:date="2023-03-09T14:34:00Z">
        <w:r w:rsidRPr="0097537C" w:rsidDel="001434AC">
          <w:rPr>
            <w:rFonts w:ascii="Times New Roman" w:hAnsi="Times New Roman" w:cs="Times New Roman"/>
            <w:color w:val="131513"/>
          </w:rPr>
          <w:delText>Information</w:delText>
        </w:r>
      </w:del>
      <w:ins w:id="87" w:author="Dimova, Stanislava" w:date="2023-03-09T14:34:00Z">
        <w:r w:rsidR="001434AC">
          <w:rPr>
            <w:rFonts w:ascii="Times New Roman" w:hAnsi="Times New Roman" w:cs="Times New Roman"/>
            <w:color w:val="131513"/>
          </w:rPr>
          <w:t>Data</w:t>
        </w:r>
      </w:ins>
      <w:r w:rsidRPr="0097537C">
        <w:rPr>
          <w:rFonts w:ascii="Times New Roman" w:hAnsi="Times New Roman" w:cs="Times New Roman"/>
          <w:color w:val="131513"/>
        </w:rPr>
        <w:t xml:space="preserve"> outside of a direct business relationship, and that </w:t>
      </w:r>
      <w:r>
        <w:rPr>
          <w:rFonts w:ascii="Times New Roman" w:hAnsi="Times New Roman" w:cs="Times New Roman"/>
          <w:color w:val="131513"/>
        </w:rPr>
        <w:t>Processor</w:t>
      </w:r>
      <w:r w:rsidRPr="0097537C">
        <w:rPr>
          <w:rFonts w:ascii="Times New Roman" w:hAnsi="Times New Roman" w:cs="Times New Roman"/>
          <w:color w:val="131513"/>
        </w:rPr>
        <w:t xml:space="preserve"> will comply therewith</w:t>
      </w:r>
      <w:del w:id="88" w:author="Dimova, Stanislava" w:date="2023-03-09T14:38:00Z">
        <w:r w:rsidRPr="0097537C" w:rsidDel="009E59CA">
          <w:rPr>
            <w:rFonts w:ascii="Times New Roman" w:hAnsi="Times New Roman" w:cs="Times New Roman"/>
            <w:color w:val="131513"/>
          </w:rPr>
          <w:delText>;</w:delText>
        </w:r>
      </w:del>
      <w:ins w:id="89" w:author="Dimova, Stanislava" w:date="2023-03-09T14:38:00Z">
        <w:r w:rsidR="009E59CA">
          <w:rPr>
            <w:rFonts w:ascii="Times New Roman" w:hAnsi="Times New Roman" w:cs="Times New Roman"/>
            <w:color w:val="131513"/>
          </w:rPr>
          <w:t>.</w:t>
        </w:r>
      </w:ins>
      <w:ins w:id="90" w:author="Melen Skurka" w:date="2023-02-27T10:26:00Z">
        <w:r w:rsidRPr="0097537C">
          <w:rPr>
            <w:rFonts w:ascii="Times New Roman" w:hAnsi="Times New Roman" w:cs="Times New Roman"/>
            <w:color w:val="131513"/>
          </w:rPr>
          <w:t xml:space="preserve"> </w:t>
        </w:r>
        <w:commentRangeStart w:id="91"/>
        <w:del w:id="92" w:author="Dimova, Stanislava" w:date="2023-03-09T14:38:00Z">
          <w:r w:rsidRPr="0097537C" w:rsidDel="009E59CA">
            <w:rPr>
              <w:rFonts w:ascii="Times New Roman" w:hAnsi="Times New Roman" w:cs="Times New Roman"/>
              <w:color w:val="131513"/>
            </w:rPr>
            <w:delText xml:space="preserve">and (iii) will promptly, and in no case later than one (1) day after the date upon on which </w:delText>
          </w:r>
        </w:del>
      </w:ins>
      <w:ins w:id="93" w:author="Melen Skurka" w:date="2023-02-27T10:27:00Z">
        <w:del w:id="94" w:author="Dimova, Stanislava" w:date="2023-03-09T14:38:00Z">
          <w:r w:rsidDel="009E59CA">
            <w:rPr>
              <w:rFonts w:ascii="Times New Roman" w:hAnsi="Times New Roman" w:cs="Times New Roman"/>
              <w:color w:val="131513"/>
            </w:rPr>
            <w:delText>Processor</w:delText>
          </w:r>
        </w:del>
      </w:ins>
      <w:ins w:id="95" w:author="Melen Skurka" w:date="2023-02-27T10:26:00Z">
        <w:del w:id="96" w:author="Dimova, Stanislava" w:date="2023-03-09T14:38:00Z">
          <w:r w:rsidRPr="0097537C" w:rsidDel="009E59CA">
            <w:rPr>
              <w:rFonts w:ascii="Times New Roman" w:hAnsi="Times New Roman" w:cs="Times New Roman"/>
              <w:color w:val="131513"/>
            </w:rPr>
            <w:delText xml:space="preserve"> first becomes aware thereof, provide </w:delText>
          </w:r>
        </w:del>
        <w:del w:id="97" w:author="Dimova, Stanislava" w:date="2023-03-09T12:24:00Z">
          <w:r w:rsidRPr="0097537C" w:rsidDel="004258E5">
            <w:rPr>
              <w:rFonts w:ascii="Times New Roman" w:hAnsi="Times New Roman" w:cs="Times New Roman"/>
              <w:color w:val="131513"/>
            </w:rPr>
            <w:delText>PlanetArt</w:delText>
          </w:r>
        </w:del>
        <w:del w:id="98" w:author="Dimova, Stanislava" w:date="2023-03-09T14:38:00Z">
          <w:r w:rsidRPr="0097537C" w:rsidDel="009E59CA">
            <w:rPr>
              <w:rFonts w:ascii="Times New Roman" w:hAnsi="Times New Roman" w:cs="Times New Roman"/>
              <w:color w:val="131513"/>
            </w:rPr>
            <w:delText xml:space="preserve"> with written notice if </w:delText>
          </w:r>
        </w:del>
      </w:ins>
      <w:ins w:id="99" w:author="Melen Skurka" w:date="2023-02-27T10:27:00Z">
        <w:del w:id="100" w:author="Dimova, Stanislava" w:date="2023-03-09T14:38:00Z">
          <w:r w:rsidDel="009E59CA">
            <w:rPr>
              <w:rFonts w:ascii="Times New Roman" w:hAnsi="Times New Roman" w:cs="Times New Roman"/>
              <w:color w:val="131513"/>
            </w:rPr>
            <w:delText>Processor</w:delText>
          </w:r>
        </w:del>
      </w:ins>
      <w:ins w:id="101" w:author="Melen Skurka" w:date="2023-02-27T10:26:00Z">
        <w:del w:id="102" w:author="Dimova, Stanislava" w:date="2023-03-09T14:38:00Z">
          <w:r w:rsidRPr="0097537C" w:rsidDel="009E59CA">
            <w:rPr>
              <w:rFonts w:ascii="Times New Roman" w:hAnsi="Times New Roman" w:cs="Times New Roman"/>
              <w:color w:val="131513"/>
            </w:rPr>
            <w:delText xml:space="preserve"> becomes </w:delText>
          </w:r>
        </w:del>
      </w:ins>
      <w:ins w:id="103" w:author="Melen Skurka" w:date="2023-02-27T10:27:00Z">
        <w:del w:id="104" w:author="Dimova, Stanislava" w:date="2023-03-09T14:38:00Z">
          <w:r w:rsidDel="009E59CA">
            <w:rPr>
              <w:rFonts w:ascii="Times New Roman" w:hAnsi="Times New Roman" w:cs="Times New Roman"/>
              <w:color w:val="131513"/>
            </w:rPr>
            <w:delText>aware of any action or inaction that has resulted in a breach of this Agreement.</w:delText>
          </w:r>
        </w:del>
      </w:ins>
      <w:commentRangeEnd w:id="91"/>
      <w:r w:rsidR="00B43102">
        <w:rPr>
          <w:rStyle w:val="CommentReference"/>
        </w:rPr>
        <w:commentReference w:id="91"/>
      </w:r>
    </w:p>
    <w:p w14:paraId="45C2E510" w14:textId="421262FF" w:rsidR="0097537C" w:rsidRPr="00B43102" w:rsidRDefault="0097537C" w:rsidP="0097537C">
      <w:pPr>
        <w:pStyle w:val="ListParagraph"/>
        <w:numPr>
          <w:ilvl w:val="2"/>
          <w:numId w:val="2"/>
        </w:numPr>
        <w:spacing w:before="240" w:after="240"/>
        <w:ind w:left="0" w:firstLine="0"/>
        <w:jc w:val="both"/>
        <w:rPr>
          <w:rFonts w:ascii="Times New Roman" w:hAnsi="Times New Roman" w:cs="Times New Roman"/>
          <w:color w:val="131513"/>
        </w:rPr>
      </w:pPr>
      <w:r w:rsidRPr="00B43102">
        <w:rPr>
          <w:rFonts w:ascii="Times New Roman" w:hAnsi="Times New Roman" w:cs="Times New Roman"/>
          <w:color w:val="131513"/>
        </w:rPr>
        <w:t xml:space="preserve">Processor: (i) represents and warrants that it has no reason to believe any of the </w:t>
      </w:r>
      <w:r>
        <w:rPr>
          <w:rFonts w:ascii="Times New Roman" w:hAnsi="Times New Roman" w:cs="Times New Roman"/>
          <w:color w:val="131513"/>
        </w:rPr>
        <w:t>Data Protection Laws and Regulations</w:t>
      </w:r>
      <w:r w:rsidRPr="0097537C">
        <w:rPr>
          <w:rFonts w:ascii="Times New Roman" w:hAnsi="Times New Roman" w:cs="Times New Roman"/>
          <w:color w:val="131513"/>
        </w:rPr>
        <w:t xml:space="preserve"> </w:t>
      </w:r>
      <w:r w:rsidRPr="00B43102">
        <w:rPr>
          <w:rFonts w:ascii="Times New Roman" w:hAnsi="Times New Roman" w:cs="Times New Roman"/>
          <w:color w:val="131513"/>
        </w:rPr>
        <w:t xml:space="preserve">prevent it from performing </w:t>
      </w:r>
      <w:ins w:id="105" w:author="Dimova, Stanislava" w:date="2023-03-09T14:40:00Z">
        <w:r w:rsidR="00D937C8">
          <w:rPr>
            <w:rFonts w:ascii="Times New Roman" w:hAnsi="Times New Roman" w:cs="Times New Roman"/>
            <w:color w:val="131513"/>
          </w:rPr>
          <w:t xml:space="preserve">the Services </w:t>
        </w:r>
      </w:ins>
      <w:r w:rsidRPr="00B43102">
        <w:rPr>
          <w:rFonts w:ascii="Times New Roman" w:hAnsi="Times New Roman" w:cs="Times New Roman"/>
          <w:color w:val="131513"/>
        </w:rPr>
        <w:t xml:space="preserve">under the </w:t>
      </w:r>
      <w:r>
        <w:rPr>
          <w:rFonts w:ascii="Times New Roman" w:hAnsi="Times New Roman" w:cs="Times New Roman"/>
          <w:color w:val="131513"/>
        </w:rPr>
        <w:t xml:space="preserve">Service </w:t>
      </w:r>
      <w:r w:rsidRPr="00B43102">
        <w:rPr>
          <w:rFonts w:ascii="Times New Roman" w:hAnsi="Times New Roman" w:cs="Times New Roman"/>
          <w:color w:val="131513"/>
        </w:rPr>
        <w:t>Agreement</w:t>
      </w:r>
      <w:del w:id="106" w:author="Dimova, Stanislava" w:date="2023-03-09T14:40:00Z">
        <w:r w:rsidRPr="00B43102" w:rsidDel="00D937C8">
          <w:rPr>
            <w:rFonts w:ascii="Times New Roman" w:hAnsi="Times New Roman" w:cs="Times New Roman"/>
            <w:color w:val="131513"/>
          </w:rPr>
          <w:delText xml:space="preserve"> or this </w:delText>
        </w:r>
        <w:r w:rsidDel="00D937C8">
          <w:rPr>
            <w:rFonts w:ascii="Times New Roman" w:hAnsi="Times New Roman" w:cs="Times New Roman"/>
            <w:color w:val="131513"/>
          </w:rPr>
          <w:delText>Agreement</w:delText>
        </w:r>
      </w:del>
      <w:commentRangeStart w:id="107"/>
      <w:del w:id="108" w:author="Dimova, Stanislava" w:date="2023-03-09T14:41:00Z">
        <w:r w:rsidRPr="00B43102" w:rsidDel="007C6D77">
          <w:rPr>
            <w:rFonts w:ascii="Times New Roman" w:hAnsi="Times New Roman" w:cs="Times New Roman"/>
            <w:color w:val="131513"/>
          </w:rPr>
          <w:delText xml:space="preserve">; and (ii) will promptly, and in no case later than one (1) day after the date upon on which </w:delText>
        </w:r>
        <w:r w:rsidDel="007C6D77">
          <w:rPr>
            <w:rFonts w:ascii="Times New Roman" w:hAnsi="Times New Roman" w:cs="Times New Roman"/>
            <w:color w:val="131513"/>
          </w:rPr>
          <w:delText>Processor</w:delText>
        </w:r>
        <w:r w:rsidRPr="00B43102" w:rsidDel="007C6D77">
          <w:rPr>
            <w:rFonts w:ascii="Times New Roman" w:hAnsi="Times New Roman" w:cs="Times New Roman"/>
            <w:color w:val="131513"/>
          </w:rPr>
          <w:delText xml:space="preserve"> first becomes aware thereof, notify </w:delText>
        </w:r>
      </w:del>
      <w:del w:id="109" w:author="Dimova, Stanislava" w:date="2023-03-09T12:24:00Z">
        <w:r w:rsidRPr="00B43102" w:rsidDel="004258E5">
          <w:rPr>
            <w:rFonts w:ascii="Times New Roman" w:hAnsi="Times New Roman" w:cs="Times New Roman"/>
            <w:color w:val="131513"/>
          </w:rPr>
          <w:delText>PlanetArt</w:delText>
        </w:r>
      </w:del>
      <w:del w:id="110" w:author="Dimova, Stanislava" w:date="2023-03-09T14:41:00Z">
        <w:r w:rsidRPr="00B43102" w:rsidDel="007C6D77">
          <w:delText xml:space="preserve"> of any changes to the </w:delText>
        </w:r>
        <w:r w:rsidDel="007C6D77">
          <w:rPr>
            <w:rFonts w:ascii="Times New Roman" w:hAnsi="Times New Roman" w:cs="Times New Roman"/>
            <w:color w:val="131513"/>
          </w:rPr>
          <w:delText>Data Protection Laws and Regulations</w:delText>
        </w:r>
        <w:r w:rsidRPr="0097537C" w:rsidDel="007C6D77">
          <w:rPr>
            <w:rFonts w:ascii="Times New Roman" w:hAnsi="Times New Roman" w:cs="Times New Roman"/>
            <w:color w:val="131513"/>
          </w:rPr>
          <w:delText xml:space="preserve"> </w:delText>
        </w:r>
        <w:r w:rsidRPr="00B43102" w:rsidDel="007C6D77">
          <w:delText xml:space="preserve">that may adversely affect </w:delText>
        </w:r>
        <w:r w:rsidDel="007C6D77">
          <w:rPr>
            <w:rFonts w:ascii="Times New Roman" w:hAnsi="Times New Roman" w:cs="Times New Roman"/>
            <w:color w:val="131513"/>
          </w:rPr>
          <w:delText>Processor’s</w:delText>
        </w:r>
        <w:r w:rsidRPr="00B43102" w:rsidDel="007C6D77">
          <w:rPr>
            <w:rFonts w:ascii="Times New Roman" w:hAnsi="Times New Roman" w:cs="Times New Roman"/>
            <w:color w:val="131513"/>
          </w:rPr>
          <w:delText xml:space="preserve"> performance under the</w:delText>
        </w:r>
        <w:r w:rsidDel="007C6D77">
          <w:rPr>
            <w:rFonts w:ascii="Times New Roman" w:hAnsi="Times New Roman" w:cs="Times New Roman"/>
            <w:color w:val="131513"/>
          </w:rPr>
          <w:delText xml:space="preserve"> Service</w:delText>
        </w:r>
        <w:r w:rsidRPr="00B43102" w:rsidDel="007C6D77">
          <w:rPr>
            <w:rFonts w:ascii="Times New Roman" w:hAnsi="Times New Roman" w:cs="Times New Roman"/>
            <w:color w:val="131513"/>
          </w:rPr>
          <w:delText xml:space="preserve"> Agreement or this </w:delText>
        </w:r>
        <w:r w:rsidDel="007C6D77">
          <w:rPr>
            <w:rFonts w:ascii="Times New Roman" w:hAnsi="Times New Roman" w:cs="Times New Roman"/>
            <w:color w:val="131513"/>
          </w:rPr>
          <w:delText>Agreement</w:delText>
        </w:r>
      </w:del>
      <w:commentRangeEnd w:id="107"/>
      <w:r w:rsidR="007C6D77">
        <w:rPr>
          <w:rStyle w:val="CommentReference"/>
        </w:rPr>
        <w:commentReference w:id="107"/>
      </w:r>
      <w:ins w:id="111" w:author="Melen Skurka" w:date="2023-02-27T10:28:00Z">
        <w:r w:rsidRPr="00B43102">
          <w:rPr>
            <w:rFonts w:ascii="Times New Roman" w:hAnsi="Times New Roman" w:cs="Times New Roman"/>
            <w:color w:val="131513"/>
          </w:rPr>
          <w:t xml:space="preserve">. </w:t>
        </w:r>
      </w:ins>
    </w:p>
    <w:p w14:paraId="5917D8F4" w14:textId="734B0AC7" w:rsidR="00B209C1" w:rsidRPr="00580875" w:rsidRDefault="00580875" w:rsidP="00E44EB0">
      <w:pPr>
        <w:pStyle w:val="ListParagraph"/>
        <w:numPr>
          <w:ilvl w:val="2"/>
          <w:numId w:val="2"/>
        </w:numPr>
        <w:spacing w:after="240"/>
        <w:ind w:left="0" w:firstLine="0"/>
        <w:jc w:val="both"/>
        <w:rPr>
          <w:rFonts w:ascii="Times New Roman" w:hAnsi="Times New Roman" w:cs="Times New Roman"/>
        </w:rPr>
      </w:pPr>
      <w:r>
        <w:rPr>
          <w:rFonts w:ascii="Times New Roman" w:hAnsi="Times New Roman" w:cs="Times New Roman"/>
        </w:rPr>
        <w:t xml:space="preserve">Where </w:t>
      </w:r>
      <w:r w:rsidRPr="003B543A">
        <w:rPr>
          <w:rFonts w:ascii="Times New Roman" w:hAnsi="Times New Roman" w:cs="Times New Roman"/>
        </w:rPr>
        <w:t>required under the applicable Data Protection Laws</w:t>
      </w:r>
      <w:r>
        <w:rPr>
          <w:rFonts w:ascii="Times New Roman" w:hAnsi="Times New Roman" w:cs="Times New Roman"/>
        </w:rPr>
        <w:t xml:space="preserve"> and Regulations and t</w:t>
      </w:r>
      <w:r w:rsidRPr="00DE2A17">
        <w:rPr>
          <w:rFonts w:ascii="Times New Roman" w:hAnsi="Times New Roman" w:cs="Times New Roman"/>
        </w:rPr>
        <w:t xml:space="preserve">aking into account the nature of </w:t>
      </w:r>
      <w:r>
        <w:rPr>
          <w:rFonts w:ascii="Times New Roman" w:hAnsi="Times New Roman" w:cs="Times New Roman"/>
        </w:rPr>
        <w:t>the P</w:t>
      </w:r>
      <w:r w:rsidRPr="00DE2A17">
        <w:rPr>
          <w:rFonts w:ascii="Times New Roman" w:hAnsi="Times New Roman" w:cs="Times New Roman"/>
        </w:rPr>
        <w:t xml:space="preserve">rocessing and the information available to the </w:t>
      </w:r>
      <w:r>
        <w:rPr>
          <w:rFonts w:ascii="Times New Roman" w:hAnsi="Times New Roman" w:cs="Times New Roman"/>
        </w:rPr>
        <w:t>P</w:t>
      </w:r>
      <w:r w:rsidRPr="00DE2A17">
        <w:rPr>
          <w:rFonts w:ascii="Times New Roman" w:hAnsi="Times New Roman" w:cs="Times New Roman"/>
        </w:rPr>
        <w:t>rocessor</w:t>
      </w:r>
      <w:r>
        <w:rPr>
          <w:rFonts w:ascii="Times New Roman" w:hAnsi="Times New Roman" w:cs="Times New Roman"/>
        </w:rPr>
        <w:t>, u</w:t>
      </w:r>
      <w:r w:rsidRPr="003B543A">
        <w:rPr>
          <w:rFonts w:ascii="Times New Roman" w:hAnsi="Times New Roman" w:cs="Times New Roman"/>
        </w:rPr>
        <w:t xml:space="preserve">pon Controller’s request, Processor shall provide Controller with reasonable cooperation and assistance needed to fulfill Controller’s obligations under the Data Protection Laws </w:t>
      </w:r>
      <w:r w:rsidR="006D66B1">
        <w:rPr>
          <w:rFonts w:ascii="Times New Roman" w:hAnsi="Times New Roman" w:cs="Times New Roman"/>
        </w:rPr>
        <w:t xml:space="preserve">and Regulations, </w:t>
      </w:r>
      <w:r>
        <w:rPr>
          <w:rFonts w:ascii="Times New Roman" w:hAnsi="Times New Roman" w:cs="Times New Roman"/>
        </w:rPr>
        <w:t xml:space="preserve">such as </w:t>
      </w:r>
      <w:r w:rsidRPr="003B543A">
        <w:rPr>
          <w:rFonts w:ascii="Times New Roman" w:hAnsi="Times New Roman" w:cs="Times New Roman"/>
        </w:rPr>
        <w:t>to carry out data protection impact assessments</w:t>
      </w:r>
      <w:r w:rsidRPr="00B33DD2">
        <w:rPr>
          <w:rFonts w:ascii="Times New Roman" w:hAnsi="Times New Roman" w:cs="Times New Roman"/>
        </w:rPr>
        <w:t xml:space="preserve"> </w:t>
      </w:r>
      <w:r w:rsidRPr="003B543A">
        <w:rPr>
          <w:rFonts w:ascii="Times New Roman" w:hAnsi="Times New Roman" w:cs="Times New Roman"/>
        </w:rPr>
        <w:t xml:space="preserve">or prior consultation with the Supervisory Authority, </w:t>
      </w:r>
      <w:r w:rsidR="006D66B1">
        <w:rPr>
          <w:rFonts w:ascii="Times New Roman" w:hAnsi="Times New Roman" w:cs="Times New Roman"/>
        </w:rPr>
        <w:t xml:space="preserve">but only </w:t>
      </w:r>
      <w:r>
        <w:rPr>
          <w:rFonts w:ascii="Times New Roman" w:hAnsi="Times New Roman" w:cs="Times New Roman"/>
        </w:rPr>
        <w:t xml:space="preserve">if and </w:t>
      </w:r>
      <w:r w:rsidRPr="003B543A">
        <w:rPr>
          <w:rFonts w:ascii="Times New Roman" w:hAnsi="Times New Roman" w:cs="Times New Roman"/>
        </w:rPr>
        <w:t xml:space="preserve">to the extent </w:t>
      </w:r>
      <w:r w:rsidR="006D66B1">
        <w:rPr>
          <w:rFonts w:ascii="Times New Roman" w:hAnsi="Times New Roman" w:cs="Times New Roman"/>
        </w:rPr>
        <w:t xml:space="preserve">the </w:t>
      </w:r>
      <w:r w:rsidRPr="003B543A">
        <w:rPr>
          <w:rFonts w:ascii="Times New Roman" w:hAnsi="Times New Roman" w:cs="Times New Roman"/>
        </w:rPr>
        <w:t>Controller does not otherwise have access to the relevant information and to the extent such information is available to Processor. Controller shall reimburse Processor the reasonable costs of that cooperation and assistance.</w:t>
      </w:r>
    </w:p>
    <w:p w14:paraId="3E53E7CA" w14:textId="62927B47" w:rsidR="00AC032D" w:rsidRPr="00601A7D" w:rsidRDefault="00601A7D" w:rsidP="00601A7D">
      <w:pPr>
        <w:pStyle w:val="ListParagraph"/>
        <w:numPr>
          <w:ilvl w:val="1"/>
          <w:numId w:val="2"/>
        </w:numPr>
        <w:tabs>
          <w:tab w:val="left" w:pos="709"/>
        </w:tabs>
        <w:spacing w:before="240" w:after="240"/>
        <w:ind w:left="0" w:right="170" w:firstLine="0"/>
        <w:jc w:val="left"/>
        <w:rPr>
          <w:rFonts w:ascii="Times New Roman" w:hAnsi="Times New Roman" w:cs="Times New Roman"/>
          <w:b/>
          <w:color w:val="131513"/>
        </w:rPr>
      </w:pPr>
      <w:r>
        <w:rPr>
          <w:rFonts w:ascii="Times New Roman" w:hAnsi="Times New Roman" w:cs="Times New Roman"/>
          <w:b/>
          <w:color w:val="131513"/>
          <w:w w:val="105"/>
        </w:rPr>
        <w:t>RELIABILITY OF STAFF</w:t>
      </w:r>
    </w:p>
    <w:p w14:paraId="275AA0F9" w14:textId="355CF7EF" w:rsidR="00C61929" w:rsidRPr="003B543A" w:rsidRDefault="00C61929" w:rsidP="00E44EB0">
      <w:pPr>
        <w:pStyle w:val="ListParagraph"/>
        <w:tabs>
          <w:tab w:val="left" w:pos="899"/>
        </w:tabs>
        <w:spacing w:after="240"/>
        <w:ind w:left="0" w:firstLine="0"/>
        <w:jc w:val="both"/>
        <w:rPr>
          <w:rFonts w:ascii="Times New Roman" w:hAnsi="Times New Roman" w:cs="Times New Roman"/>
        </w:rPr>
      </w:pPr>
      <w:r w:rsidRPr="003B543A">
        <w:rPr>
          <w:rFonts w:ascii="Times New Roman" w:hAnsi="Times New Roman" w:cs="Times New Roman"/>
        </w:rPr>
        <w:t xml:space="preserve">Processor shall ensure that its personnel engaged in the Processing of Personal Data under this Data Processing Agreement, have received appropriate training on their responsibilities, necessary to comply with the </w:t>
      </w:r>
      <w:r>
        <w:rPr>
          <w:rFonts w:ascii="Times New Roman" w:hAnsi="Times New Roman" w:cs="Times New Roman"/>
        </w:rPr>
        <w:t>Data Protection Laws and Regulations</w:t>
      </w:r>
      <w:r w:rsidRPr="003B543A">
        <w:rPr>
          <w:rFonts w:ascii="Times New Roman" w:hAnsi="Times New Roman" w:cs="Times New Roman"/>
        </w:rPr>
        <w:t xml:space="preserve">. Processor shall ensure that the access to Personal Data is limited to those personnel who requires such access to perform the Services under this Data Processing Agreement and the </w:t>
      </w:r>
      <w:r>
        <w:rPr>
          <w:rFonts w:ascii="Times New Roman" w:hAnsi="Times New Roman" w:cs="Times New Roman"/>
        </w:rPr>
        <w:t>Service Agreement</w:t>
      </w:r>
      <w:r w:rsidRPr="003B543A">
        <w:rPr>
          <w:rFonts w:ascii="Times New Roman" w:hAnsi="Times New Roman" w:cs="Times New Roman"/>
        </w:rPr>
        <w:t>.</w:t>
      </w:r>
    </w:p>
    <w:p w14:paraId="6C12F94D" w14:textId="77777777" w:rsidR="00DF31F7" w:rsidRPr="00B23A95" w:rsidRDefault="004204E5" w:rsidP="00E44EB0">
      <w:pPr>
        <w:pStyle w:val="ListParagraph"/>
        <w:numPr>
          <w:ilvl w:val="1"/>
          <w:numId w:val="2"/>
        </w:numPr>
        <w:spacing w:before="240" w:after="240"/>
        <w:ind w:left="0" w:right="170" w:firstLine="0"/>
        <w:jc w:val="left"/>
        <w:rPr>
          <w:rFonts w:ascii="Times New Roman" w:hAnsi="Times New Roman" w:cs="Times New Roman"/>
          <w:b/>
          <w:color w:val="131513"/>
        </w:rPr>
      </w:pPr>
      <w:commentRangeStart w:id="112"/>
      <w:r w:rsidRPr="00B23A95">
        <w:rPr>
          <w:rFonts w:ascii="Times New Roman" w:hAnsi="Times New Roman" w:cs="Times New Roman"/>
          <w:b/>
          <w:color w:val="131513"/>
          <w:w w:val="105"/>
        </w:rPr>
        <w:t>SECURITY OF PERSONAL</w:t>
      </w:r>
      <w:r w:rsidRPr="00B23A95">
        <w:rPr>
          <w:rFonts w:ascii="Times New Roman" w:hAnsi="Times New Roman" w:cs="Times New Roman"/>
          <w:b/>
          <w:color w:val="131513"/>
          <w:spacing w:val="25"/>
          <w:w w:val="105"/>
        </w:rPr>
        <w:t xml:space="preserve"> </w:t>
      </w:r>
      <w:r w:rsidRPr="00B23A95">
        <w:rPr>
          <w:rFonts w:ascii="Times New Roman" w:hAnsi="Times New Roman" w:cs="Times New Roman"/>
          <w:b/>
          <w:color w:val="131513"/>
          <w:w w:val="105"/>
        </w:rPr>
        <w:t>DATA</w:t>
      </w:r>
      <w:commentRangeEnd w:id="112"/>
      <w:r w:rsidR="008D29C4">
        <w:rPr>
          <w:rStyle w:val="CommentReference"/>
        </w:rPr>
        <w:commentReference w:id="112"/>
      </w:r>
    </w:p>
    <w:p w14:paraId="39234AE4" w14:textId="774169B2" w:rsidR="00DF31F7" w:rsidRPr="00812941" w:rsidRDefault="004204E5" w:rsidP="00E44EB0">
      <w:pPr>
        <w:pStyle w:val="ListParagraph"/>
        <w:numPr>
          <w:ilvl w:val="2"/>
          <w:numId w:val="2"/>
        </w:numPr>
        <w:tabs>
          <w:tab w:val="left" w:pos="869"/>
        </w:tabs>
        <w:spacing w:before="240" w:after="240"/>
        <w:ind w:left="0" w:firstLine="0"/>
        <w:jc w:val="both"/>
        <w:rPr>
          <w:rFonts w:ascii="Times New Roman" w:hAnsi="Times New Roman" w:cs="Times New Roman"/>
          <w:color w:val="131513"/>
        </w:rPr>
      </w:pPr>
      <w:r w:rsidRPr="00B23A95">
        <w:rPr>
          <w:rFonts w:ascii="Times New Roman" w:hAnsi="Times New Roman" w:cs="Times New Roman"/>
          <w:color w:val="131513"/>
        </w:rPr>
        <w:t xml:space="preserve">Processor shall maintain </w:t>
      </w:r>
      <w:r w:rsidR="008D29C4">
        <w:rPr>
          <w:rFonts w:ascii="Times New Roman" w:hAnsi="Times New Roman" w:cs="Times New Roman"/>
          <w:color w:val="131513"/>
        </w:rPr>
        <w:t>commercially reasonable</w:t>
      </w:r>
      <w:ins w:id="113" w:author="Dimova, Stanislava" w:date="2023-03-09T11:30:00Z">
        <w:r w:rsidR="006929DA">
          <w:rPr>
            <w:rFonts w:ascii="Times New Roman" w:hAnsi="Times New Roman" w:cs="Times New Roman"/>
            <w:color w:val="131513"/>
          </w:rPr>
          <w:t xml:space="preserve"> and appropriate</w:t>
        </w:r>
      </w:ins>
      <w:r w:rsidRPr="00B23A95">
        <w:rPr>
          <w:rFonts w:ascii="Times New Roman" w:hAnsi="Times New Roman" w:cs="Times New Roman"/>
          <w:color w:val="131513"/>
        </w:rPr>
        <w:t xml:space="preserve"> technical  and </w:t>
      </w:r>
      <w:r w:rsidR="009D1CB3" w:rsidRPr="00B23A95">
        <w:rPr>
          <w:rFonts w:ascii="Times New Roman" w:hAnsi="Times New Roman" w:cs="Times New Roman"/>
          <w:color w:val="131513"/>
        </w:rPr>
        <w:t>organizational</w:t>
      </w:r>
      <w:r w:rsidRPr="00B23A95">
        <w:rPr>
          <w:rFonts w:ascii="Times New Roman" w:hAnsi="Times New Roman" w:cs="Times New Roman"/>
          <w:color w:val="131513"/>
        </w:rPr>
        <w:t xml:space="preserve"> security measures </w:t>
      </w:r>
      <w:r w:rsidR="000714E9" w:rsidRPr="00B23A95">
        <w:rPr>
          <w:rFonts w:ascii="Times New Roman" w:hAnsi="Times New Roman" w:cs="Times New Roman"/>
          <w:color w:val="131513"/>
        </w:rPr>
        <w:t xml:space="preserve">to ensure the security, availability, confidentiality and integrity of its computers, other information systems and services, and </w:t>
      </w:r>
      <w:r w:rsidRPr="00B23A95">
        <w:rPr>
          <w:rFonts w:ascii="Times New Roman" w:hAnsi="Times New Roman" w:cs="Times New Roman"/>
          <w:color w:val="131513"/>
        </w:rPr>
        <w:t xml:space="preserve">to protect Personal Data </w:t>
      </w:r>
      <w:r w:rsidR="000714E9" w:rsidRPr="00B23A95">
        <w:rPr>
          <w:rFonts w:ascii="Times New Roman" w:hAnsi="Times New Roman" w:cs="Times New Roman"/>
          <w:color w:val="131513"/>
        </w:rPr>
        <w:t xml:space="preserve">under this Agreement, </w:t>
      </w:r>
      <w:r w:rsidRPr="00B23A95">
        <w:rPr>
          <w:rFonts w:ascii="Times New Roman" w:hAnsi="Times New Roman" w:cs="Times New Roman"/>
          <w:color w:val="131513"/>
        </w:rPr>
        <w:t>against accidental</w:t>
      </w:r>
      <w:r w:rsidR="00FF6018" w:rsidRPr="00B23A95">
        <w:rPr>
          <w:rFonts w:ascii="Times New Roman" w:hAnsi="Times New Roman" w:cs="Times New Roman"/>
          <w:color w:val="131513"/>
        </w:rPr>
        <w:t>, unauthorized</w:t>
      </w:r>
      <w:r w:rsidRPr="00B23A95">
        <w:rPr>
          <w:rFonts w:ascii="Times New Roman" w:hAnsi="Times New Roman" w:cs="Times New Roman"/>
          <w:color w:val="131513"/>
        </w:rPr>
        <w:t xml:space="preserve"> or unlawful destruction</w:t>
      </w:r>
      <w:r w:rsidR="00FF6018" w:rsidRPr="00B23A95">
        <w:rPr>
          <w:rFonts w:ascii="Times New Roman" w:hAnsi="Times New Roman" w:cs="Times New Roman"/>
          <w:color w:val="131513"/>
        </w:rPr>
        <w:t xml:space="preserve">, disclosure, coping, </w:t>
      </w:r>
      <w:r w:rsidR="00E93692" w:rsidRPr="00B23A95">
        <w:rPr>
          <w:rFonts w:ascii="Times New Roman" w:hAnsi="Times New Roman" w:cs="Times New Roman"/>
          <w:color w:val="131513"/>
        </w:rPr>
        <w:t>use,</w:t>
      </w:r>
      <w:r w:rsidRPr="00B23A95">
        <w:rPr>
          <w:rFonts w:ascii="Times New Roman" w:hAnsi="Times New Roman" w:cs="Times New Roman"/>
          <w:color w:val="131513"/>
        </w:rPr>
        <w:t xml:space="preserve"> loss, alteration, or access </w:t>
      </w:r>
      <w:r w:rsidR="004D6855">
        <w:rPr>
          <w:rFonts w:ascii="Times New Roman" w:hAnsi="Times New Roman" w:cs="Times New Roman"/>
          <w:color w:val="131513"/>
        </w:rPr>
        <w:t>or any</w:t>
      </w:r>
      <w:r w:rsidRPr="00B23A95">
        <w:rPr>
          <w:rFonts w:ascii="Times New Roman" w:hAnsi="Times New Roman" w:cs="Times New Roman"/>
          <w:color w:val="131513"/>
        </w:rPr>
        <w:t xml:space="preserve"> other form of unlawful</w:t>
      </w:r>
      <w:r w:rsidR="002B4B3C" w:rsidRPr="00B23A95">
        <w:rPr>
          <w:rFonts w:ascii="Times New Roman" w:hAnsi="Times New Roman" w:cs="Times New Roman"/>
          <w:color w:val="131513"/>
        </w:rPr>
        <w:t xml:space="preserve"> or unauthorized</w:t>
      </w:r>
      <w:r w:rsidRPr="00B23A95">
        <w:rPr>
          <w:rFonts w:ascii="Times New Roman" w:hAnsi="Times New Roman" w:cs="Times New Roman"/>
          <w:color w:val="131513"/>
        </w:rPr>
        <w:t xml:space="preserve"> Processing in accordance with </w:t>
      </w:r>
      <w:r w:rsidR="002B4B3C" w:rsidRPr="00B23A95">
        <w:rPr>
          <w:rFonts w:ascii="Times New Roman" w:hAnsi="Times New Roman" w:cs="Times New Roman"/>
          <w:color w:val="131513"/>
        </w:rPr>
        <w:t xml:space="preserve">the </w:t>
      </w:r>
      <w:r w:rsidRPr="00416100">
        <w:rPr>
          <w:rFonts w:ascii="Times New Roman" w:hAnsi="Times New Roman" w:cs="Times New Roman"/>
          <w:color w:val="131513"/>
        </w:rPr>
        <w:t xml:space="preserve">applicable </w:t>
      </w:r>
      <w:r w:rsidRPr="00B23A95">
        <w:rPr>
          <w:rFonts w:ascii="Times New Roman" w:hAnsi="Times New Roman" w:cs="Times New Roman"/>
          <w:color w:val="131513"/>
        </w:rPr>
        <w:t>Data Protection Laws and</w:t>
      </w:r>
      <w:r w:rsidR="009D1CB3" w:rsidRPr="00B23A95">
        <w:rPr>
          <w:rFonts w:ascii="Times New Roman" w:hAnsi="Times New Roman" w:cs="Times New Roman"/>
          <w:color w:val="131513"/>
        </w:rPr>
        <w:t xml:space="preserve"> </w:t>
      </w:r>
      <w:r w:rsidRPr="00B23A95">
        <w:rPr>
          <w:rFonts w:ascii="Times New Roman" w:hAnsi="Times New Roman" w:cs="Times New Roman"/>
          <w:color w:val="131513"/>
        </w:rPr>
        <w:t xml:space="preserve">Regulations. </w:t>
      </w:r>
    </w:p>
    <w:p w14:paraId="15CB2410" w14:textId="72B8114C" w:rsidR="00DF31F7" w:rsidRPr="00632C9D" w:rsidRDefault="0070259A" w:rsidP="00E44EB0">
      <w:pPr>
        <w:pStyle w:val="ListParagraph"/>
        <w:numPr>
          <w:ilvl w:val="2"/>
          <w:numId w:val="2"/>
        </w:numPr>
        <w:tabs>
          <w:tab w:val="left" w:pos="927"/>
        </w:tabs>
        <w:spacing w:before="240" w:after="240"/>
        <w:ind w:left="0" w:firstLine="0"/>
        <w:jc w:val="both"/>
        <w:rPr>
          <w:rFonts w:ascii="Times New Roman" w:hAnsi="Times New Roman" w:cs="Times New Roman"/>
          <w:color w:val="131513"/>
        </w:rPr>
      </w:pPr>
      <w:r w:rsidRPr="00416100">
        <w:rPr>
          <w:rFonts w:ascii="Times New Roman" w:hAnsi="Times New Roman" w:cs="Times New Roman"/>
          <w:color w:val="131513"/>
        </w:rPr>
        <w:t xml:space="preserve">Taking into account the state of the art, </w:t>
      </w:r>
      <w:r w:rsidR="00625D9F" w:rsidRPr="00416100">
        <w:rPr>
          <w:rFonts w:ascii="Times New Roman" w:hAnsi="Times New Roman" w:cs="Times New Roman"/>
          <w:color w:val="131513"/>
        </w:rPr>
        <w:t xml:space="preserve">the costs of implementation, </w:t>
      </w:r>
      <w:r w:rsidRPr="00416100">
        <w:rPr>
          <w:rFonts w:ascii="Times New Roman" w:hAnsi="Times New Roman" w:cs="Times New Roman"/>
          <w:color w:val="131513"/>
        </w:rPr>
        <w:t xml:space="preserve">the nature, scope, context and purposes of Processing and the nature of Personal Data as well as the risk and severity for the rights and freedoms of natural persons, </w:t>
      </w:r>
      <w:r w:rsidR="004204E5" w:rsidRPr="00416100">
        <w:rPr>
          <w:rFonts w:ascii="Times New Roman" w:hAnsi="Times New Roman" w:cs="Times New Roman"/>
          <w:color w:val="131513"/>
        </w:rPr>
        <w:t xml:space="preserve">Processor </w:t>
      </w:r>
      <w:r w:rsidR="006D5D50">
        <w:rPr>
          <w:rFonts w:ascii="Times New Roman" w:hAnsi="Times New Roman" w:cs="Times New Roman"/>
        </w:rPr>
        <w:t xml:space="preserve">will ensure </w:t>
      </w:r>
      <w:r w:rsidR="004204E5" w:rsidRPr="00416100">
        <w:rPr>
          <w:rFonts w:ascii="Times New Roman" w:hAnsi="Times New Roman" w:cs="Times New Roman"/>
          <w:color w:val="131513"/>
        </w:rPr>
        <w:t>that its security measures ensure a level of security appropriate to the risks presented by the Processing of Personal Data</w:t>
      </w:r>
      <w:r w:rsidR="00EE1D2E" w:rsidRPr="00416100">
        <w:rPr>
          <w:rFonts w:ascii="Times New Roman" w:hAnsi="Times New Roman" w:cs="Times New Roman"/>
          <w:color w:val="131513"/>
        </w:rPr>
        <w:t xml:space="preserve">. </w:t>
      </w:r>
      <w:r w:rsidR="00EE1D2E" w:rsidRPr="00B23A95">
        <w:rPr>
          <w:rFonts w:ascii="Times New Roman" w:hAnsi="Times New Roman" w:cs="Times New Roman"/>
          <w:color w:val="131513"/>
        </w:rPr>
        <w:t>Processor shall maintain such security measures and comply with the Data Protection Laws and Re</w:t>
      </w:r>
      <w:r w:rsidR="005C48AA">
        <w:rPr>
          <w:rFonts w:ascii="Times New Roman" w:hAnsi="Times New Roman" w:cs="Times New Roman"/>
          <w:color w:val="131513"/>
        </w:rPr>
        <w:t>gulations for as long as it is P</w:t>
      </w:r>
      <w:r w:rsidR="00EE1D2E" w:rsidRPr="00B23A95">
        <w:rPr>
          <w:rFonts w:ascii="Times New Roman" w:hAnsi="Times New Roman" w:cs="Times New Roman"/>
          <w:color w:val="131513"/>
        </w:rPr>
        <w:t xml:space="preserve">rocessing the </w:t>
      </w:r>
      <w:r w:rsidR="0036540C">
        <w:rPr>
          <w:rFonts w:ascii="Times New Roman" w:hAnsi="Times New Roman" w:cs="Times New Roman"/>
          <w:color w:val="131513"/>
        </w:rPr>
        <w:lastRenderedPageBreak/>
        <w:t>Personal D</w:t>
      </w:r>
      <w:r w:rsidR="00EE1D2E" w:rsidRPr="00B23A95">
        <w:rPr>
          <w:rFonts w:ascii="Times New Roman" w:hAnsi="Times New Roman" w:cs="Times New Roman"/>
          <w:color w:val="131513"/>
        </w:rPr>
        <w:t xml:space="preserve">ata, and this Agreement and the </w:t>
      </w:r>
      <w:r w:rsidR="006D5D50">
        <w:rPr>
          <w:rFonts w:ascii="Times New Roman" w:hAnsi="Times New Roman" w:cs="Times New Roman"/>
          <w:color w:val="131513"/>
        </w:rPr>
        <w:t>Service Agreement</w:t>
      </w:r>
      <w:r w:rsidR="006D5D50" w:rsidRPr="00B23A95">
        <w:rPr>
          <w:rFonts w:ascii="Times New Roman" w:hAnsi="Times New Roman" w:cs="Times New Roman"/>
          <w:color w:val="131513"/>
        </w:rPr>
        <w:t xml:space="preserve"> </w:t>
      </w:r>
      <w:r w:rsidR="00C3080F" w:rsidRPr="00B23A95">
        <w:rPr>
          <w:rFonts w:ascii="Times New Roman" w:hAnsi="Times New Roman" w:cs="Times New Roman"/>
          <w:color w:val="131513"/>
        </w:rPr>
        <w:t>are not expired or terminated.</w:t>
      </w:r>
      <w:r w:rsidR="006D5D50" w:rsidRPr="006D5D50">
        <w:rPr>
          <w:rFonts w:ascii="Times New Roman" w:hAnsi="Times New Roman" w:cs="Times New Roman"/>
        </w:rPr>
        <w:t xml:space="preserve"> </w:t>
      </w:r>
    </w:p>
    <w:p w14:paraId="226DFE40" w14:textId="0B828E15" w:rsidR="00DF31F7" w:rsidRPr="00416100" w:rsidRDefault="004204E5" w:rsidP="00E44EB0">
      <w:pPr>
        <w:pStyle w:val="ListParagraph"/>
        <w:numPr>
          <w:ilvl w:val="2"/>
          <w:numId w:val="2"/>
        </w:numPr>
        <w:tabs>
          <w:tab w:val="left" w:pos="923"/>
        </w:tabs>
        <w:spacing w:before="240" w:after="240"/>
        <w:ind w:left="0" w:firstLine="0"/>
        <w:jc w:val="both"/>
        <w:rPr>
          <w:rFonts w:ascii="Times New Roman" w:hAnsi="Times New Roman" w:cs="Times New Roman"/>
          <w:color w:val="131513"/>
        </w:rPr>
      </w:pPr>
      <w:r w:rsidRPr="00416100">
        <w:rPr>
          <w:rFonts w:ascii="Times New Roman" w:hAnsi="Times New Roman" w:cs="Times New Roman"/>
          <w:color w:val="131513"/>
        </w:rPr>
        <w:t xml:space="preserve">The technical and </w:t>
      </w:r>
      <w:r w:rsidR="009D1CB3" w:rsidRPr="00416100">
        <w:rPr>
          <w:rFonts w:ascii="Times New Roman" w:hAnsi="Times New Roman" w:cs="Times New Roman"/>
          <w:color w:val="131513"/>
        </w:rPr>
        <w:t>organizational</w:t>
      </w:r>
      <w:r w:rsidRPr="00416100">
        <w:rPr>
          <w:rFonts w:ascii="Times New Roman" w:hAnsi="Times New Roman" w:cs="Times New Roman"/>
          <w:color w:val="131513"/>
        </w:rPr>
        <w:t xml:space="preserve"> security measures Processor has implemented are specified in </w:t>
      </w:r>
      <w:r w:rsidR="00F729DE" w:rsidRPr="00416100">
        <w:rPr>
          <w:rFonts w:ascii="Times New Roman" w:hAnsi="Times New Roman" w:cs="Times New Roman"/>
          <w:color w:val="131513"/>
        </w:rPr>
        <w:t>Attachment</w:t>
      </w:r>
      <w:r w:rsidRPr="00416100">
        <w:rPr>
          <w:rFonts w:ascii="Times New Roman" w:hAnsi="Times New Roman" w:cs="Times New Roman"/>
          <w:color w:val="131513"/>
        </w:rPr>
        <w:t xml:space="preserve"> 2 to this Data Processing Agreement. </w:t>
      </w:r>
      <w:r w:rsidR="00625D9F" w:rsidRPr="00416100">
        <w:rPr>
          <w:rFonts w:ascii="Times New Roman" w:hAnsi="Times New Roman" w:cs="Times New Roman"/>
          <w:color w:val="131513"/>
        </w:rPr>
        <w:t xml:space="preserve">Controller agrees that the measures included in </w:t>
      </w:r>
      <w:r w:rsidR="00F729DE" w:rsidRPr="00416100">
        <w:rPr>
          <w:rFonts w:ascii="Times New Roman" w:hAnsi="Times New Roman" w:cs="Times New Roman"/>
          <w:color w:val="131513"/>
        </w:rPr>
        <w:t>Attachment</w:t>
      </w:r>
      <w:r w:rsidR="00625D9F" w:rsidRPr="00416100">
        <w:rPr>
          <w:rFonts w:ascii="Times New Roman" w:hAnsi="Times New Roman" w:cs="Times New Roman"/>
          <w:color w:val="131513"/>
        </w:rPr>
        <w:t xml:space="preserve"> 2 are sufficient to ensure an appropriate level of security of the Personal Data.</w:t>
      </w:r>
    </w:p>
    <w:p w14:paraId="03EE7568" w14:textId="5EBA7635" w:rsidR="00DF31F7" w:rsidRPr="00B23A95" w:rsidRDefault="004204E5" w:rsidP="00E44EB0">
      <w:pPr>
        <w:pStyle w:val="ListParagraph"/>
        <w:numPr>
          <w:ilvl w:val="1"/>
          <w:numId w:val="2"/>
        </w:numPr>
        <w:tabs>
          <w:tab w:val="left" w:pos="709"/>
        </w:tabs>
        <w:spacing w:before="480" w:after="240"/>
        <w:ind w:left="0" w:right="170" w:firstLine="0"/>
        <w:jc w:val="left"/>
        <w:rPr>
          <w:rFonts w:ascii="Times New Roman" w:hAnsi="Times New Roman" w:cs="Times New Roman"/>
          <w:b/>
          <w:color w:val="131313"/>
        </w:rPr>
      </w:pPr>
      <w:r w:rsidRPr="00B23A95">
        <w:rPr>
          <w:rFonts w:ascii="Times New Roman" w:hAnsi="Times New Roman" w:cs="Times New Roman"/>
          <w:b/>
          <w:color w:val="131313"/>
          <w:w w:val="105"/>
        </w:rPr>
        <w:t>AUDITS</w:t>
      </w:r>
    </w:p>
    <w:p w14:paraId="27A57655" w14:textId="38D4329F" w:rsidR="00AC032D" w:rsidRPr="00B23A95" w:rsidRDefault="00AC032D" w:rsidP="00107E39">
      <w:pPr>
        <w:pStyle w:val="ListParagraph"/>
        <w:numPr>
          <w:ilvl w:val="2"/>
          <w:numId w:val="2"/>
        </w:numPr>
        <w:tabs>
          <w:tab w:val="left" w:pos="923"/>
        </w:tabs>
        <w:spacing w:before="240" w:after="240"/>
        <w:ind w:left="0" w:firstLine="0"/>
        <w:jc w:val="both"/>
        <w:rPr>
          <w:rFonts w:ascii="Times New Roman" w:hAnsi="Times New Roman" w:cs="Times New Roman"/>
          <w:color w:val="131513"/>
        </w:rPr>
      </w:pPr>
      <w:r w:rsidRPr="00B23A95">
        <w:rPr>
          <w:rFonts w:ascii="Times New Roman" w:hAnsi="Times New Roman" w:cs="Times New Roman"/>
          <w:color w:val="131513"/>
        </w:rPr>
        <w:t>Controller has the right</w:t>
      </w:r>
      <w:r w:rsidR="00BC6797">
        <w:rPr>
          <w:rFonts w:ascii="Times New Roman" w:hAnsi="Times New Roman" w:cs="Times New Roman"/>
          <w:color w:val="131513"/>
        </w:rPr>
        <w:t>, at its own costs,</w:t>
      </w:r>
      <w:r w:rsidRPr="00B23A95">
        <w:rPr>
          <w:rFonts w:ascii="Times New Roman" w:hAnsi="Times New Roman" w:cs="Times New Roman"/>
          <w:color w:val="131513"/>
        </w:rPr>
        <w:t xml:space="preserve"> to audit or have an independent</w:t>
      </w:r>
      <w:r w:rsidR="00FF6018" w:rsidRPr="00B23A95">
        <w:rPr>
          <w:rFonts w:ascii="Times New Roman" w:hAnsi="Times New Roman" w:cs="Times New Roman"/>
          <w:color w:val="131513"/>
        </w:rPr>
        <w:t xml:space="preserve"> third-party auditor,</w:t>
      </w:r>
      <w:r w:rsidRPr="00B23A95">
        <w:rPr>
          <w:rFonts w:ascii="Times New Roman" w:hAnsi="Times New Roman" w:cs="Times New Roman"/>
          <w:color w:val="131513"/>
        </w:rPr>
        <w:t xml:space="preserve"> as Controller may from time</w:t>
      </w:r>
      <w:r w:rsidR="00304CDB" w:rsidRPr="00B23A95">
        <w:rPr>
          <w:rFonts w:ascii="Times New Roman" w:hAnsi="Times New Roman" w:cs="Times New Roman"/>
          <w:color w:val="131513"/>
        </w:rPr>
        <w:t xml:space="preserve"> to time designate in writing, </w:t>
      </w:r>
      <w:r w:rsidRPr="00B23A95">
        <w:rPr>
          <w:rFonts w:ascii="Times New Roman" w:hAnsi="Times New Roman" w:cs="Times New Roman"/>
          <w:color w:val="131513"/>
        </w:rPr>
        <w:t xml:space="preserve">to perform an audit on </w:t>
      </w:r>
      <w:r w:rsidR="00796A43">
        <w:rPr>
          <w:rFonts w:ascii="Times New Roman" w:hAnsi="Times New Roman" w:cs="Times New Roman"/>
          <w:color w:val="131513"/>
        </w:rPr>
        <w:t>its</w:t>
      </w:r>
      <w:r w:rsidR="00796A43" w:rsidRPr="00B23A95">
        <w:rPr>
          <w:rFonts w:ascii="Times New Roman" w:hAnsi="Times New Roman" w:cs="Times New Roman"/>
          <w:color w:val="131513"/>
        </w:rPr>
        <w:t xml:space="preserve"> </w:t>
      </w:r>
      <w:r w:rsidRPr="00B23A95">
        <w:rPr>
          <w:rFonts w:ascii="Times New Roman" w:hAnsi="Times New Roman" w:cs="Times New Roman"/>
          <w:color w:val="131513"/>
        </w:rPr>
        <w:t xml:space="preserve">behalf in order to audit Processors' compliance with its obligations under the Data Processing Agreement and the applicable Data Protection Laws and Regulations. </w:t>
      </w:r>
      <w:r w:rsidR="000C11B7" w:rsidRPr="00B265D1">
        <w:rPr>
          <w:rFonts w:ascii="Times New Roman" w:hAnsi="Times New Roman" w:cs="Times New Roman"/>
          <w:color w:val="131513"/>
        </w:rPr>
        <w:t xml:space="preserve">Any agreed upon third-party auditor will be subject to a non-disclosure agreement with Processor prior to any audit. Parties will agree on the scope, duration and time of the audit reasonably in advance. </w:t>
      </w:r>
      <w:r w:rsidRPr="00B23A95">
        <w:rPr>
          <w:rFonts w:ascii="Times New Roman" w:hAnsi="Times New Roman" w:cs="Times New Roman"/>
          <w:color w:val="131513"/>
        </w:rPr>
        <w:t xml:space="preserve">Processor shall provide Controller, </w:t>
      </w:r>
      <w:r w:rsidR="00714591">
        <w:rPr>
          <w:rFonts w:ascii="Times New Roman" w:hAnsi="Times New Roman" w:cs="Times New Roman"/>
          <w:color w:val="131513"/>
        </w:rPr>
        <w:t xml:space="preserve">for the purpose of the audit and </w:t>
      </w:r>
      <w:r w:rsidRPr="00B23A95">
        <w:rPr>
          <w:rFonts w:ascii="Times New Roman" w:hAnsi="Times New Roman" w:cs="Times New Roman"/>
          <w:color w:val="131513"/>
        </w:rPr>
        <w:t>upon written request, with all information necessary to demonstrate compliance with Processor’s obligations under this Data Processing Agreement</w:t>
      </w:r>
      <w:r w:rsidR="00714591">
        <w:rPr>
          <w:rFonts w:ascii="Times New Roman" w:hAnsi="Times New Roman" w:cs="Times New Roman"/>
          <w:color w:val="131513"/>
        </w:rPr>
        <w:t>,</w:t>
      </w:r>
      <w:r w:rsidR="00445609">
        <w:rPr>
          <w:rFonts w:ascii="Times New Roman" w:hAnsi="Times New Roman" w:cs="Times New Roman"/>
          <w:color w:val="131513"/>
        </w:rPr>
        <w:t xml:space="preserve"> </w:t>
      </w:r>
      <w:r w:rsidR="00445609" w:rsidRPr="00445609">
        <w:rPr>
          <w:rFonts w:ascii="Times New Roman" w:hAnsi="Times New Roman" w:cs="Times New Roman"/>
          <w:color w:val="131513"/>
        </w:rPr>
        <w:t xml:space="preserve">excluding any </w:t>
      </w:r>
      <w:r w:rsidR="00D9277A" w:rsidRPr="00B265D1">
        <w:rPr>
          <w:rFonts w:ascii="Times New Roman" w:hAnsi="Times New Roman" w:cs="Times New Roman"/>
          <w:color w:val="131513"/>
        </w:rPr>
        <w:t>confidential information, business sensitive information, trade or business secrets, third-party confidential information, information, documents or records relating to the business relations of Processor with any third party or the documents or records already audited by the Controller during the previous twelve (12) months</w:t>
      </w:r>
      <w:r w:rsidRPr="00B23A95">
        <w:rPr>
          <w:rFonts w:ascii="Times New Roman" w:hAnsi="Times New Roman" w:cs="Times New Roman"/>
          <w:color w:val="131513"/>
        </w:rPr>
        <w:t xml:space="preserve">. Processor shall ensure </w:t>
      </w:r>
      <w:r w:rsidR="00BC6797">
        <w:rPr>
          <w:rFonts w:ascii="Times New Roman" w:hAnsi="Times New Roman" w:cs="Times New Roman"/>
          <w:color w:val="131513"/>
        </w:rPr>
        <w:t>reasonable</w:t>
      </w:r>
      <w:r w:rsidR="00BC6797" w:rsidRPr="00B23A95">
        <w:rPr>
          <w:rFonts w:ascii="Times New Roman" w:hAnsi="Times New Roman" w:cs="Times New Roman"/>
          <w:color w:val="131513"/>
        </w:rPr>
        <w:t xml:space="preserve"> </w:t>
      </w:r>
      <w:r w:rsidRPr="00B23A95">
        <w:rPr>
          <w:rFonts w:ascii="Times New Roman" w:hAnsi="Times New Roman" w:cs="Times New Roman"/>
          <w:color w:val="131513"/>
        </w:rPr>
        <w:t xml:space="preserve">cooperation in the </w:t>
      </w:r>
      <w:r w:rsidRPr="00416100">
        <w:rPr>
          <w:rFonts w:ascii="Times New Roman" w:hAnsi="Times New Roman" w:cs="Times New Roman"/>
          <w:color w:val="131513"/>
        </w:rPr>
        <w:t>performance of the audit</w:t>
      </w:r>
      <w:r w:rsidRPr="00B23A95">
        <w:rPr>
          <w:rFonts w:ascii="Times New Roman" w:hAnsi="Times New Roman" w:cs="Times New Roman"/>
          <w:color w:val="131513"/>
        </w:rPr>
        <w:t>.</w:t>
      </w:r>
      <w:r w:rsidR="00B265D1">
        <w:rPr>
          <w:rFonts w:ascii="Times New Roman" w:hAnsi="Times New Roman" w:cs="Times New Roman"/>
          <w:color w:val="131513"/>
        </w:rPr>
        <w:t xml:space="preserve"> </w:t>
      </w:r>
    </w:p>
    <w:p w14:paraId="10DC9E3F" w14:textId="49955D8B" w:rsidR="00AC032D" w:rsidRPr="00B23A95" w:rsidRDefault="00AC032D" w:rsidP="00107E39">
      <w:pPr>
        <w:pStyle w:val="ListParagraph"/>
        <w:numPr>
          <w:ilvl w:val="2"/>
          <w:numId w:val="2"/>
        </w:numPr>
        <w:tabs>
          <w:tab w:val="left" w:pos="923"/>
        </w:tabs>
        <w:spacing w:before="240" w:after="240"/>
        <w:ind w:left="0" w:firstLine="0"/>
        <w:jc w:val="both"/>
        <w:rPr>
          <w:rFonts w:ascii="Times New Roman" w:hAnsi="Times New Roman" w:cs="Times New Roman"/>
          <w:color w:val="131513"/>
        </w:rPr>
      </w:pPr>
      <w:r w:rsidRPr="00B23A95">
        <w:rPr>
          <w:rFonts w:ascii="Times New Roman" w:hAnsi="Times New Roman" w:cs="Times New Roman"/>
          <w:color w:val="131513"/>
        </w:rPr>
        <w:t xml:space="preserve">Controller may perform such audits no more than once </w:t>
      </w:r>
      <w:r w:rsidR="00BC6797">
        <w:rPr>
          <w:rFonts w:ascii="Times New Roman" w:hAnsi="Times New Roman" w:cs="Times New Roman"/>
          <w:color w:val="131513"/>
        </w:rPr>
        <w:t>every</w:t>
      </w:r>
      <w:r w:rsidR="00BC6797" w:rsidRPr="00B23A95">
        <w:rPr>
          <w:rFonts w:ascii="Times New Roman" w:hAnsi="Times New Roman" w:cs="Times New Roman"/>
          <w:color w:val="131513"/>
        </w:rPr>
        <w:t xml:space="preserve"> </w:t>
      </w:r>
      <w:r w:rsidRPr="00B23A95">
        <w:rPr>
          <w:rFonts w:ascii="Times New Roman" w:hAnsi="Times New Roman" w:cs="Times New Roman"/>
          <w:color w:val="131513"/>
        </w:rPr>
        <w:t>calendar year</w:t>
      </w:r>
      <w:r w:rsidR="00445609">
        <w:rPr>
          <w:rFonts w:ascii="Times New Roman" w:hAnsi="Times New Roman" w:cs="Times New Roman"/>
          <w:color w:val="131513"/>
        </w:rPr>
        <w:t xml:space="preserve"> and upon providing to Processor a prior written notice of </w:t>
      </w:r>
      <w:r w:rsidR="00796A43">
        <w:rPr>
          <w:rFonts w:ascii="Times New Roman" w:hAnsi="Times New Roman" w:cs="Times New Roman"/>
          <w:color w:val="131513"/>
        </w:rPr>
        <w:t>at le</w:t>
      </w:r>
      <w:r w:rsidR="00796A43" w:rsidRPr="00416100">
        <w:rPr>
          <w:rFonts w:ascii="Times New Roman" w:hAnsi="Times New Roman" w:cs="Times New Roman"/>
          <w:color w:val="131513"/>
        </w:rPr>
        <w:t>ast 3</w:t>
      </w:r>
      <w:r w:rsidR="00445609" w:rsidRPr="00416100">
        <w:rPr>
          <w:rFonts w:ascii="Times New Roman" w:hAnsi="Times New Roman" w:cs="Times New Roman"/>
          <w:color w:val="131513"/>
        </w:rPr>
        <w:t xml:space="preserve">0 </w:t>
      </w:r>
      <w:r w:rsidR="00796A43" w:rsidRPr="00416100">
        <w:rPr>
          <w:rFonts w:ascii="Times New Roman" w:hAnsi="Times New Roman" w:cs="Times New Roman"/>
          <w:color w:val="131513"/>
        </w:rPr>
        <w:t>busi</w:t>
      </w:r>
      <w:r w:rsidR="00796A43">
        <w:rPr>
          <w:rFonts w:ascii="Times New Roman" w:hAnsi="Times New Roman" w:cs="Times New Roman"/>
          <w:color w:val="131513"/>
        </w:rPr>
        <w:t xml:space="preserve">ness </w:t>
      </w:r>
      <w:r w:rsidR="00445609">
        <w:rPr>
          <w:rFonts w:ascii="Times New Roman" w:hAnsi="Times New Roman" w:cs="Times New Roman"/>
          <w:color w:val="131513"/>
        </w:rPr>
        <w:t>days</w:t>
      </w:r>
      <w:r w:rsidR="00BC6797">
        <w:rPr>
          <w:rFonts w:ascii="Times New Roman" w:hAnsi="Times New Roman" w:cs="Times New Roman"/>
          <w:color w:val="131513"/>
        </w:rPr>
        <w:t>.</w:t>
      </w:r>
      <w:r w:rsidRPr="00B23A95">
        <w:rPr>
          <w:rFonts w:ascii="Times New Roman" w:hAnsi="Times New Roman" w:cs="Times New Roman"/>
          <w:color w:val="131513"/>
        </w:rPr>
        <w:t xml:space="preserve"> Controller </w:t>
      </w:r>
      <w:r w:rsidR="00796A43">
        <w:rPr>
          <w:rFonts w:ascii="Times New Roman" w:hAnsi="Times New Roman" w:cs="Times New Roman"/>
          <w:color w:val="131513"/>
        </w:rPr>
        <w:t>shall</w:t>
      </w:r>
      <w:r w:rsidRPr="00B23A95">
        <w:rPr>
          <w:rFonts w:ascii="Times New Roman" w:hAnsi="Times New Roman" w:cs="Times New Roman"/>
          <w:color w:val="131513"/>
        </w:rPr>
        <w:t xml:space="preserve"> carry out any inspection </w:t>
      </w:r>
      <w:r w:rsidR="00796A43">
        <w:rPr>
          <w:rFonts w:ascii="Times New Roman" w:hAnsi="Times New Roman" w:cs="Times New Roman"/>
          <w:color w:val="131513"/>
        </w:rPr>
        <w:t xml:space="preserve">at mutually agreeable date, </w:t>
      </w:r>
      <w:r w:rsidRPr="00B23A95">
        <w:rPr>
          <w:rFonts w:ascii="Times New Roman" w:hAnsi="Times New Roman" w:cs="Times New Roman"/>
          <w:color w:val="131513"/>
        </w:rPr>
        <w:t>during normal working hours and without interfering with the course of Processor’s business.</w:t>
      </w:r>
    </w:p>
    <w:p w14:paraId="5715FA70" w14:textId="5093A731" w:rsidR="00DF31F7" w:rsidRPr="00B23A95" w:rsidRDefault="00AC032D" w:rsidP="00107E39">
      <w:pPr>
        <w:pStyle w:val="ListParagraph"/>
        <w:numPr>
          <w:ilvl w:val="2"/>
          <w:numId w:val="2"/>
        </w:numPr>
        <w:tabs>
          <w:tab w:val="left" w:pos="923"/>
        </w:tabs>
        <w:spacing w:before="240" w:after="240"/>
        <w:ind w:left="0" w:firstLine="0"/>
        <w:jc w:val="both"/>
        <w:rPr>
          <w:rFonts w:ascii="Times New Roman" w:hAnsi="Times New Roman" w:cs="Times New Roman"/>
          <w:color w:val="131513"/>
        </w:rPr>
      </w:pPr>
      <w:r w:rsidRPr="00B23A95">
        <w:rPr>
          <w:rFonts w:ascii="Times New Roman" w:hAnsi="Times New Roman" w:cs="Times New Roman"/>
          <w:color w:val="131513"/>
        </w:rPr>
        <w:t>Recommendations and/or required alterations following from the audits will be assessed and applied by Processor after having consulted Controller.</w:t>
      </w:r>
    </w:p>
    <w:p w14:paraId="01357F9F" w14:textId="77777777" w:rsidR="00DF31F7" w:rsidRPr="00B23A95" w:rsidRDefault="004204E5" w:rsidP="00E44EB0">
      <w:pPr>
        <w:pStyle w:val="ListParagraph"/>
        <w:numPr>
          <w:ilvl w:val="1"/>
          <w:numId w:val="2"/>
        </w:numPr>
        <w:tabs>
          <w:tab w:val="left" w:pos="709"/>
        </w:tabs>
        <w:spacing w:before="240" w:after="240"/>
        <w:ind w:left="0" w:right="170" w:firstLine="0"/>
        <w:jc w:val="left"/>
        <w:rPr>
          <w:rFonts w:ascii="Times New Roman" w:hAnsi="Times New Roman" w:cs="Times New Roman"/>
          <w:b/>
          <w:color w:val="131313"/>
        </w:rPr>
      </w:pPr>
      <w:r w:rsidRPr="00B23A95">
        <w:rPr>
          <w:rFonts w:ascii="Times New Roman" w:hAnsi="Times New Roman" w:cs="Times New Roman"/>
          <w:b/>
          <w:color w:val="131313"/>
          <w:w w:val="105"/>
        </w:rPr>
        <w:t>SECURITY BREACHES AND</w:t>
      </w:r>
      <w:r w:rsidRPr="00B23A95">
        <w:rPr>
          <w:rFonts w:ascii="Times New Roman" w:hAnsi="Times New Roman" w:cs="Times New Roman"/>
          <w:b/>
          <w:color w:val="131313"/>
          <w:spacing w:val="37"/>
          <w:w w:val="105"/>
        </w:rPr>
        <w:t xml:space="preserve"> </w:t>
      </w:r>
      <w:r w:rsidRPr="00B23A95">
        <w:rPr>
          <w:rFonts w:ascii="Times New Roman" w:hAnsi="Times New Roman" w:cs="Times New Roman"/>
          <w:b/>
          <w:color w:val="131313"/>
          <w:w w:val="105"/>
        </w:rPr>
        <w:t>NOTIFICATION</w:t>
      </w:r>
    </w:p>
    <w:p w14:paraId="7225C620" w14:textId="389B75C9" w:rsidR="008D29C4" w:rsidRDefault="00193602" w:rsidP="008D29C4">
      <w:pPr>
        <w:pStyle w:val="ListParagraph"/>
        <w:numPr>
          <w:ilvl w:val="2"/>
          <w:numId w:val="2"/>
        </w:numPr>
        <w:tabs>
          <w:tab w:val="left" w:pos="865"/>
        </w:tabs>
        <w:spacing w:before="240" w:after="240"/>
        <w:ind w:left="0" w:firstLine="0"/>
        <w:jc w:val="both"/>
        <w:rPr>
          <w:ins w:id="114" w:author="Melen Skurka" w:date="2023-02-27T10:41:00Z"/>
          <w:rFonts w:ascii="Times New Roman" w:hAnsi="Times New Roman" w:cs="Times New Roman"/>
          <w:color w:val="131513"/>
          <w:w w:val="105"/>
        </w:rPr>
      </w:pPr>
      <w:r w:rsidRPr="00416100">
        <w:rPr>
          <w:rFonts w:ascii="Times New Roman" w:hAnsi="Times New Roman" w:cs="Times New Roman"/>
          <w:color w:val="131513"/>
        </w:rPr>
        <w:t xml:space="preserve">If the Processor becomes aware of any incident involving the accidental, unlawful or unauthorized destruction, loss, alteration, disclosure of or access to Controller’s Personal Data, the </w:t>
      </w:r>
      <w:r w:rsidR="004204E5" w:rsidRPr="00416100">
        <w:rPr>
          <w:rFonts w:ascii="Times New Roman" w:hAnsi="Times New Roman" w:cs="Times New Roman"/>
          <w:color w:val="131513"/>
        </w:rPr>
        <w:t xml:space="preserve">Processor shall notify </w:t>
      </w:r>
      <w:r w:rsidR="00297C96" w:rsidRPr="00416100">
        <w:rPr>
          <w:rFonts w:ascii="Times New Roman" w:hAnsi="Times New Roman" w:cs="Times New Roman"/>
          <w:color w:val="131513"/>
        </w:rPr>
        <w:t xml:space="preserve">the Controller </w:t>
      </w:r>
      <w:r w:rsidR="002B069A">
        <w:rPr>
          <w:rFonts w:ascii="Times New Roman" w:hAnsi="Times New Roman" w:cs="Times New Roman"/>
          <w:color w:val="131513"/>
        </w:rPr>
        <w:t xml:space="preserve">by email to </w:t>
      </w:r>
      <w:ins w:id="115" w:author="Dimova, Stanislava" w:date="2023-03-09T14:43:00Z">
        <w:r w:rsidR="00DE00C8">
          <w:rPr>
            <w:rFonts w:ascii="Times New Roman" w:hAnsi="Times New Roman" w:cs="Times New Roman"/>
            <w:color w:val="131513"/>
          </w:rPr>
          <w:fldChar w:fldCharType="begin"/>
        </w:r>
        <w:r w:rsidR="00DE00C8">
          <w:rPr>
            <w:rFonts w:ascii="Times New Roman" w:hAnsi="Times New Roman" w:cs="Times New Roman"/>
            <w:color w:val="131513"/>
          </w:rPr>
          <w:instrText xml:space="preserve"> HYPERLINK "mailto:</w:instrText>
        </w:r>
      </w:ins>
      <w:r w:rsidR="00DE00C8">
        <w:rPr>
          <w:rFonts w:ascii="Times New Roman" w:hAnsi="Times New Roman" w:cs="Times New Roman"/>
          <w:color w:val="131513"/>
        </w:rPr>
        <w:instrText>legal@planetart.com</w:instrText>
      </w:r>
      <w:ins w:id="116" w:author="Dimova, Stanislava" w:date="2023-03-09T14:43:00Z">
        <w:r w:rsidR="00DE00C8">
          <w:rPr>
            <w:rFonts w:ascii="Times New Roman" w:hAnsi="Times New Roman" w:cs="Times New Roman"/>
            <w:color w:val="131513"/>
          </w:rPr>
          <w:instrText xml:space="preserve">" </w:instrText>
        </w:r>
        <w:r w:rsidR="00DE00C8">
          <w:rPr>
            <w:rFonts w:ascii="Times New Roman" w:hAnsi="Times New Roman" w:cs="Times New Roman"/>
            <w:color w:val="131513"/>
          </w:rPr>
        </w:r>
        <w:r w:rsidR="00DE00C8">
          <w:rPr>
            <w:rFonts w:ascii="Times New Roman" w:hAnsi="Times New Roman" w:cs="Times New Roman"/>
            <w:color w:val="131513"/>
          </w:rPr>
          <w:fldChar w:fldCharType="separate"/>
        </w:r>
      </w:ins>
      <w:r w:rsidR="00DE00C8" w:rsidRPr="001407AD">
        <w:rPr>
          <w:rStyle w:val="Hyperlink"/>
          <w:rFonts w:ascii="Times New Roman" w:hAnsi="Times New Roman" w:cs="Times New Roman"/>
        </w:rPr>
        <w:t>legal@planetart.com</w:t>
      </w:r>
      <w:ins w:id="117" w:author="Dimova, Stanislava" w:date="2023-03-09T14:43:00Z">
        <w:r w:rsidR="00DE00C8">
          <w:rPr>
            <w:rFonts w:ascii="Times New Roman" w:hAnsi="Times New Roman" w:cs="Times New Roman"/>
            <w:color w:val="131513"/>
          </w:rPr>
          <w:fldChar w:fldCharType="end"/>
        </w:r>
      </w:ins>
      <w:r w:rsidR="002B069A">
        <w:rPr>
          <w:rFonts w:ascii="Times New Roman" w:hAnsi="Times New Roman" w:cs="Times New Roman"/>
          <w:color w:val="131513"/>
        </w:rPr>
        <w:t xml:space="preserve"> </w:t>
      </w:r>
      <w:commentRangeStart w:id="118"/>
      <w:del w:id="119" w:author="Dimova, Stanislava" w:date="2023-03-09T11:32:00Z">
        <w:r w:rsidR="002B069A" w:rsidDel="005A651B">
          <w:rPr>
            <w:rFonts w:ascii="Times New Roman" w:hAnsi="Times New Roman" w:cs="Times New Roman"/>
            <w:color w:val="131513"/>
          </w:rPr>
          <w:delText xml:space="preserve">with a summary of all facts then known about the incident </w:delText>
        </w:r>
      </w:del>
      <w:commentRangeEnd w:id="118"/>
      <w:r w:rsidR="003A1262">
        <w:rPr>
          <w:rStyle w:val="CommentReference"/>
        </w:rPr>
        <w:commentReference w:id="118"/>
      </w:r>
      <w:r w:rsidR="00C66C02" w:rsidRPr="00416100">
        <w:rPr>
          <w:rFonts w:ascii="Times New Roman" w:hAnsi="Times New Roman" w:cs="Times New Roman"/>
          <w:color w:val="131513"/>
        </w:rPr>
        <w:t xml:space="preserve">without undue delay </w:t>
      </w:r>
      <w:r w:rsidR="00445609" w:rsidRPr="00416100">
        <w:rPr>
          <w:rFonts w:ascii="Times New Roman" w:hAnsi="Times New Roman" w:cs="Times New Roman"/>
          <w:color w:val="131513"/>
        </w:rPr>
        <w:t xml:space="preserve">and as soon as reasonably possible </w:t>
      </w:r>
      <w:r w:rsidR="004204E5" w:rsidRPr="00416100">
        <w:rPr>
          <w:rFonts w:ascii="Times New Roman" w:hAnsi="Times New Roman" w:cs="Times New Roman"/>
          <w:color w:val="131513"/>
        </w:rPr>
        <w:t xml:space="preserve">about </w:t>
      </w:r>
      <w:r w:rsidR="009D2CC9" w:rsidRPr="00416100">
        <w:rPr>
          <w:rFonts w:ascii="Times New Roman" w:hAnsi="Times New Roman" w:cs="Times New Roman"/>
          <w:color w:val="131513"/>
        </w:rPr>
        <w:t xml:space="preserve">the </w:t>
      </w:r>
      <w:r w:rsidR="00521BD7" w:rsidRPr="00416100">
        <w:rPr>
          <w:rFonts w:ascii="Times New Roman" w:hAnsi="Times New Roman" w:cs="Times New Roman"/>
          <w:color w:val="131513"/>
        </w:rPr>
        <w:t>D</w:t>
      </w:r>
      <w:r w:rsidR="004204E5" w:rsidRPr="00416100">
        <w:rPr>
          <w:rFonts w:ascii="Times New Roman" w:hAnsi="Times New Roman" w:cs="Times New Roman"/>
          <w:color w:val="131513"/>
        </w:rPr>
        <w:t xml:space="preserve">ata </w:t>
      </w:r>
      <w:r w:rsidR="00521BD7" w:rsidRPr="00416100">
        <w:rPr>
          <w:rFonts w:ascii="Times New Roman" w:hAnsi="Times New Roman" w:cs="Times New Roman"/>
          <w:color w:val="131513"/>
        </w:rPr>
        <w:t>S</w:t>
      </w:r>
      <w:r w:rsidR="004204E5" w:rsidRPr="00416100">
        <w:rPr>
          <w:rFonts w:ascii="Times New Roman" w:hAnsi="Times New Roman" w:cs="Times New Roman"/>
          <w:color w:val="131513"/>
        </w:rPr>
        <w:t xml:space="preserve">ecurity </w:t>
      </w:r>
      <w:r w:rsidR="00521BD7" w:rsidRPr="00416100">
        <w:rPr>
          <w:rFonts w:ascii="Times New Roman" w:hAnsi="Times New Roman" w:cs="Times New Roman"/>
          <w:color w:val="131513"/>
        </w:rPr>
        <w:t>B</w:t>
      </w:r>
      <w:r w:rsidR="004204E5" w:rsidRPr="00416100">
        <w:rPr>
          <w:rFonts w:ascii="Times New Roman" w:hAnsi="Times New Roman" w:cs="Times New Roman"/>
          <w:color w:val="131513"/>
        </w:rPr>
        <w:t xml:space="preserve">reach </w:t>
      </w:r>
      <w:r w:rsidR="00F86959" w:rsidRPr="00416100">
        <w:rPr>
          <w:rFonts w:ascii="Times New Roman" w:hAnsi="Times New Roman" w:cs="Times New Roman"/>
          <w:color w:val="131513"/>
        </w:rPr>
        <w:t xml:space="preserve">related to </w:t>
      </w:r>
      <w:r w:rsidR="004204E5" w:rsidRPr="00416100">
        <w:rPr>
          <w:rFonts w:ascii="Times New Roman" w:hAnsi="Times New Roman" w:cs="Times New Roman"/>
          <w:color w:val="131513"/>
        </w:rPr>
        <w:t>the Processing of Personal Data</w:t>
      </w:r>
      <w:r w:rsidR="00C66C02" w:rsidRPr="00416100">
        <w:rPr>
          <w:rFonts w:ascii="Times New Roman" w:hAnsi="Times New Roman" w:cs="Times New Roman"/>
          <w:color w:val="131513"/>
        </w:rPr>
        <w:t xml:space="preserve"> under this Agreement</w:t>
      </w:r>
      <w:r w:rsidR="004204E5" w:rsidRPr="00416100">
        <w:rPr>
          <w:rFonts w:ascii="Times New Roman" w:hAnsi="Times New Roman" w:cs="Times New Roman"/>
          <w:color w:val="131513"/>
        </w:rPr>
        <w:t>.</w:t>
      </w:r>
      <w:r w:rsidR="00416100" w:rsidRPr="00416100">
        <w:rPr>
          <w:rFonts w:ascii="Times New Roman" w:hAnsi="Times New Roman" w:cs="Times New Roman"/>
          <w:color w:val="131513"/>
        </w:rPr>
        <w:t xml:space="preserve"> </w:t>
      </w:r>
      <w:r w:rsidR="00C66C02" w:rsidRPr="00416100">
        <w:rPr>
          <w:rFonts w:ascii="Times New Roman" w:hAnsi="Times New Roman" w:cs="Times New Roman"/>
          <w:color w:val="131513"/>
        </w:rPr>
        <w:t xml:space="preserve">Processor shall </w:t>
      </w:r>
      <w:r w:rsidR="009D2CC9" w:rsidRPr="00416100">
        <w:rPr>
          <w:rFonts w:ascii="Times New Roman" w:hAnsi="Times New Roman" w:cs="Times New Roman"/>
          <w:color w:val="131513"/>
        </w:rPr>
        <w:t xml:space="preserve">investigate and </w:t>
      </w:r>
      <w:r w:rsidR="00C66C02" w:rsidRPr="00416100">
        <w:rPr>
          <w:rFonts w:ascii="Times New Roman" w:hAnsi="Times New Roman" w:cs="Times New Roman"/>
          <w:color w:val="131513"/>
        </w:rPr>
        <w:t xml:space="preserve">provide the Controller with sufficient information related to the Data Security Breach </w:t>
      </w:r>
      <w:r w:rsidR="00B973C3" w:rsidRPr="00B973C3">
        <w:rPr>
          <w:rFonts w:ascii="Times New Roman" w:hAnsi="Times New Roman" w:cs="Times New Roman"/>
        </w:rPr>
        <w:t>to the extent such information is already available to it</w:t>
      </w:r>
      <w:r w:rsidR="00B973C3">
        <w:rPr>
          <w:rFonts w:ascii="Times New Roman" w:hAnsi="Times New Roman" w:cs="Times New Roman"/>
        </w:rPr>
        <w:t>,</w:t>
      </w:r>
      <w:r w:rsidR="00B973C3" w:rsidRPr="00416100">
        <w:rPr>
          <w:rFonts w:ascii="Times New Roman" w:hAnsi="Times New Roman" w:cs="Times New Roman"/>
          <w:color w:val="131513"/>
        </w:rPr>
        <w:t xml:space="preserve"> </w:t>
      </w:r>
      <w:r w:rsidR="00C66C02" w:rsidRPr="00416100">
        <w:rPr>
          <w:rFonts w:ascii="Times New Roman" w:hAnsi="Times New Roman" w:cs="Times New Roman"/>
          <w:color w:val="131513"/>
        </w:rPr>
        <w:t xml:space="preserve">in order to allow </w:t>
      </w:r>
      <w:r w:rsidR="00B973C3">
        <w:rPr>
          <w:rFonts w:ascii="Times New Roman" w:hAnsi="Times New Roman" w:cs="Times New Roman"/>
          <w:color w:val="131513"/>
        </w:rPr>
        <w:t xml:space="preserve">Controller </w:t>
      </w:r>
      <w:r w:rsidR="00C66C02" w:rsidRPr="00416100">
        <w:rPr>
          <w:rFonts w:ascii="Times New Roman" w:hAnsi="Times New Roman" w:cs="Times New Roman"/>
          <w:color w:val="131513"/>
        </w:rPr>
        <w:t xml:space="preserve">to meet any legal </w:t>
      </w:r>
      <w:r w:rsidR="00521BD7" w:rsidRPr="00416100">
        <w:rPr>
          <w:rFonts w:ascii="Times New Roman" w:hAnsi="Times New Roman" w:cs="Times New Roman"/>
          <w:color w:val="131513"/>
        </w:rPr>
        <w:t>obligation</w:t>
      </w:r>
      <w:r w:rsidR="00C66C02" w:rsidRPr="00416100">
        <w:rPr>
          <w:rFonts w:ascii="Times New Roman" w:hAnsi="Times New Roman" w:cs="Times New Roman"/>
          <w:color w:val="131513"/>
        </w:rPr>
        <w:t xml:space="preserve"> </w:t>
      </w:r>
      <w:r w:rsidR="00B973C3">
        <w:rPr>
          <w:rFonts w:ascii="Times New Roman" w:hAnsi="Times New Roman" w:cs="Times New Roman"/>
          <w:color w:val="131513"/>
        </w:rPr>
        <w:t xml:space="preserve">if applicable </w:t>
      </w:r>
      <w:r w:rsidR="00C66C02" w:rsidRPr="00416100">
        <w:rPr>
          <w:rFonts w:ascii="Times New Roman" w:hAnsi="Times New Roman" w:cs="Times New Roman"/>
          <w:color w:val="131513"/>
        </w:rPr>
        <w:t xml:space="preserve">to inform Data Subjects </w:t>
      </w:r>
      <w:r w:rsidR="006A23D7" w:rsidRPr="00416100">
        <w:rPr>
          <w:rFonts w:ascii="Times New Roman" w:hAnsi="Times New Roman" w:cs="Times New Roman"/>
          <w:color w:val="131513"/>
        </w:rPr>
        <w:t>or the Supervisory</w:t>
      </w:r>
      <w:r w:rsidR="00C66C02" w:rsidRPr="00416100">
        <w:rPr>
          <w:rFonts w:ascii="Times New Roman" w:hAnsi="Times New Roman" w:cs="Times New Roman"/>
          <w:color w:val="131513"/>
        </w:rPr>
        <w:t xml:space="preserve"> Authority of the Data </w:t>
      </w:r>
      <w:r w:rsidR="00521BD7" w:rsidRPr="00416100">
        <w:rPr>
          <w:rFonts w:ascii="Times New Roman" w:hAnsi="Times New Roman" w:cs="Times New Roman"/>
          <w:color w:val="131513"/>
        </w:rPr>
        <w:t xml:space="preserve">Security </w:t>
      </w:r>
      <w:r w:rsidR="00C66C02" w:rsidRPr="00416100">
        <w:rPr>
          <w:rFonts w:ascii="Times New Roman" w:hAnsi="Times New Roman" w:cs="Times New Roman"/>
          <w:color w:val="131513"/>
        </w:rPr>
        <w:t>Breach under the applicable Data Protection Laws and Regulations.</w:t>
      </w:r>
      <w:r w:rsidR="00C66C02" w:rsidRPr="00416100">
        <w:rPr>
          <w:rFonts w:ascii="Times New Roman" w:hAnsi="Times New Roman" w:cs="Times New Roman"/>
          <w:color w:val="131513"/>
          <w:w w:val="105"/>
        </w:rPr>
        <w:t xml:space="preserve"> </w:t>
      </w:r>
    </w:p>
    <w:p w14:paraId="68638841" w14:textId="5F49698D" w:rsidR="008D29C4" w:rsidRPr="00832E57" w:rsidRDefault="008D29C4" w:rsidP="00832E57">
      <w:pPr>
        <w:pStyle w:val="ListParagraph"/>
        <w:numPr>
          <w:ilvl w:val="2"/>
          <w:numId w:val="2"/>
        </w:numPr>
        <w:tabs>
          <w:tab w:val="left" w:pos="865"/>
        </w:tabs>
        <w:spacing w:before="120" w:after="120" w:line="247" w:lineRule="auto"/>
        <w:ind w:left="0" w:right="170" w:firstLine="0"/>
        <w:jc w:val="both"/>
        <w:rPr>
          <w:rFonts w:ascii="Times New Roman" w:hAnsi="Times New Roman" w:cs="Times New Roman"/>
          <w:color w:val="131513"/>
        </w:rPr>
      </w:pPr>
      <w:commentRangeStart w:id="120"/>
      <w:ins w:id="121" w:author="Melen Skurka" w:date="2023-02-27T10:42:00Z">
        <w:del w:id="122" w:author="Dimova, Stanislava" w:date="2023-03-09T14:51:00Z">
          <w:r w:rsidDel="00000326">
            <w:rPr>
              <w:rFonts w:ascii="Times New Roman" w:hAnsi="Times New Roman" w:cs="Times New Roman"/>
              <w:color w:val="131513"/>
              <w:w w:val="105"/>
            </w:rPr>
            <w:delText xml:space="preserve">7.2.2 </w:delText>
          </w:r>
        </w:del>
      </w:ins>
      <w:ins w:id="123" w:author="Melen Skurka" w:date="2023-02-27T10:41:00Z">
        <w:del w:id="124" w:author="Dimova, Stanislava" w:date="2023-03-09T14:51:00Z">
          <w:r w:rsidRPr="008D29C4" w:rsidDel="00000326">
            <w:rPr>
              <w:rFonts w:ascii="Times New Roman" w:hAnsi="Times New Roman" w:cs="Times New Roman"/>
              <w:color w:val="131513"/>
              <w:w w:val="105"/>
            </w:rPr>
            <w:delText xml:space="preserve">In no case later than </w:delText>
          </w:r>
        </w:del>
        <w:del w:id="125" w:author="Dimova, Stanislava" w:date="2023-03-09T11:33:00Z">
          <w:r w:rsidRPr="008D29C4" w:rsidDel="003A1262">
            <w:rPr>
              <w:rFonts w:ascii="Times New Roman" w:hAnsi="Times New Roman" w:cs="Times New Roman"/>
              <w:color w:val="131513"/>
              <w:w w:val="105"/>
            </w:rPr>
            <w:delText>one (1)</w:delText>
          </w:r>
        </w:del>
        <w:del w:id="126" w:author="Dimova, Stanislava" w:date="2023-03-09T14:51:00Z">
          <w:r w:rsidRPr="008D29C4" w:rsidDel="00000326">
            <w:rPr>
              <w:rFonts w:ascii="Times New Roman" w:hAnsi="Times New Roman" w:cs="Times New Roman"/>
              <w:color w:val="131513"/>
              <w:w w:val="105"/>
            </w:rPr>
            <w:delText xml:space="preserve"> </w:delText>
          </w:r>
        </w:del>
        <w:del w:id="127" w:author="Dimova, Stanislava" w:date="2023-03-09T11:39:00Z">
          <w:r w:rsidRPr="008D29C4" w:rsidDel="00A702CC">
            <w:rPr>
              <w:rFonts w:ascii="Times New Roman" w:hAnsi="Times New Roman" w:cs="Times New Roman"/>
              <w:color w:val="131513"/>
              <w:w w:val="105"/>
            </w:rPr>
            <w:delText xml:space="preserve">day </w:delText>
          </w:r>
        </w:del>
        <w:del w:id="128" w:author="Dimova, Stanislava" w:date="2023-03-09T14:51:00Z">
          <w:r w:rsidRPr="008D29C4" w:rsidDel="00000326">
            <w:rPr>
              <w:rFonts w:ascii="Times New Roman" w:hAnsi="Times New Roman" w:cs="Times New Roman"/>
              <w:color w:val="131513"/>
              <w:w w:val="105"/>
            </w:rPr>
            <w:delText xml:space="preserve">after the date upon on which </w:delText>
          </w:r>
        </w:del>
        <w:del w:id="129" w:author="Dimova, Stanislava" w:date="2023-03-09T11:33:00Z">
          <w:r w:rsidRPr="008D29C4" w:rsidDel="003A1262">
            <w:rPr>
              <w:rFonts w:ascii="Times New Roman" w:hAnsi="Times New Roman" w:cs="Times New Roman"/>
              <w:color w:val="131513"/>
              <w:w w:val="105"/>
            </w:rPr>
            <w:delText xml:space="preserve">an </w:delText>
          </w:r>
        </w:del>
      </w:ins>
      <w:ins w:id="130" w:author="Melen Skurka" w:date="2023-02-27T10:43:00Z">
        <w:del w:id="131" w:author="Dimova, Stanislava" w:date="2023-03-09T11:33:00Z">
          <w:r w:rsidR="002B069A" w:rsidDel="003A1262">
            <w:rPr>
              <w:rFonts w:ascii="Times New Roman" w:hAnsi="Times New Roman" w:cs="Times New Roman"/>
              <w:color w:val="131513"/>
              <w:w w:val="105"/>
            </w:rPr>
            <w:delText>i</w:delText>
          </w:r>
        </w:del>
      </w:ins>
      <w:ins w:id="132" w:author="Melen Skurka" w:date="2023-02-27T10:41:00Z">
        <w:del w:id="133" w:author="Dimova, Stanislava" w:date="2023-03-09T11:33:00Z">
          <w:r w:rsidRPr="008D29C4" w:rsidDel="003A1262">
            <w:rPr>
              <w:rFonts w:ascii="Times New Roman" w:hAnsi="Times New Roman" w:cs="Times New Roman"/>
              <w:color w:val="131513"/>
              <w:w w:val="105"/>
            </w:rPr>
            <w:delText xml:space="preserve">ncident </w:delText>
          </w:r>
        </w:del>
        <w:del w:id="134" w:author="Dimova, Stanislava" w:date="2023-03-09T14:51:00Z">
          <w:r w:rsidRPr="008D29C4" w:rsidDel="00000326">
            <w:rPr>
              <w:rFonts w:ascii="Times New Roman" w:hAnsi="Times New Roman" w:cs="Times New Roman"/>
              <w:color w:val="131513"/>
              <w:w w:val="105"/>
            </w:rPr>
            <w:delText xml:space="preserve">first becomes known to </w:delText>
          </w:r>
        </w:del>
      </w:ins>
      <w:ins w:id="135" w:author="Melen Skurka" w:date="2023-02-27T10:43:00Z">
        <w:del w:id="136" w:author="Dimova, Stanislava" w:date="2023-03-09T14:51:00Z">
          <w:r w:rsidR="002B069A" w:rsidDel="00000326">
            <w:rPr>
              <w:rFonts w:ascii="Times New Roman" w:hAnsi="Times New Roman" w:cs="Times New Roman"/>
              <w:color w:val="131513"/>
              <w:w w:val="105"/>
            </w:rPr>
            <w:delText>Processor</w:delText>
          </w:r>
        </w:del>
      </w:ins>
      <w:ins w:id="137" w:author="Melen Skurka" w:date="2023-02-27T10:41:00Z">
        <w:del w:id="138" w:author="Dimova, Stanislava" w:date="2023-03-09T14:51:00Z">
          <w:r w:rsidRPr="008D29C4" w:rsidDel="00000326">
            <w:rPr>
              <w:rFonts w:ascii="Times New Roman" w:hAnsi="Times New Roman" w:cs="Times New Roman"/>
              <w:color w:val="131513"/>
              <w:w w:val="105"/>
            </w:rPr>
            <w:delText xml:space="preserve">, </w:delText>
          </w:r>
        </w:del>
      </w:ins>
      <w:ins w:id="139" w:author="Melen Skurka" w:date="2023-02-27T10:43:00Z">
        <w:del w:id="140" w:author="Dimova, Stanislava" w:date="2023-03-09T14:51:00Z">
          <w:r w:rsidR="002B069A" w:rsidDel="00000326">
            <w:rPr>
              <w:rFonts w:ascii="Times New Roman" w:hAnsi="Times New Roman" w:cs="Times New Roman"/>
              <w:color w:val="131513"/>
              <w:w w:val="105"/>
            </w:rPr>
            <w:delText>Processor</w:delText>
          </w:r>
        </w:del>
      </w:ins>
      <w:ins w:id="141" w:author="Melen Skurka" w:date="2023-02-27T10:41:00Z">
        <w:del w:id="142" w:author="Dimova, Stanislava" w:date="2023-03-09T14:51:00Z">
          <w:r w:rsidRPr="008D29C4" w:rsidDel="00000326">
            <w:rPr>
              <w:rFonts w:ascii="Times New Roman" w:hAnsi="Times New Roman" w:cs="Times New Roman"/>
              <w:color w:val="131513"/>
              <w:w w:val="105"/>
            </w:rPr>
            <w:delText xml:space="preserve"> will provide </w:delText>
          </w:r>
        </w:del>
        <w:del w:id="143" w:author="Dimova, Stanislava" w:date="2023-03-09T12:24:00Z">
          <w:r w:rsidRPr="008D29C4" w:rsidDel="004258E5">
            <w:rPr>
              <w:rFonts w:ascii="Times New Roman" w:hAnsi="Times New Roman" w:cs="Times New Roman"/>
              <w:color w:val="131513"/>
              <w:w w:val="105"/>
            </w:rPr>
            <w:delText>PlanetArt</w:delText>
          </w:r>
        </w:del>
        <w:del w:id="144" w:author="Dimova, Stanislava" w:date="2023-03-09T14:51:00Z">
          <w:r w:rsidRPr="008D29C4" w:rsidDel="00000326">
            <w:rPr>
              <w:rFonts w:ascii="Times New Roman" w:hAnsi="Times New Roman" w:cs="Times New Roman"/>
              <w:color w:val="131513"/>
              <w:w w:val="105"/>
            </w:rPr>
            <w:delText xml:space="preserve"> with a more-detailed notification than that required by </w:delText>
          </w:r>
        </w:del>
      </w:ins>
      <w:ins w:id="145" w:author="Melen Skurka" w:date="2023-02-27T10:43:00Z">
        <w:del w:id="146" w:author="Dimova, Stanislava" w:date="2023-03-09T14:51:00Z">
          <w:r w:rsidR="002B069A" w:rsidDel="00000326">
            <w:rPr>
              <w:rFonts w:ascii="Times New Roman" w:hAnsi="Times New Roman" w:cs="Times New Roman"/>
              <w:color w:val="131513"/>
              <w:w w:val="105"/>
            </w:rPr>
            <w:delText>the Services Agreement</w:delText>
          </w:r>
        </w:del>
      </w:ins>
      <w:commentRangeEnd w:id="120"/>
      <w:r w:rsidR="007C1E48">
        <w:rPr>
          <w:rStyle w:val="CommentReference"/>
        </w:rPr>
        <w:commentReference w:id="120"/>
      </w:r>
      <w:ins w:id="147" w:author="Melen Skurka" w:date="2023-02-27T10:41:00Z">
        <w:del w:id="148" w:author="Dimova, Stanislava" w:date="2023-03-09T14:51:00Z">
          <w:r w:rsidRPr="008D29C4" w:rsidDel="00000326">
            <w:rPr>
              <w:rFonts w:ascii="Times New Roman" w:hAnsi="Times New Roman" w:cs="Times New Roman"/>
              <w:color w:val="131513"/>
              <w:w w:val="105"/>
            </w:rPr>
            <w:delText xml:space="preserve">, again by email to legal@planetart.com, containing at least the following </w:delText>
          </w:r>
        </w:del>
        <w:del w:id="149" w:author="Dimova, Stanislava" w:date="2023-03-09T14:52:00Z">
          <w:r w:rsidRPr="008D29C4" w:rsidDel="00447AA7">
            <w:rPr>
              <w:rFonts w:ascii="Times New Roman" w:hAnsi="Times New Roman" w:cs="Times New Roman"/>
              <w:color w:val="131513"/>
              <w:w w:val="105"/>
            </w:rPr>
            <w:delText>information, e</w:delText>
          </w:r>
        </w:del>
        <w:del w:id="150" w:author="Dimova, Stanislava" w:date="2023-03-09T14:53:00Z">
          <w:r w:rsidRPr="008D29C4" w:rsidDel="001634E4">
            <w:rPr>
              <w:rFonts w:ascii="Times New Roman" w:hAnsi="Times New Roman" w:cs="Times New Roman"/>
              <w:color w:val="131513"/>
              <w:w w:val="105"/>
            </w:rPr>
            <w:delText xml:space="preserve">xcept </w:delText>
          </w:r>
        </w:del>
      </w:ins>
      <w:ins w:id="151" w:author="Dimova, Stanislava" w:date="2023-03-09T14:53:00Z">
        <w:r w:rsidR="001634E4">
          <w:rPr>
            <w:rFonts w:ascii="Times New Roman" w:hAnsi="Times New Roman" w:cs="Times New Roman"/>
            <w:color w:val="131513"/>
            <w:w w:val="105"/>
          </w:rPr>
          <w:t>T</w:t>
        </w:r>
      </w:ins>
      <w:ins w:id="152" w:author="Melen Skurka" w:date="2023-02-27T10:41:00Z">
        <w:del w:id="153" w:author="Dimova, Stanislava" w:date="2023-03-09T14:53:00Z">
          <w:r w:rsidRPr="008D29C4" w:rsidDel="001634E4">
            <w:rPr>
              <w:rFonts w:ascii="Times New Roman" w:hAnsi="Times New Roman" w:cs="Times New Roman"/>
              <w:color w:val="131513"/>
              <w:w w:val="105"/>
            </w:rPr>
            <w:delText>t</w:delText>
          </w:r>
        </w:del>
        <w:r w:rsidRPr="008D29C4">
          <w:rPr>
            <w:rFonts w:ascii="Times New Roman" w:hAnsi="Times New Roman" w:cs="Times New Roman"/>
            <w:color w:val="131513"/>
            <w:w w:val="105"/>
          </w:rPr>
          <w:t xml:space="preserve">o the extent </w:t>
        </w:r>
      </w:ins>
      <w:ins w:id="154" w:author="Dimova, Stanislava" w:date="2023-03-09T14:52:00Z">
        <w:r w:rsidR="001634E4">
          <w:rPr>
            <w:rFonts w:ascii="Times New Roman" w:hAnsi="Times New Roman" w:cs="Times New Roman"/>
            <w:color w:val="131513"/>
            <w:w w:val="105"/>
          </w:rPr>
          <w:t>such information is available to the Processor</w:t>
        </w:r>
      </w:ins>
      <w:ins w:id="155" w:author="Dimova, Stanislava" w:date="2023-03-09T14:53:00Z">
        <w:r w:rsidR="0070371D">
          <w:rPr>
            <w:rFonts w:ascii="Times New Roman" w:hAnsi="Times New Roman" w:cs="Times New Roman"/>
            <w:color w:val="131513"/>
            <w:w w:val="105"/>
          </w:rPr>
          <w:t xml:space="preserve">, </w:t>
        </w:r>
      </w:ins>
      <w:ins w:id="156" w:author="Dimova, Stanislava" w:date="2023-03-09T14:54:00Z">
        <w:r w:rsidR="00D66662">
          <w:rPr>
            <w:rFonts w:ascii="Times New Roman" w:hAnsi="Times New Roman" w:cs="Times New Roman"/>
            <w:color w:val="131513"/>
            <w:w w:val="105"/>
          </w:rPr>
          <w:t xml:space="preserve">it will provide Controller </w:t>
        </w:r>
      </w:ins>
      <w:ins w:id="157" w:author="Melen Skurka" w:date="2023-02-27T10:41:00Z">
        <w:del w:id="158" w:author="Dimova, Stanislava" w:date="2023-03-09T14:53:00Z">
          <w:r w:rsidRPr="008D29C4" w:rsidDel="001634E4">
            <w:rPr>
              <w:rFonts w:ascii="Times New Roman" w:hAnsi="Times New Roman" w:cs="Times New Roman"/>
              <w:color w:val="131513"/>
              <w:w w:val="105"/>
            </w:rPr>
            <w:delText>to which the same cannot be discovered through reasonable efforts within such timeframe</w:delText>
          </w:r>
        </w:del>
        <w:r w:rsidRPr="008D29C4">
          <w:rPr>
            <w:rFonts w:ascii="Times New Roman" w:hAnsi="Times New Roman" w:cs="Times New Roman"/>
            <w:color w:val="131513"/>
            <w:w w:val="105"/>
          </w:rPr>
          <w:t xml:space="preserve">: (i) the </w:t>
        </w:r>
        <w:del w:id="159" w:author="Dimova, Stanislava" w:date="2023-03-09T14:54:00Z">
          <w:r w:rsidRPr="008D29C4" w:rsidDel="00D66662">
            <w:rPr>
              <w:rFonts w:ascii="Times New Roman" w:hAnsi="Times New Roman" w:cs="Times New Roman"/>
              <w:color w:val="131513"/>
              <w:w w:val="105"/>
            </w:rPr>
            <w:delText>identification and address of each</w:delText>
          </w:r>
        </w:del>
      </w:ins>
      <w:ins w:id="160" w:author="Dimova, Stanislava" w:date="2023-03-09T14:54:00Z">
        <w:r w:rsidR="00D66662">
          <w:rPr>
            <w:rFonts w:ascii="Times New Roman" w:hAnsi="Times New Roman" w:cs="Times New Roman"/>
            <w:color w:val="131513"/>
            <w:w w:val="105"/>
          </w:rPr>
          <w:t>categories of</w:t>
        </w:r>
      </w:ins>
      <w:ins w:id="161" w:author="Melen Skurka" w:date="2023-02-27T10:41:00Z">
        <w:r w:rsidRPr="008D29C4">
          <w:rPr>
            <w:rFonts w:ascii="Times New Roman" w:hAnsi="Times New Roman" w:cs="Times New Roman"/>
            <w:color w:val="131513"/>
            <w:w w:val="105"/>
          </w:rPr>
          <w:t xml:space="preserve"> </w:t>
        </w:r>
      </w:ins>
      <w:ins w:id="162" w:author="Melen Skurka" w:date="2023-02-27T10:44:00Z">
        <w:r w:rsidR="002B069A">
          <w:rPr>
            <w:rFonts w:ascii="Times New Roman" w:hAnsi="Times New Roman" w:cs="Times New Roman"/>
            <w:color w:val="131513"/>
            <w:w w:val="105"/>
          </w:rPr>
          <w:t>Data Subject</w:t>
        </w:r>
      </w:ins>
      <w:ins w:id="163" w:author="Melen Skurka" w:date="2023-02-27T10:41:00Z">
        <w:r w:rsidRPr="008D29C4">
          <w:rPr>
            <w:rFonts w:ascii="Times New Roman" w:hAnsi="Times New Roman" w:cs="Times New Roman"/>
            <w:color w:val="131513"/>
            <w:w w:val="105"/>
          </w:rPr>
          <w:t xml:space="preserve"> whose data was accessed, compromised, or exfiltrated in the </w:t>
        </w:r>
        <w:del w:id="164" w:author="Dimova, Stanislava" w:date="2023-03-09T14:54:00Z">
          <w:r w:rsidRPr="008D29C4" w:rsidDel="00D66662">
            <w:rPr>
              <w:rFonts w:ascii="Times New Roman" w:hAnsi="Times New Roman" w:cs="Times New Roman"/>
              <w:color w:val="131513"/>
              <w:w w:val="105"/>
            </w:rPr>
            <w:delText>Incident</w:delText>
          </w:r>
        </w:del>
      </w:ins>
      <w:ins w:id="165" w:author="Dimova, Stanislava" w:date="2023-03-09T14:54:00Z">
        <w:r w:rsidR="00D66662">
          <w:rPr>
            <w:rFonts w:ascii="Times New Roman" w:hAnsi="Times New Roman" w:cs="Times New Roman"/>
            <w:color w:val="131513"/>
            <w:w w:val="105"/>
          </w:rPr>
          <w:t>Data Security Breach</w:t>
        </w:r>
      </w:ins>
      <w:ins w:id="166" w:author="Melen Skurka" w:date="2023-02-27T10:41:00Z">
        <w:r w:rsidRPr="008D29C4">
          <w:rPr>
            <w:rFonts w:ascii="Times New Roman" w:hAnsi="Times New Roman" w:cs="Times New Roman"/>
            <w:color w:val="131513"/>
            <w:w w:val="105"/>
          </w:rPr>
          <w:t>; (ii) a brief description of what happened, including, without limitation</w:t>
        </w:r>
      </w:ins>
      <w:ins w:id="167" w:author="Dimova, Stanislava" w:date="2023-03-09T14:54:00Z">
        <w:r w:rsidR="000E7958">
          <w:rPr>
            <w:rFonts w:ascii="Times New Roman" w:hAnsi="Times New Roman" w:cs="Times New Roman"/>
            <w:color w:val="131513"/>
            <w:w w:val="105"/>
          </w:rPr>
          <w:t xml:space="preserve"> where possible</w:t>
        </w:r>
      </w:ins>
      <w:ins w:id="168" w:author="Melen Skurka" w:date="2023-02-27T10:41:00Z">
        <w:r w:rsidRPr="008D29C4">
          <w:rPr>
            <w:rFonts w:ascii="Times New Roman" w:hAnsi="Times New Roman" w:cs="Times New Roman"/>
            <w:color w:val="131513"/>
            <w:w w:val="105"/>
          </w:rPr>
          <w:t xml:space="preserve">, the date of the </w:t>
        </w:r>
      </w:ins>
      <w:ins w:id="169" w:author="Melen Skurka" w:date="2023-02-27T10:44:00Z">
        <w:del w:id="170" w:author="Dimova, Stanislava" w:date="2023-03-09T14:55:00Z">
          <w:r w:rsidR="002B069A" w:rsidDel="000E7958">
            <w:rPr>
              <w:rFonts w:ascii="Times New Roman" w:hAnsi="Times New Roman" w:cs="Times New Roman"/>
              <w:color w:val="131513"/>
              <w:w w:val="105"/>
            </w:rPr>
            <w:delText>i</w:delText>
          </w:r>
        </w:del>
      </w:ins>
      <w:ins w:id="171" w:author="Melen Skurka" w:date="2023-02-27T10:41:00Z">
        <w:del w:id="172" w:author="Dimova, Stanislava" w:date="2023-03-09T14:55:00Z">
          <w:r w:rsidRPr="008D29C4" w:rsidDel="000E7958">
            <w:rPr>
              <w:rFonts w:ascii="Times New Roman" w:hAnsi="Times New Roman" w:cs="Times New Roman"/>
              <w:color w:val="131513"/>
              <w:w w:val="105"/>
            </w:rPr>
            <w:delText>ncident</w:delText>
          </w:r>
        </w:del>
      </w:ins>
      <w:ins w:id="173" w:author="Dimova, Stanislava" w:date="2023-03-09T14:55:00Z">
        <w:r w:rsidR="000E7958">
          <w:rPr>
            <w:rFonts w:ascii="Times New Roman" w:hAnsi="Times New Roman" w:cs="Times New Roman"/>
            <w:color w:val="131513"/>
            <w:w w:val="105"/>
          </w:rPr>
          <w:t xml:space="preserve">Data </w:t>
        </w:r>
      </w:ins>
      <w:ins w:id="174" w:author="Dimova, Stanislava" w:date="2023-03-09T15:05:00Z">
        <w:r w:rsidR="007C1E48">
          <w:rPr>
            <w:rFonts w:ascii="Times New Roman" w:hAnsi="Times New Roman" w:cs="Times New Roman"/>
            <w:color w:val="131513"/>
            <w:w w:val="105"/>
          </w:rPr>
          <w:t>Security</w:t>
        </w:r>
      </w:ins>
      <w:ins w:id="175" w:author="Dimova, Stanislava" w:date="2023-03-09T14:55:00Z">
        <w:r w:rsidR="000E7958">
          <w:rPr>
            <w:rFonts w:ascii="Times New Roman" w:hAnsi="Times New Roman" w:cs="Times New Roman"/>
            <w:color w:val="131513"/>
            <w:w w:val="105"/>
          </w:rPr>
          <w:t xml:space="preserve"> Breach</w:t>
        </w:r>
      </w:ins>
      <w:ins w:id="176" w:author="Melen Skurka" w:date="2023-02-27T10:41:00Z">
        <w:r w:rsidRPr="008D29C4">
          <w:rPr>
            <w:rFonts w:ascii="Times New Roman" w:hAnsi="Times New Roman" w:cs="Times New Roman"/>
            <w:color w:val="131513"/>
            <w:w w:val="105"/>
          </w:rPr>
          <w:t xml:space="preserve"> and the date of </w:t>
        </w:r>
        <w:del w:id="177" w:author="Dimova, Stanislava" w:date="2023-03-09T14:55:00Z">
          <w:r w:rsidRPr="008D29C4" w:rsidDel="000E7958">
            <w:rPr>
              <w:rFonts w:ascii="Times New Roman" w:hAnsi="Times New Roman" w:cs="Times New Roman"/>
              <w:color w:val="131513"/>
              <w:w w:val="105"/>
            </w:rPr>
            <w:delText>the</w:delText>
          </w:r>
        </w:del>
      </w:ins>
      <w:ins w:id="178" w:author="Dimova, Stanislava" w:date="2023-03-09T14:55:00Z">
        <w:r w:rsidR="000E7958">
          <w:rPr>
            <w:rFonts w:ascii="Times New Roman" w:hAnsi="Times New Roman" w:cs="Times New Roman"/>
            <w:color w:val="131513"/>
            <w:w w:val="105"/>
          </w:rPr>
          <w:t>its</w:t>
        </w:r>
      </w:ins>
      <w:ins w:id="179" w:author="Melen Skurka" w:date="2023-02-27T10:41:00Z">
        <w:r w:rsidRPr="008D29C4">
          <w:rPr>
            <w:rFonts w:ascii="Times New Roman" w:hAnsi="Times New Roman" w:cs="Times New Roman"/>
            <w:color w:val="131513"/>
            <w:w w:val="105"/>
          </w:rPr>
          <w:t xml:space="preserve"> discovery</w:t>
        </w:r>
        <w:del w:id="180" w:author="Dimova, Stanislava" w:date="2023-03-09T14:55:00Z">
          <w:r w:rsidRPr="008D29C4" w:rsidDel="000E7958">
            <w:rPr>
              <w:rFonts w:ascii="Times New Roman" w:hAnsi="Times New Roman" w:cs="Times New Roman"/>
              <w:color w:val="131513"/>
              <w:w w:val="105"/>
            </w:rPr>
            <w:delText xml:space="preserve"> of the </w:delText>
          </w:r>
        </w:del>
      </w:ins>
      <w:ins w:id="181" w:author="Melen Skurka" w:date="2023-02-27T10:44:00Z">
        <w:del w:id="182" w:author="Dimova, Stanislava" w:date="2023-03-09T14:55:00Z">
          <w:r w:rsidR="002B069A" w:rsidDel="000E7958">
            <w:rPr>
              <w:rFonts w:ascii="Times New Roman" w:hAnsi="Times New Roman" w:cs="Times New Roman"/>
              <w:color w:val="131513"/>
              <w:w w:val="105"/>
            </w:rPr>
            <w:delText>o</w:delText>
          </w:r>
        </w:del>
      </w:ins>
      <w:ins w:id="183" w:author="Melen Skurka" w:date="2023-02-27T10:41:00Z">
        <w:del w:id="184" w:author="Dimova, Stanislava" w:date="2023-03-09T14:55:00Z">
          <w:r w:rsidRPr="008D29C4" w:rsidDel="000E7958">
            <w:rPr>
              <w:rFonts w:ascii="Times New Roman" w:hAnsi="Times New Roman" w:cs="Times New Roman"/>
              <w:color w:val="131513"/>
              <w:w w:val="105"/>
            </w:rPr>
            <w:delText>ncident</w:delText>
          </w:r>
        </w:del>
        <w:r w:rsidRPr="008D29C4">
          <w:rPr>
            <w:rFonts w:ascii="Times New Roman" w:hAnsi="Times New Roman" w:cs="Times New Roman"/>
            <w:color w:val="131513"/>
            <w:w w:val="105"/>
          </w:rPr>
          <w:t xml:space="preserve">; (iii) a description of the </w:t>
        </w:r>
        <w:del w:id="185" w:author="Dimova, Stanislava" w:date="2023-03-09T14:55:00Z">
          <w:r w:rsidRPr="008D29C4" w:rsidDel="000E7958">
            <w:rPr>
              <w:rFonts w:ascii="Times New Roman" w:hAnsi="Times New Roman" w:cs="Times New Roman"/>
              <w:color w:val="131513"/>
              <w:w w:val="105"/>
            </w:rPr>
            <w:delText>types</w:delText>
          </w:r>
        </w:del>
      </w:ins>
      <w:ins w:id="186" w:author="Dimova, Stanislava" w:date="2023-03-09T14:55:00Z">
        <w:r w:rsidR="000E7958">
          <w:rPr>
            <w:rFonts w:ascii="Times New Roman" w:hAnsi="Times New Roman" w:cs="Times New Roman"/>
            <w:color w:val="131513"/>
            <w:w w:val="105"/>
          </w:rPr>
          <w:t>categ</w:t>
        </w:r>
        <w:r w:rsidR="00A8409C">
          <w:rPr>
            <w:rFonts w:ascii="Times New Roman" w:hAnsi="Times New Roman" w:cs="Times New Roman"/>
            <w:color w:val="131513"/>
            <w:w w:val="105"/>
          </w:rPr>
          <w:t>ories</w:t>
        </w:r>
      </w:ins>
      <w:ins w:id="187" w:author="Melen Skurka" w:date="2023-02-27T10:41:00Z">
        <w:r w:rsidRPr="008D29C4">
          <w:rPr>
            <w:rFonts w:ascii="Times New Roman" w:hAnsi="Times New Roman" w:cs="Times New Roman"/>
            <w:color w:val="131513"/>
            <w:w w:val="105"/>
          </w:rPr>
          <w:t xml:space="preserve"> of Personal </w:t>
        </w:r>
      </w:ins>
      <w:ins w:id="188" w:author="Melen Skurka" w:date="2023-02-27T10:44:00Z">
        <w:r w:rsidR="002B069A">
          <w:rPr>
            <w:rFonts w:ascii="Times New Roman" w:hAnsi="Times New Roman" w:cs="Times New Roman"/>
            <w:color w:val="131513"/>
            <w:w w:val="105"/>
          </w:rPr>
          <w:t>Data</w:t>
        </w:r>
      </w:ins>
      <w:ins w:id="189" w:author="Melen Skurka" w:date="2023-02-27T10:41:00Z">
        <w:r w:rsidRPr="008D29C4">
          <w:rPr>
            <w:rFonts w:ascii="Times New Roman" w:hAnsi="Times New Roman" w:cs="Times New Roman"/>
            <w:color w:val="131513"/>
            <w:w w:val="105"/>
          </w:rPr>
          <w:t xml:space="preserve"> that were involved in the </w:t>
        </w:r>
      </w:ins>
      <w:ins w:id="190" w:author="Melen Skurka" w:date="2023-02-27T10:44:00Z">
        <w:del w:id="191" w:author="Dimova, Stanislava" w:date="2023-03-09T14:55:00Z">
          <w:r w:rsidR="002B069A" w:rsidDel="00A8409C">
            <w:rPr>
              <w:rFonts w:ascii="Times New Roman" w:hAnsi="Times New Roman" w:cs="Times New Roman"/>
              <w:color w:val="131513"/>
              <w:w w:val="105"/>
            </w:rPr>
            <w:delText>i</w:delText>
          </w:r>
        </w:del>
      </w:ins>
      <w:ins w:id="192" w:author="Melen Skurka" w:date="2023-02-27T10:41:00Z">
        <w:del w:id="193" w:author="Dimova, Stanislava" w:date="2023-03-09T14:55:00Z">
          <w:r w:rsidRPr="008D29C4" w:rsidDel="00A8409C">
            <w:rPr>
              <w:rFonts w:ascii="Times New Roman" w:hAnsi="Times New Roman" w:cs="Times New Roman"/>
              <w:color w:val="131513"/>
              <w:w w:val="105"/>
            </w:rPr>
            <w:delText>ncident</w:delText>
          </w:r>
        </w:del>
      </w:ins>
      <w:ins w:id="194" w:author="Dimova, Stanislava" w:date="2023-03-09T14:55:00Z">
        <w:r w:rsidR="00A8409C">
          <w:rPr>
            <w:rFonts w:ascii="Times New Roman" w:hAnsi="Times New Roman" w:cs="Times New Roman"/>
            <w:color w:val="131513"/>
            <w:w w:val="105"/>
          </w:rPr>
          <w:t>Data security Breach</w:t>
        </w:r>
      </w:ins>
      <w:ins w:id="195" w:author="Melen Skurka" w:date="2023-02-27T10:41:00Z">
        <w:r w:rsidRPr="008D29C4">
          <w:rPr>
            <w:rFonts w:ascii="Times New Roman" w:hAnsi="Times New Roman" w:cs="Times New Roman"/>
            <w:color w:val="131513"/>
            <w:w w:val="105"/>
          </w:rPr>
          <w:t xml:space="preserve">; (iv) a </w:t>
        </w:r>
        <w:del w:id="196" w:author="Dimova, Stanislava" w:date="2023-03-09T14:56:00Z">
          <w:r w:rsidRPr="008D29C4" w:rsidDel="00A8409C">
            <w:rPr>
              <w:rFonts w:ascii="Times New Roman" w:hAnsi="Times New Roman" w:cs="Times New Roman"/>
              <w:color w:val="131513"/>
              <w:w w:val="105"/>
            </w:rPr>
            <w:delText>detailed list of all</w:delText>
          </w:r>
        </w:del>
      </w:ins>
      <w:ins w:id="197" w:author="Dimova, Stanislava" w:date="2023-03-09T14:56:00Z">
        <w:r w:rsidR="00A8409C">
          <w:rPr>
            <w:rFonts w:ascii="Times New Roman" w:hAnsi="Times New Roman" w:cs="Times New Roman"/>
            <w:color w:val="131513"/>
            <w:w w:val="105"/>
          </w:rPr>
          <w:t>descr</w:t>
        </w:r>
        <w:r w:rsidR="00B859D0">
          <w:rPr>
            <w:rFonts w:ascii="Times New Roman" w:hAnsi="Times New Roman" w:cs="Times New Roman"/>
            <w:color w:val="131513"/>
            <w:w w:val="105"/>
          </w:rPr>
          <w:t>iption of the</w:t>
        </w:r>
      </w:ins>
      <w:ins w:id="198" w:author="Melen Skurka" w:date="2023-02-27T10:41:00Z">
        <w:r w:rsidRPr="008D29C4">
          <w:rPr>
            <w:rFonts w:ascii="Times New Roman" w:hAnsi="Times New Roman" w:cs="Times New Roman"/>
            <w:color w:val="131513"/>
            <w:w w:val="105"/>
          </w:rPr>
          <w:t xml:space="preserve"> </w:t>
        </w:r>
      </w:ins>
      <w:ins w:id="199" w:author="Dimova, Stanislava" w:date="2023-03-09T14:56:00Z">
        <w:r w:rsidR="00B859D0" w:rsidRPr="00792F8D">
          <w:rPr>
            <w:rFonts w:ascii="Times New Roman" w:hAnsi="Times New Roman" w:cs="Times New Roman"/>
            <w:color w:val="131513"/>
          </w:rPr>
          <w:t xml:space="preserve">likely consequences of the Data Security Breach </w:t>
        </w:r>
      </w:ins>
      <w:commentRangeStart w:id="200"/>
      <w:ins w:id="201" w:author="Melen Skurka" w:date="2023-02-27T10:41:00Z">
        <w:del w:id="202" w:author="Dimova, Stanislava" w:date="2023-03-09T14:56:00Z">
          <w:r w:rsidRPr="008D29C4" w:rsidDel="00B859D0">
            <w:rPr>
              <w:rFonts w:ascii="Times New Roman" w:hAnsi="Times New Roman" w:cs="Times New Roman"/>
              <w:color w:val="131513"/>
              <w:w w:val="105"/>
            </w:rPr>
            <w:delText xml:space="preserve">steps that </w:delText>
          </w:r>
        </w:del>
      </w:ins>
      <w:ins w:id="203" w:author="Melen Skurka" w:date="2023-02-27T10:44:00Z">
        <w:del w:id="204" w:author="Dimova, Stanislava" w:date="2023-03-09T14:56:00Z">
          <w:r w:rsidR="002B069A" w:rsidDel="00B859D0">
            <w:rPr>
              <w:rFonts w:ascii="Times New Roman" w:hAnsi="Times New Roman" w:cs="Times New Roman"/>
              <w:color w:val="131513"/>
              <w:w w:val="105"/>
            </w:rPr>
            <w:delText>Data Subjects</w:delText>
          </w:r>
        </w:del>
      </w:ins>
      <w:ins w:id="205" w:author="Melen Skurka" w:date="2023-02-27T10:41:00Z">
        <w:del w:id="206" w:author="Dimova, Stanislava" w:date="2023-03-09T14:56:00Z">
          <w:r w:rsidRPr="008D29C4" w:rsidDel="00B859D0">
            <w:rPr>
              <w:rFonts w:ascii="Times New Roman" w:hAnsi="Times New Roman" w:cs="Times New Roman"/>
              <w:color w:val="131513"/>
              <w:w w:val="105"/>
            </w:rPr>
            <w:delText xml:space="preserve"> whose data was accessed, compromised or exfiltrated should take to protect themselves from potential harm that will or may result from the incident; </w:delText>
          </w:r>
        </w:del>
      </w:ins>
      <w:commentRangeEnd w:id="200"/>
      <w:r w:rsidR="005E2D33">
        <w:rPr>
          <w:rStyle w:val="CommentReference"/>
        </w:rPr>
        <w:commentReference w:id="200"/>
      </w:r>
      <w:ins w:id="207" w:author="Melen Skurka" w:date="2023-02-27T10:41:00Z">
        <w:r w:rsidRPr="008D29C4">
          <w:rPr>
            <w:rFonts w:ascii="Times New Roman" w:hAnsi="Times New Roman" w:cs="Times New Roman"/>
            <w:color w:val="131513"/>
            <w:w w:val="105"/>
          </w:rPr>
          <w:t xml:space="preserve">(v) a brief description of what </w:t>
        </w:r>
      </w:ins>
      <w:ins w:id="208" w:author="Melen Skurka" w:date="2023-02-27T10:44:00Z">
        <w:r w:rsidR="002B069A">
          <w:rPr>
            <w:rFonts w:ascii="Times New Roman" w:hAnsi="Times New Roman" w:cs="Times New Roman"/>
            <w:color w:val="131513"/>
            <w:w w:val="105"/>
          </w:rPr>
          <w:t>Processor</w:t>
        </w:r>
      </w:ins>
      <w:ins w:id="209" w:author="Melen Skurka" w:date="2023-02-27T10:41:00Z">
        <w:r w:rsidRPr="008D29C4">
          <w:rPr>
            <w:rFonts w:ascii="Times New Roman" w:hAnsi="Times New Roman" w:cs="Times New Roman"/>
            <w:color w:val="131513"/>
            <w:w w:val="105"/>
          </w:rPr>
          <w:t xml:space="preserve"> is doing </w:t>
        </w:r>
      </w:ins>
      <w:ins w:id="210" w:author="Dimova, Stanislava" w:date="2023-03-09T15:01:00Z">
        <w:r w:rsidR="00B452C3">
          <w:rPr>
            <w:rFonts w:ascii="Times New Roman" w:hAnsi="Times New Roman" w:cs="Times New Roman"/>
            <w:color w:val="131513"/>
            <w:w w:val="105"/>
          </w:rPr>
          <w:t xml:space="preserve">or plans to do </w:t>
        </w:r>
      </w:ins>
      <w:ins w:id="211" w:author="Melen Skurka" w:date="2023-02-27T10:41:00Z">
        <w:r w:rsidRPr="008D29C4">
          <w:rPr>
            <w:rFonts w:ascii="Times New Roman" w:hAnsi="Times New Roman" w:cs="Times New Roman"/>
            <w:color w:val="131513"/>
            <w:w w:val="105"/>
          </w:rPr>
          <w:t xml:space="preserve">to investigate the </w:t>
        </w:r>
        <w:del w:id="212" w:author="Dimova, Stanislava" w:date="2023-03-09T14:57:00Z">
          <w:r w:rsidRPr="008D29C4" w:rsidDel="005E2D33">
            <w:rPr>
              <w:rFonts w:ascii="Times New Roman" w:hAnsi="Times New Roman" w:cs="Times New Roman"/>
              <w:color w:val="131513"/>
              <w:w w:val="105"/>
            </w:rPr>
            <w:delText>incident</w:delText>
          </w:r>
        </w:del>
      </w:ins>
      <w:ins w:id="213" w:author="Dimova, Stanislava" w:date="2023-03-09T14:57:00Z">
        <w:r w:rsidR="005E2D33">
          <w:rPr>
            <w:rFonts w:ascii="Times New Roman" w:hAnsi="Times New Roman" w:cs="Times New Roman"/>
            <w:color w:val="131513"/>
            <w:w w:val="105"/>
          </w:rPr>
          <w:t>Data Sec</w:t>
        </w:r>
      </w:ins>
      <w:ins w:id="214" w:author="Dimova, Stanislava" w:date="2023-03-09T14:58:00Z">
        <w:r w:rsidR="005E2D33">
          <w:rPr>
            <w:rFonts w:ascii="Times New Roman" w:hAnsi="Times New Roman" w:cs="Times New Roman"/>
            <w:color w:val="131513"/>
            <w:w w:val="105"/>
          </w:rPr>
          <w:t>u</w:t>
        </w:r>
      </w:ins>
      <w:ins w:id="215" w:author="Dimova, Stanislava" w:date="2023-03-09T14:57:00Z">
        <w:r w:rsidR="005E2D33">
          <w:rPr>
            <w:rFonts w:ascii="Times New Roman" w:hAnsi="Times New Roman" w:cs="Times New Roman"/>
            <w:color w:val="131513"/>
            <w:w w:val="105"/>
          </w:rPr>
          <w:t>rity Bre</w:t>
        </w:r>
      </w:ins>
      <w:ins w:id="216" w:author="Dimova, Stanislava" w:date="2023-03-09T14:58:00Z">
        <w:r w:rsidR="005E2D33">
          <w:rPr>
            <w:rFonts w:ascii="Times New Roman" w:hAnsi="Times New Roman" w:cs="Times New Roman"/>
            <w:color w:val="131513"/>
            <w:w w:val="105"/>
          </w:rPr>
          <w:t>ach</w:t>
        </w:r>
      </w:ins>
      <w:ins w:id="217" w:author="Melen Skurka" w:date="2023-02-27T10:41:00Z">
        <w:r w:rsidRPr="008D29C4">
          <w:rPr>
            <w:rFonts w:ascii="Times New Roman" w:hAnsi="Times New Roman" w:cs="Times New Roman"/>
            <w:color w:val="131513"/>
            <w:w w:val="105"/>
          </w:rPr>
          <w:t xml:space="preserve">, </w:t>
        </w:r>
        <w:commentRangeStart w:id="218"/>
        <w:r w:rsidRPr="008D29C4">
          <w:rPr>
            <w:rFonts w:ascii="Times New Roman" w:hAnsi="Times New Roman" w:cs="Times New Roman"/>
            <w:color w:val="131513"/>
            <w:w w:val="105"/>
          </w:rPr>
          <w:t xml:space="preserve">mitigate any </w:t>
        </w:r>
      </w:ins>
      <w:ins w:id="219" w:author="Dimova, Stanislava" w:date="2023-03-09T14:59:00Z">
        <w:r w:rsidR="002C240A" w:rsidRPr="002C240A">
          <w:rPr>
            <w:rFonts w:ascii="Times New Roman" w:hAnsi="Times New Roman" w:cs="Times New Roman"/>
            <w:color w:val="131513"/>
            <w:w w:val="105"/>
          </w:rPr>
          <w:t xml:space="preserve">consequences of the </w:t>
        </w:r>
        <w:r w:rsidR="002C240A">
          <w:rPr>
            <w:rFonts w:ascii="Times New Roman" w:hAnsi="Times New Roman" w:cs="Times New Roman"/>
            <w:color w:val="131513"/>
            <w:w w:val="105"/>
          </w:rPr>
          <w:t>breach</w:t>
        </w:r>
        <w:r w:rsidR="002C240A" w:rsidRPr="002C240A">
          <w:rPr>
            <w:rFonts w:ascii="Times New Roman" w:hAnsi="Times New Roman" w:cs="Times New Roman"/>
            <w:color w:val="131513"/>
            <w:w w:val="105"/>
          </w:rPr>
          <w:t xml:space="preserve"> and to prevent future </w:t>
        </w:r>
        <w:r w:rsidR="00493D12">
          <w:rPr>
            <w:rFonts w:ascii="Times New Roman" w:hAnsi="Times New Roman" w:cs="Times New Roman"/>
            <w:color w:val="131513"/>
            <w:w w:val="105"/>
          </w:rPr>
          <w:t>Data Security Breaches</w:t>
        </w:r>
      </w:ins>
      <w:ins w:id="220" w:author="Melen Skurka" w:date="2023-02-27T10:41:00Z">
        <w:del w:id="221" w:author="Dimova, Stanislava" w:date="2023-03-09T14:59:00Z">
          <w:r w:rsidRPr="008D29C4" w:rsidDel="00493D12">
            <w:rPr>
              <w:rFonts w:ascii="Times New Roman" w:hAnsi="Times New Roman" w:cs="Times New Roman"/>
              <w:color w:val="131513"/>
              <w:w w:val="105"/>
            </w:rPr>
            <w:delText xml:space="preserve">harm to </w:delText>
          </w:r>
        </w:del>
      </w:ins>
      <w:ins w:id="222" w:author="Melen Skurka" w:date="2023-02-27T10:44:00Z">
        <w:del w:id="223" w:author="Dimova, Stanislava" w:date="2023-03-09T14:59:00Z">
          <w:r w:rsidR="002B069A" w:rsidDel="00493D12">
            <w:rPr>
              <w:rFonts w:ascii="Times New Roman" w:hAnsi="Times New Roman" w:cs="Times New Roman"/>
              <w:color w:val="131513"/>
              <w:w w:val="105"/>
            </w:rPr>
            <w:delText>Data Subjects</w:delText>
          </w:r>
        </w:del>
      </w:ins>
      <w:ins w:id="224" w:author="Melen Skurka" w:date="2023-02-27T10:41:00Z">
        <w:del w:id="225" w:author="Dimova, Stanislava" w:date="2023-03-09T14:59:00Z">
          <w:r w:rsidRPr="008D29C4" w:rsidDel="00493D12">
            <w:rPr>
              <w:rFonts w:ascii="Times New Roman" w:hAnsi="Times New Roman" w:cs="Times New Roman"/>
              <w:color w:val="131513"/>
              <w:w w:val="105"/>
            </w:rPr>
            <w:delText>, and protect against further incidents</w:delText>
          </w:r>
        </w:del>
      </w:ins>
      <w:commentRangeEnd w:id="218"/>
      <w:r w:rsidR="00CC04D4">
        <w:rPr>
          <w:rStyle w:val="CommentReference"/>
        </w:rPr>
        <w:commentReference w:id="218"/>
      </w:r>
      <w:ins w:id="226" w:author="Melen Skurka" w:date="2023-02-27T10:41:00Z">
        <w:r w:rsidRPr="008D29C4">
          <w:rPr>
            <w:rFonts w:ascii="Times New Roman" w:hAnsi="Times New Roman" w:cs="Times New Roman"/>
            <w:color w:val="131513"/>
            <w:w w:val="105"/>
          </w:rPr>
          <w:t xml:space="preserve">; (vi) </w:t>
        </w:r>
        <w:commentRangeStart w:id="227"/>
        <w:del w:id="228" w:author="Dimova, Stanislava" w:date="2023-03-09T15:01:00Z">
          <w:r w:rsidRPr="008D29C4" w:rsidDel="00B452C3">
            <w:rPr>
              <w:rFonts w:ascii="Times New Roman" w:hAnsi="Times New Roman" w:cs="Times New Roman"/>
              <w:color w:val="131513"/>
              <w:w w:val="105"/>
            </w:rPr>
            <w:delText xml:space="preserve">a brief description of what </w:delText>
          </w:r>
        </w:del>
      </w:ins>
      <w:ins w:id="229" w:author="Melen Skurka" w:date="2023-02-27T10:45:00Z">
        <w:del w:id="230" w:author="Dimova, Stanislava" w:date="2023-03-09T15:01:00Z">
          <w:r w:rsidR="002B069A" w:rsidDel="00B452C3">
            <w:rPr>
              <w:rFonts w:ascii="Times New Roman" w:hAnsi="Times New Roman" w:cs="Times New Roman"/>
              <w:color w:val="131513"/>
              <w:w w:val="105"/>
            </w:rPr>
            <w:delText>Processor</w:delText>
          </w:r>
        </w:del>
      </w:ins>
      <w:ins w:id="231" w:author="Melen Skurka" w:date="2023-02-27T10:41:00Z">
        <w:del w:id="232" w:author="Dimova, Stanislava" w:date="2023-03-09T15:01:00Z">
          <w:r w:rsidRPr="008D29C4" w:rsidDel="00B452C3">
            <w:rPr>
              <w:rFonts w:ascii="Times New Roman" w:hAnsi="Times New Roman" w:cs="Times New Roman"/>
              <w:color w:val="131513"/>
              <w:w w:val="105"/>
            </w:rPr>
            <w:delText xml:space="preserve"> plans to do in the immediate future to further investigate the incident, mitigate any harm to </w:delText>
          </w:r>
        </w:del>
      </w:ins>
      <w:ins w:id="233" w:author="Melen Skurka" w:date="2023-02-27T10:45:00Z">
        <w:del w:id="234" w:author="Dimova, Stanislava" w:date="2023-03-09T15:01:00Z">
          <w:r w:rsidR="002B069A" w:rsidDel="00B452C3">
            <w:rPr>
              <w:rFonts w:ascii="Times New Roman" w:hAnsi="Times New Roman" w:cs="Times New Roman"/>
              <w:color w:val="131513"/>
              <w:w w:val="105"/>
            </w:rPr>
            <w:delText>Data Subjects</w:delText>
          </w:r>
        </w:del>
      </w:ins>
      <w:ins w:id="235" w:author="Melen Skurka" w:date="2023-02-27T10:41:00Z">
        <w:del w:id="236" w:author="Dimova, Stanislava" w:date="2023-03-09T15:01:00Z">
          <w:r w:rsidRPr="008D29C4" w:rsidDel="00B452C3">
            <w:rPr>
              <w:rFonts w:ascii="Times New Roman" w:hAnsi="Times New Roman" w:cs="Times New Roman"/>
              <w:color w:val="131513"/>
              <w:w w:val="105"/>
            </w:rPr>
            <w:delText xml:space="preserve">, and protect against further incidents; </w:delText>
          </w:r>
        </w:del>
        <w:del w:id="237" w:author="Dimova, Stanislava" w:date="2023-03-09T15:02:00Z">
          <w:r w:rsidRPr="008D29C4" w:rsidDel="00676B39">
            <w:rPr>
              <w:rFonts w:ascii="Times New Roman" w:hAnsi="Times New Roman" w:cs="Times New Roman"/>
              <w:color w:val="131513"/>
              <w:w w:val="105"/>
            </w:rPr>
            <w:delText>and (vii)</w:delText>
          </w:r>
        </w:del>
        <w:r w:rsidRPr="008D29C4">
          <w:rPr>
            <w:rFonts w:ascii="Times New Roman" w:hAnsi="Times New Roman" w:cs="Times New Roman"/>
            <w:color w:val="131513"/>
            <w:w w:val="105"/>
          </w:rPr>
          <w:t xml:space="preserve"> </w:t>
        </w:r>
      </w:ins>
      <w:commentRangeEnd w:id="227"/>
      <w:r w:rsidR="000D1487">
        <w:rPr>
          <w:rStyle w:val="CommentReference"/>
        </w:rPr>
        <w:commentReference w:id="227"/>
      </w:r>
      <w:ins w:id="238" w:author="Melen Skurka" w:date="2023-02-27T10:41:00Z">
        <w:del w:id="239" w:author="Iqbal, Uzair" w:date="2023-03-23T23:35:00Z">
          <w:r w:rsidRPr="008D29C4" w:rsidDel="00344CC6">
            <w:rPr>
              <w:rFonts w:ascii="Times New Roman" w:hAnsi="Times New Roman" w:cs="Times New Roman"/>
              <w:color w:val="131513"/>
              <w:w w:val="105"/>
            </w:rPr>
            <w:delText>complete</w:delText>
          </w:r>
        </w:del>
        <w:r w:rsidRPr="008D29C4">
          <w:rPr>
            <w:rFonts w:ascii="Times New Roman" w:hAnsi="Times New Roman" w:cs="Times New Roman"/>
            <w:color w:val="131513"/>
            <w:w w:val="105"/>
          </w:rPr>
          <w:t xml:space="preserve"> contact information for a </w:t>
        </w:r>
        <w:del w:id="240" w:author="Iqbal, Uzair" w:date="2023-03-23T23:35:00Z">
          <w:r w:rsidRPr="008D29C4" w:rsidDel="007D71BD">
            <w:rPr>
              <w:rFonts w:ascii="Times New Roman" w:hAnsi="Times New Roman" w:cs="Times New Roman"/>
              <w:color w:val="131513"/>
              <w:w w:val="105"/>
            </w:rPr>
            <w:delText>management-level</w:delText>
          </w:r>
        </w:del>
      </w:ins>
      <w:ins w:id="241" w:author="Iqbal, Uzair" w:date="2023-03-23T23:35:00Z">
        <w:r w:rsidR="007D71BD">
          <w:rPr>
            <w:rFonts w:ascii="Times New Roman" w:hAnsi="Times New Roman" w:cs="Times New Roman"/>
            <w:color w:val="131513"/>
            <w:w w:val="105"/>
          </w:rPr>
          <w:t>designated</w:t>
        </w:r>
      </w:ins>
      <w:ins w:id="242" w:author="Melen Skurka" w:date="2023-02-27T10:41:00Z">
        <w:r w:rsidRPr="008D29C4">
          <w:rPr>
            <w:rFonts w:ascii="Times New Roman" w:hAnsi="Times New Roman" w:cs="Times New Roman"/>
            <w:color w:val="131513"/>
            <w:w w:val="105"/>
          </w:rPr>
          <w:t xml:space="preserve"> person at </w:t>
        </w:r>
      </w:ins>
      <w:ins w:id="243" w:author="Melen Skurka" w:date="2023-02-27T10:45:00Z">
        <w:r w:rsidR="002B069A">
          <w:rPr>
            <w:rFonts w:ascii="Times New Roman" w:hAnsi="Times New Roman" w:cs="Times New Roman"/>
            <w:color w:val="131513"/>
            <w:w w:val="105"/>
          </w:rPr>
          <w:t>Processor</w:t>
        </w:r>
      </w:ins>
      <w:ins w:id="244" w:author="Melen Skurka" w:date="2023-02-27T10:41:00Z">
        <w:r w:rsidRPr="008D29C4">
          <w:rPr>
            <w:rFonts w:ascii="Times New Roman" w:hAnsi="Times New Roman" w:cs="Times New Roman"/>
            <w:color w:val="131513"/>
            <w:w w:val="105"/>
          </w:rPr>
          <w:t xml:space="preserve"> for further communications with </w:t>
        </w:r>
        <w:del w:id="245" w:author="Dimova, Stanislava" w:date="2023-03-09T12:24:00Z">
          <w:r w:rsidRPr="008D29C4" w:rsidDel="004258E5">
            <w:rPr>
              <w:rFonts w:ascii="Times New Roman" w:hAnsi="Times New Roman" w:cs="Times New Roman"/>
              <w:color w:val="131513"/>
              <w:w w:val="105"/>
            </w:rPr>
            <w:delText>PlanetArt</w:delText>
          </w:r>
        </w:del>
      </w:ins>
      <w:ins w:id="246" w:author="Dimova, Stanislava" w:date="2023-03-09T12:24:00Z">
        <w:r w:rsidR="004258E5">
          <w:rPr>
            <w:rFonts w:ascii="Times New Roman" w:hAnsi="Times New Roman" w:cs="Times New Roman"/>
            <w:color w:val="131513"/>
            <w:w w:val="105"/>
          </w:rPr>
          <w:t>Avanquest</w:t>
        </w:r>
      </w:ins>
      <w:ins w:id="247" w:author="Melen Skurka" w:date="2023-02-27T10:41:00Z">
        <w:r w:rsidRPr="008D29C4">
          <w:rPr>
            <w:rFonts w:ascii="Times New Roman" w:hAnsi="Times New Roman" w:cs="Times New Roman"/>
            <w:color w:val="131513"/>
            <w:w w:val="105"/>
          </w:rPr>
          <w:t xml:space="preserve"> regarding the incident.</w:t>
        </w:r>
      </w:ins>
    </w:p>
    <w:p w14:paraId="6573BE67" w14:textId="77777777" w:rsidR="002B069A" w:rsidRDefault="004204E5" w:rsidP="002B069A">
      <w:pPr>
        <w:pStyle w:val="ListParagraph"/>
        <w:numPr>
          <w:ilvl w:val="2"/>
          <w:numId w:val="2"/>
        </w:numPr>
        <w:tabs>
          <w:tab w:val="left" w:pos="929"/>
        </w:tabs>
        <w:spacing w:before="240" w:after="240"/>
        <w:ind w:left="0" w:firstLine="0"/>
        <w:jc w:val="both"/>
        <w:rPr>
          <w:ins w:id="248" w:author="Melen Skurka" w:date="2023-02-27T10:51:00Z"/>
          <w:rFonts w:ascii="Times New Roman" w:hAnsi="Times New Roman" w:cs="Times New Roman"/>
          <w:color w:val="131513"/>
        </w:rPr>
      </w:pPr>
      <w:r w:rsidRPr="00416100">
        <w:rPr>
          <w:rFonts w:ascii="Times New Roman" w:hAnsi="Times New Roman" w:cs="Times New Roman"/>
          <w:color w:val="131513"/>
        </w:rPr>
        <w:t xml:space="preserve">In case of a security incident Processor will </w:t>
      </w:r>
      <w:r w:rsidR="00445609" w:rsidRPr="00416100">
        <w:rPr>
          <w:rFonts w:ascii="Times New Roman" w:hAnsi="Times New Roman" w:cs="Times New Roman"/>
          <w:color w:val="131513"/>
        </w:rPr>
        <w:t xml:space="preserve">promptly </w:t>
      </w:r>
      <w:r w:rsidRPr="00416100">
        <w:rPr>
          <w:rFonts w:ascii="Times New Roman" w:hAnsi="Times New Roman" w:cs="Times New Roman"/>
          <w:color w:val="131513"/>
        </w:rPr>
        <w:t>take adequate measures to mitigate the consequences of the incident and to prevent future incidents</w:t>
      </w:r>
      <w:r w:rsidR="00980B95">
        <w:rPr>
          <w:rFonts w:ascii="Times New Roman" w:hAnsi="Times New Roman" w:cs="Times New Roman"/>
          <w:color w:val="131513"/>
        </w:rPr>
        <w:t xml:space="preserve"> and </w:t>
      </w:r>
      <w:r w:rsidRPr="00416100">
        <w:rPr>
          <w:rFonts w:ascii="Times New Roman" w:hAnsi="Times New Roman" w:cs="Times New Roman"/>
          <w:color w:val="131513"/>
        </w:rPr>
        <w:t xml:space="preserve">will ensure </w:t>
      </w:r>
      <w:r w:rsidR="00CE32D9" w:rsidRPr="00416100">
        <w:rPr>
          <w:rFonts w:ascii="Times New Roman" w:hAnsi="Times New Roman" w:cs="Times New Roman"/>
          <w:color w:val="131513"/>
        </w:rPr>
        <w:t xml:space="preserve">reasonable </w:t>
      </w:r>
      <w:r w:rsidRPr="00416100">
        <w:rPr>
          <w:rFonts w:ascii="Times New Roman" w:hAnsi="Times New Roman" w:cs="Times New Roman"/>
          <w:color w:val="131513"/>
        </w:rPr>
        <w:t xml:space="preserve">cooperation </w:t>
      </w:r>
      <w:r w:rsidR="009F0165">
        <w:rPr>
          <w:rFonts w:ascii="Times New Roman" w:hAnsi="Times New Roman" w:cs="Times New Roman"/>
          <w:color w:val="131513"/>
        </w:rPr>
        <w:t xml:space="preserve">to </w:t>
      </w:r>
      <w:r w:rsidR="00297C96" w:rsidRPr="00416100">
        <w:rPr>
          <w:rFonts w:ascii="Times New Roman" w:hAnsi="Times New Roman" w:cs="Times New Roman"/>
          <w:color w:val="131513"/>
        </w:rPr>
        <w:t>Controller</w:t>
      </w:r>
    </w:p>
    <w:p w14:paraId="62EB4C03" w14:textId="58171A2F" w:rsidR="002B069A" w:rsidRDefault="002B069A" w:rsidP="002B069A">
      <w:pPr>
        <w:pStyle w:val="ListParagraph"/>
        <w:numPr>
          <w:ilvl w:val="2"/>
          <w:numId w:val="2"/>
        </w:numPr>
        <w:tabs>
          <w:tab w:val="left" w:pos="929"/>
        </w:tabs>
        <w:spacing w:before="240" w:after="240"/>
        <w:ind w:left="0" w:firstLine="0"/>
        <w:jc w:val="both"/>
        <w:rPr>
          <w:ins w:id="249" w:author="Melen Skurka" w:date="2023-02-27T10:51:00Z"/>
          <w:rFonts w:ascii="Times New Roman" w:hAnsi="Times New Roman" w:cs="Times New Roman"/>
          <w:color w:val="131513"/>
        </w:rPr>
      </w:pPr>
      <w:commentRangeStart w:id="250"/>
      <w:ins w:id="251" w:author="Melen Skurka" w:date="2023-02-27T10:50:00Z">
        <w:del w:id="252" w:author="Dimova, Stanislava" w:date="2023-03-09T15:06:00Z">
          <w:r w:rsidRPr="000D1487" w:rsidDel="00DC1194">
            <w:rPr>
              <w:rFonts w:ascii="Times New Roman" w:hAnsi="Times New Roman" w:cs="Times New Roman"/>
              <w:color w:val="131513"/>
            </w:rPr>
            <w:delText xml:space="preserve">Breach Response and Mitigation. In the event that a data security incident is determined to meet the definition of a Breach, </w:delText>
          </w:r>
        </w:del>
      </w:ins>
      <w:ins w:id="253" w:author="Melen Skurka" w:date="2023-02-27T10:51:00Z">
        <w:r>
          <w:rPr>
            <w:rFonts w:ascii="Times New Roman" w:hAnsi="Times New Roman" w:cs="Times New Roman"/>
            <w:color w:val="131513"/>
          </w:rPr>
          <w:t>Processor</w:t>
        </w:r>
      </w:ins>
      <w:ins w:id="254" w:author="Melen Skurka" w:date="2023-02-27T10:50:00Z">
        <w:r w:rsidRPr="000D1487">
          <w:rPr>
            <w:rFonts w:ascii="Times New Roman" w:hAnsi="Times New Roman" w:cs="Times New Roman"/>
            <w:color w:val="131513"/>
          </w:rPr>
          <w:t xml:space="preserve"> will</w:t>
        </w:r>
        <w:del w:id="255" w:author="Dimova, Stanislava" w:date="2023-03-09T15:06:00Z">
          <w:r w:rsidRPr="000D1487" w:rsidDel="00DC1194">
            <w:rPr>
              <w:rFonts w:ascii="Times New Roman" w:hAnsi="Times New Roman" w:cs="Times New Roman"/>
              <w:color w:val="131513"/>
            </w:rPr>
            <w:delText xml:space="preserve">: (i) provide </w:delText>
          </w:r>
        </w:del>
      </w:ins>
      <w:ins w:id="256" w:author="Melen Skurka" w:date="2023-02-27T10:51:00Z">
        <w:del w:id="257" w:author="Dimova, Stanislava" w:date="2023-03-09T15:06:00Z">
          <w:r w:rsidDel="00DC1194">
            <w:rPr>
              <w:rFonts w:ascii="Times New Roman" w:hAnsi="Times New Roman" w:cs="Times New Roman"/>
              <w:color w:val="131513"/>
            </w:rPr>
            <w:delText>A</w:delText>
          </w:r>
        </w:del>
      </w:ins>
      <w:ins w:id="258" w:author="Melen Skurka" w:date="2023-02-27T10:50:00Z">
        <w:del w:id="259" w:author="Dimova, Stanislava" w:date="2023-03-09T15:06:00Z">
          <w:r w:rsidRPr="000D1487" w:rsidDel="00DC1194">
            <w:rPr>
              <w:rFonts w:ascii="Times New Roman" w:hAnsi="Times New Roman" w:cs="Times New Roman"/>
              <w:color w:val="131513"/>
            </w:rPr>
            <w:delText xml:space="preserve">ssistance to </w:delText>
          </w:r>
        </w:del>
        <w:del w:id="260" w:author="Dimova, Stanislava" w:date="2023-03-09T12:24:00Z">
          <w:r w:rsidRPr="000D1487" w:rsidDel="003F625A">
            <w:rPr>
              <w:rFonts w:ascii="Times New Roman" w:hAnsi="Times New Roman" w:cs="Times New Roman"/>
              <w:color w:val="131513"/>
            </w:rPr>
            <w:delText>PlanetArt</w:delText>
          </w:r>
        </w:del>
        <w:del w:id="261" w:author="Dimova, Stanislava" w:date="2023-03-09T15:06:00Z">
          <w:r w:rsidRPr="000D1487" w:rsidDel="00DC1194">
            <w:rPr>
              <w:rFonts w:ascii="Times New Roman" w:hAnsi="Times New Roman" w:cs="Times New Roman"/>
              <w:color w:val="131513"/>
            </w:rPr>
            <w:delText xml:space="preserve"> and take all reasonable measures, and cooperate with </w:delText>
          </w:r>
        </w:del>
        <w:del w:id="262" w:author="Dimova, Stanislava" w:date="2023-03-09T12:24:00Z">
          <w:r w:rsidRPr="000D1487" w:rsidDel="003F625A">
            <w:rPr>
              <w:rFonts w:ascii="Times New Roman" w:hAnsi="Times New Roman" w:cs="Times New Roman"/>
              <w:color w:val="131513"/>
            </w:rPr>
            <w:delText>PlanetArt</w:delText>
          </w:r>
        </w:del>
        <w:del w:id="263" w:author="Dimova, Stanislava" w:date="2023-03-09T15:06:00Z">
          <w:r w:rsidRPr="000D1487" w:rsidDel="00DC1194">
            <w:rPr>
              <w:rFonts w:ascii="Times New Roman" w:hAnsi="Times New Roman" w:cs="Times New Roman"/>
              <w:color w:val="131513"/>
            </w:rPr>
            <w:delText xml:space="preserve"> in its taking of any reasonable measures, to remedy actual harm and minimize potential harm to Personal </w:delText>
          </w:r>
        </w:del>
      </w:ins>
      <w:ins w:id="264" w:author="Melen Skurka" w:date="2023-02-27T10:51:00Z">
        <w:del w:id="265" w:author="Dimova, Stanislava" w:date="2023-03-09T15:06:00Z">
          <w:r w:rsidDel="00DC1194">
            <w:rPr>
              <w:rFonts w:ascii="Times New Roman" w:hAnsi="Times New Roman" w:cs="Times New Roman"/>
              <w:color w:val="131513"/>
            </w:rPr>
            <w:delText>Data</w:delText>
          </w:r>
        </w:del>
      </w:ins>
      <w:ins w:id="266" w:author="Melen Skurka" w:date="2023-02-27T10:50:00Z">
        <w:del w:id="267" w:author="Dimova, Stanislava" w:date="2023-03-09T15:06:00Z">
          <w:r w:rsidRPr="000D1487" w:rsidDel="00DC1194">
            <w:rPr>
              <w:rFonts w:ascii="Times New Roman" w:hAnsi="Times New Roman" w:cs="Times New Roman"/>
              <w:color w:val="131513"/>
            </w:rPr>
            <w:delText xml:space="preserve"> and/or any </w:delText>
          </w:r>
        </w:del>
      </w:ins>
      <w:ins w:id="268" w:author="Melen Skurka" w:date="2023-02-27T10:51:00Z">
        <w:del w:id="269" w:author="Dimova, Stanislava" w:date="2023-03-09T15:06:00Z">
          <w:r w:rsidDel="00DC1194">
            <w:rPr>
              <w:rFonts w:ascii="Times New Roman" w:hAnsi="Times New Roman" w:cs="Times New Roman"/>
              <w:color w:val="131513"/>
            </w:rPr>
            <w:delText>Data</w:delText>
          </w:r>
        </w:del>
      </w:ins>
      <w:ins w:id="270" w:author="Melen Skurka" w:date="2023-02-27T10:50:00Z">
        <w:del w:id="271" w:author="Dimova, Stanislava" w:date="2023-03-09T15:06:00Z">
          <w:r w:rsidRPr="000D1487" w:rsidDel="00DC1194">
            <w:rPr>
              <w:rFonts w:ascii="Times New Roman" w:hAnsi="Times New Roman" w:cs="Times New Roman"/>
              <w:color w:val="131513"/>
            </w:rPr>
            <w:delText xml:space="preserve"> Subject(s) and prevent future occurrences similar to such Breach; and (ii) </w:delText>
          </w:r>
        </w:del>
      </w:ins>
      <w:ins w:id="272" w:author="Dimova, Stanislava" w:date="2023-03-09T15:07:00Z">
        <w:r w:rsidR="00DB69C5">
          <w:rPr>
            <w:rFonts w:ascii="Times New Roman" w:hAnsi="Times New Roman" w:cs="Times New Roman"/>
            <w:color w:val="131513"/>
          </w:rPr>
          <w:t xml:space="preserve"> </w:t>
        </w:r>
      </w:ins>
      <w:commentRangeEnd w:id="250"/>
      <w:ins w:id="273" w:author="Dimova, Stanislava" w:date="2023-03-09T15:08:00Z">
        <w:r w:rsidR="00850C66">
          <w:rPr>
            <w:rStyle w:val="CommentReference"/>
          </w:rPr>
          <w:commentReference w:id="250"/>
        </w:r>
      </w:ins>
      <w:ins w:id="274" w:author="Melen Skurka" w:date="2023-02-27T10:50:00Z">
        <w:r w:rsidRPr="000D1487">
          <w:rPr>
            <w:rFonts w:ascii="Times New Roman" w:hAnsi="Times New Roman" w:cs="Times New Roman"/>
            <w:color w:val="131513"/>
          </w:rPr>
          <w:t xml:space="preserve">neither make any public statements nor notify any </w:t>
        </w:r>
      </w:ins>
      <w:ins w:id="275" w:author="Melen Skurka" w:date="2023-02-27T10:52:00Z">
        <w:r>
          <w:rPr>
            <w:rFonts w:ascii="Times New Roman" w:hAnsi="Times New Roman" w:cs="Times New Roman"/>
            <w:color w:val="131513"/>
          </w:rPr>
          <w:t>Data</w:t>
        </w:r>
      </w:ins>
      <w:ins w:id="276" w:author="Melen Skurka" w:date="2023-02-27T10:50:00Z">
        <w:r w:rsidRPr="000D1487">
          <w:rPr>
            <w:rFonts w:ascii="Times New Roman" w:hAnsi="Times New Roman" w:cs="Times New Roman"/>
            <w:color w:val="131513"/>
          </w:rPr>
          <w:t xml:space="preserve"> Subject or government authorities with respect to such </w:t>
        </w:r>
      </w:ins>
      <w:ins w:id="277" w:author="Dimova, Stanislava" w:date="2023-03-09T15:07:00Z">
        <w:r w:rsidR="00DB69C5">
          <w:rPr>
            <w:rFonts w:ascii="Times New Roman" w:hAnsi="Times New Roman" w:cs="Times New Roman"/>
            <w:color w:val="131513"/>
          </w:rPr>
          <w:t xml:space="preserve">Data Security </w:t>
        </w:r>
      </w:ins>
      <w:ins w:id="278" w:author="Melen Skurka" w:date="2023-02-27T10:50:00Z">
        <w:r w:rsidRPr="000D1487">
          <w:rPr>
            <w:rFonts w:ascii="Times New Roman" w:hAnsi="Times New Roman" w:cs="Times New Roman"/>
            <w:color w:val="131513"/>
          </w:rPr>
          <w:t xml:space="preserve">Breach, except those that have been expressly and </w:t>
        </w:r>
        <w:r w:rsidRPr="000D1487">
          <w:rPr>
            <w:rFonts w:ascii="Times New Roman" w:hAnsi="Times New Roman" w:cs="Times New Roman"/>
            <w:color w:val="131513"/>
          </w:rPr>
          <w:lastRenderedPageBreak/>
          <w:t xml:space="preserve">unambiguously agreed to by </w:t>
        </w:r>
        <w:del w:id="279" w:author="Dimova, Stanislava" w:date="2023-03-09T12:24:00Z">
          <w:r w:rsidRPr="000D1487" w:rsidDel="003F625A">
            <w:rPr>
              <w:rFonts w:ascii="Times New Roman" w:hAnsi="Times New Roman" w:cs="Times New Roman"/>
              <w:color w:val="131513"/>
            </w:rPr>
            <w:delText>PlanetArt</w:delText>
          </w:r>
        </w:del>
      </w:ins>
      <w:ins w:id="280" w:author="Dimova, Stanislava" w:date="2023-03-09T12:24:00Z">
        <w:r w:rsidR="003F625A">
          <w:rPr>
            <w:rFonts w:ascii="Times New Roman" w:hAnsi="Times New Roman" w:cs="Times New Roman"/>
            <w:color w:val="131513"/>
          </w:rPr>
          <w:t>Avanquest</w:t>
        </w:r>
      </w:ins>
      <w:ins w:id="281" w:author="Melen Skurka" w:date="2023-02-27T10:50:00Z">
        <w:r w:rsidRPr="000D1487">
          <w:rPr>
            <w:rFonts w:ascii="Times New Roman" w:hAnsi="Times New Roman" w:cs="Times New Roman"/>
            <w:color w:val="131513"/>
          </w:rPr>
          <w:t xml:space="preserve">, unless required otherwise by the </w:t>
        </w:r>
      </w:ins>
      <w:ins w:id="282" w:author="Melen Skurka" w:date="2023-02-27T10:52:00Z">
        <w:r>
          <w:rPr>
            <w:rFonts w:ascii="Times New Roman" w:hAnsi="Times New Roman" w:cs="Times New Roman"/>
            <w:color w:val="131513"/>
          </w:rPr>
          <w:t>Data Protection Laws and Regulations</w:t>
        </w:r>
      </w:ins>
      <w:ins w:id="283" w:author="Dimova, Stanislava" w:date="2023-03-09T15:07:00Z">
        <w:r w:rsidR="00DB69C5">
          <w:rPr>
            <w:rFonts w:ascii="Times New Roman" w:hAnsi="Times New Roman" w:cs="Times New Roman"/>
            <w:color w:val="131513"/>
          </w:rPr>
          <w:t xml:space="preserve"> or other applicable laws</w:t>
        </w:r>
      </w:ins>
      <w:ins w:id="284" w:author="Melen Skurka" w:date="2023-02-27T10:50:00Z">
        <w:r w:rsidRPr="000D1487">
          <w:rPr>
            <w:rFonts w:ascii="Times New Roman" w:hAnsi="Times New Roman" w:cs="Times New Roman"/>
            <w:color w:val="131513"/>
          </w:rPr>
          <w:t>, and then only to the extent so required.</w:t>
        </w:r>
      </w:ins>
    </w:p>
    <w:p w14:paraId="19C8C509" w14:textId="2815A8F1" w:rsidR="002B069A" w:rsidRPr="000D1487" w:rsidDel="005B5D2A" w:rsidRDefault="002B069A" w:rsidP="000D1487">
      <w:pPr>
        <w:pStyle w:val="ListParagraph"/>
        <w:numPr>
          <w:ilvl w:val="2"/>
          <w:numId w:val="2"/>
        </w:numPr>
        <w:tabs>
          <w:tab w:val="left" w:pos="929"/>
        </w:tabs>
        <w:spacing w:before="240" w:after="240"/>
        <w:ind w:left="0" w:firstLine="0"/>
        <w:jc w:val="both"/>
        <w:rPr>
          <w:del w:id="285" w:author="Dimova, Stanislava" w:date="2023-03-09T15:11:00Z"/>
          <w:rFonts w:ascii="Times New Roman" w:hAnsi="Times New Roman" w:cs="Times New Roman"/>
          <w:color w:val="131513"/>
        </w:rPr>
      </w:pPr>
      <w:commentRangeStart w:id="286"/>
      <w:ins w:id="287" w:author="Melen Skurka" w:date="2023-02-27T10:50:00Z">
        <w:del w:id="288" w:author="Dimova, Stanislava" w:date="2023-03-09T15:11:00Z">
          <w:r w:rsidRPr="000D1487" w:rsidDel="005B5D2A">
            <w:rPr>
              <w:rFonts w:ascii="Times New Roman" w:hAnsi="Times New Roman" w:cs="Times New Roman"/>
              <w:color w:val="131513"/>
            </w:rPr>
            <w:delText xml:space="preserve">Costs of Breach Notification. In addition to </w:delText>
          </w:r>
        </w:del>
      </w:ins>
      <w:ins w:id="289" w:author="Melen Skurka" w:date="2023-02-27T10:53:00Z">
        <w:del w:id="290" w:author="Dimova, Stanislava" w:date="2023-03-09T15:11:00Z">
          <w:r w:rsidDel="005B5D2A">
            <w:rPr>
              <w:rFonts w:ascii="Times New Roman" w:hAnsi="Times New Roman" w:cs="Times New Roman"/>
              <w:color w:val="131513"/>
            </w:rPr>
            <w:delText>Processor’s</w:delText>
          </w:r>
        </w:del>
      </w:ins>
      <w:ins w:id="291" w:author="Melen Skurka" w:date="2023-02-27T10:50:00Z">
        <w:del w:id="292" w:author="Dimova, Stanislava" w:date="2023-03-09T15:11:00Z">
          <w:r w:rsidRPr="000D1487" w:rsidDel="005B5D2A">
            <w:rPr>
              <w:rFonts w:ascii="Times New Roman" w:hAnsi="Times New Roman" w:cs="Times New Roman"/>
              <w:color w:val="131513"/>
            </w:rPr>
            <w:delText xml:space="preserve"> indemnity obligations in the Agreement, in the event of any Breach, </w:delText>
          </w:r>
        </w:del>
      </w:ins>
      <w:ins w:id="293" w:author="Melen Skurka" w:date="2023-02-27T10:53:00Z">
        <w:del w:id="294" w:author="Dimova, Stanislava" w:date="2023-03-09T15:11:00Z">
          <w:r w:rsidDel="005B5D2A">
            <w:rPr>
              <w:rFonts w:ascii="Times New Roman" w:hAnsi="Times New Roman" w:cs="Times New Roman"/>
              <w:color w:val="131513"/>
            </w:rPr>
            <w:delText>Processor</w:delText>
          </w:r>
        </w:del>
      </w:ins>
      <w:ins w:id="295" w:author="Melen Skurka" w:date="2023-02-27T10:50:00Z">
        <w:del w:id="296" w:author="Dimova, Stanislava" w:date="2023-03-09T15:11:00Z">
          <w:r w:rsidRPr="000D1487" w:rsidDel="005B5D2A">
            <w:rPr>
              <w:rFonts w:ascii="Times New Roman" w:hAnsi="Times New Roman" w:cs="Times New Roman"/>
              <w:color w:val="131513"/>
            </w:rPr>
            <w:delText xml:space="preserve"> will, at its sole expense, indemnify, defend and hold harmless </w:delText>
          </w:r>
        </w:del>
        <w:del w:id="297" w:author="Dimova, Stanislava" w:date="2023-03-09T12:24:00Z">
          <w:r w:rsidRPr="000D1487" w:rsidDel="003F625A">
            <w:rPr>
              <w:rFonts w:ascii="Times New Roman" w:hAnsi="Times New Roman" w:cs="Times New Roman"/>
              <w:color w:val="131513"/>
            </w:rPr>
            <w:delText>PlanetArt</w:delText>
          </w:r>
        </w:del>
        <w:del w:id="298" w:author="Dimova, Stanislava" w:date="2023-03-09T15:11:00Z">
          <w:r w:rsidRPr="000D1487" w:rsidDel="005B5D2A">
            <w:rPr>
              <w:rFonts w:ascii="Times New Roman" w:hAnsi="Times New Roman" w:cs="Times New Roman"/>
              <w:color w:val="131513"/>
            </w:rPr>
            <w:delText xml:space="preserve"> and its </w:delText>
          </w:r>
        </w:del>
      </w:ins>
      <w:ins w:id="299" w:author="Melen Skurka" w:date="2023-02-27T10:53:00Z">
        <w:del w:id="300" w:author="Dimova, Stanislava" w:date="2023-03-09T15:11:00Z">
          <w:r w:rsidDel="005B5D2A">
            <w:rPr>
              <w:rFonts w:ascii="Times New Roman" w:hAnsi="Times New Roman" w:cs="Times New Roman"/>
              <w:color w:val="131513"/>
            </w:rPr>
            <w:delText>a</w:delText>
          </w:r>
        </w:del>
      </w:ins>
      <w:ins w:id="301" w:author="Melen Skurka" w:date="2023-02-27T10:50:00Z">
        <w:del w:id="302" w:author="Dimova, Stanislava" w:date="2023-03-09T15:11:00Z">
          <w:r w:rsidRPr="000D1487" w:rsidDel="005B5D2A">
            <w:rPr>
              <w:rFonts w:ascii="Times New Roman" w:hAnsi="Times New Roman" w:cs="Times New Roman"/>
              <w:color w:val="131513"/>
            </w:rPr>
            <w:delText xml:space="preserve">ffiliates, sublicensees, representatives, agents, members, shareholders, managers, directors, officers, employees and customers (including, without limitation, any customer who is a Breach Subject) from and against any and all costs incurred by any of them to: (i) provide notifications to any of the </w:delText>
          </w:r>
        </w:del>
      </w:ins>
      <w:ins w:id="303" w:author="Melen Skurka" w:date="2023-02-27T10:53:00Z">
        <w:del w:id="304" w:author="Dimova, Stanislava" w:date="2023-03-09T15:11:00Z">
          <w:r w:rsidDel="005B5D2A">
            <w:rPr>
              <w:rFonts w:ascii="Times New Roman" w:hAnsi="Times New Roman" w:cs="Times New Roman"/>
              <w:color w:val="131513"/>
            </w:rPr>
            <w:delText>Data Subjects</w:delText>
          </w:r>
        </w:del>
      </w:ins>
      <w:ins w:id="305" w:author="Melen Skurka" w:date="2023-02-27T10:50:00Z">
        <w:del w:id="306" w:author="Dimova, Stanislava" w:date="2023-03-09T15:11:00Z">
          <w:r w:rsidRPr="000D1487" w:rsidDel="005B5D2A">
            <w:rPr>
              <w:rFonts w:ascii="Times New Roman" w:hAnsi="Times New Roman" w:cs="Times New Roman"/>
              <w:color w:val="131513"/>
            </w:rPr>
            <w:delText xml:space="preserve">, even where not required by the </w:delText>
          </w:r>
        </w:del>
      </w:ins>
      <w:ins w:id="307" w:author="Melen Skurka" w:date="2023-02-27T10:53:00Z">
        <w:del w:id="308" w:author="Dimova, Stanislava" w:date="2023-03-09T15:11:00Z">
          <w:r w:rsidDel="005B5D2A">
            <w:rPr>
              <w:rFonts w:ascii="Times New Roman" w:hAnsi="Times New Roman" w:cs="Times New Roman"/>
              <w:color w:val="131513"/>
            </w:rPr>
            <w:delText>Data Protection Laws and Regulations</w:delText>
          </w:r>
        </w:del>
      </w:ins>
      <w:ins w:id="309" w:author="Melen Skurka" w:date="2023-02-27T10:50:00Z">
        <w:del w:id="310" w:author="Dimova, Stanislava" w:date="2023-03-09T15:11:00Z">
          <w:r w:rsidRPr="000D1487" w:rsidDel="005B5D2A">
            <w:rPr>
              <w:rFonts w:ascii="Times New Roman" w:hAnsi="Times New Roman" w:cs="Times New Roman"/>
              <w:color w:val="131513"/>
            </w:rPr>
            <w:delText xml:space="preserve">; (ii) provide remedies required under the </w:delText>
          </w:r>
        </w:del>
      </w:ins>
      <w:ins w:id="311" w:author="Melen Skurka" w:date="2023-02-27T10:53:00Z">
        <w:del w:id="312" w:author="Dimova, Stanislava" w:date="2023-03-09T15:11:00Z">
          <w:r w:rsidDel="005B5D2A">
            <w:rPr>
              <w:rFonts w:ascii="Times New Roman" w:hAnsi="Times New Roman" w:cs="Times New Roman"/>
              <w:color w:val="131513"/>
            </w:rPr>
            <w:delText>Data Protection Laws and Regulations</w:delText>
          </w:r>
        </w:del>
      </w:ins>
      <w:ins w:id="313" w:author="Melen Skurka" w:date="2023-02-27T10:50:00Z">
        <w:del w:id="314" w:author="Dimova, Stanislava" w:date="2023-03-09T15:11:00Z">
          <w:r w:rsidRPr="000D1487" w:rsidDel="005B5D2A">
            <w:rPr>
              <w:rFonts w:ascii="Times New Roman" w:hAnsi="Times New Roman" w:cs="Times New Roman"/>
              <w:color w:val="131513"/>
            </w:rPr>
            <w:delText xml:space="preserve">, including, without limitation, credit monitoring for </w:delText>
          </w:r>
        </w:del>
      </w:ins>
      <w:ins w:id="315" w:author="Melen Skurka" w:date="2023-02-27T10:53:00Z">
        <w:del w:id="316" w:author="Dimova, Stanislava" w:date="2023-03-09T15:11:00Z">
          <w:r w:rsidDel="005B5D2A">
            <w:rPr>
              <w:rFonts w:ascii="Times New Roman" w:hAnsi="Times New Roman" w:cs="Times New Roman"/>
              <w:color w:val="131513"/>
            </w:rPr>
            <w:delText>Data Subjects</w:delText>
          </w:r>
        </w:del>
      </w:ins>
      <w:ins w:id="317" w:author="Melen Skurka" w:date="2023-02-27T10:50:00Z">
        <w:del w:id="318" w:author="Dimova, Stanislava" w:date="2023-03-09T15:11:00Z">
          <w:r w:rsidRPr="000D1487" w:rsidDel="005B5D2A">
            <w:rPr>
              <w:rFonts w:ascii="Times New Roman" w:hAnsi="Times New Roman" w:cs="Times New Roman"/>
              <w:color w:val="131513"/>
            </w:rPr>
            <w:delText xml:space="preserve">; and (iii) remedy actual harm and minimize potential harm to Personal </w:delText>
          </w:r>
        </w:del>
      </w:ins>
      <w:ins w:id="319" w:author="Melen Skurka" w:date="2023-02-27T10:53:00Z">
        <w:del w:id="320" w:author="Dimova, Stanislava" w:date="2023-03-09T15:11:00Z">
          <w:r w:rsidDel="005B5D2A">
            <w:rPr>
              <w:rFonts w:ascii="Times New Roman" w:hAnsi="Times New Roman" w:cs="Times New Roman"/>
              <w:color w:val="131513"/>
            </w:rPr>
            <w:delText>Data</w:delText>
          </w:r>
        </w:del>
      </w:ins>
      <w:ins w:id="321" w:author="Melen Skurka" w:date="2023-02-27T10:50:00Z">
        <w:del w:id="322" w:author="Dimova, Stanislava" w:date="2023-03-09T15:11:00Z">
          <w:r w:rsidRPr="000D1487" w:rsidDel="005B5D2A">
            <w:rPr>
              <w:rFonts w:ascii="Times New Roman" w:hAnsi="Times New Roman" w:cs="Times New Roman"/>
              <w:color w:val="131513"/>
            </w:rPr>
            <w:delText xml:space="preserve"> and/or any </w:delText>
          </w:r>
        </w:del>
      </w:ins>
      <w:ins w:id="323" w:author="Melen Skurka" w:date="2023-02-27T10:54:00Z">
        <w:del w:id="324" w:author="Dimova, Stanislava" w:date="2023-03-09T15:11:00Z">
          <w:r w:rsidDel="005B5D2A">
            <w:rPr>
              <w:rFonts w:ascii="Times New Roman" w:hAnsi="Times New Roman" w:cs="Times New Roman"/>
              <w:color w:val="131513"/>
            </w:rPr>
            <w:delText>Data</w:delText>
          </w:r>
        </w:del>
      </w:ins>
      <w:ins w:id="325" w:author="Melen Skurka" w:date="2023-02-27T10:50:00Z">
        <w:del w:id="326" w:author="Dimova, Stanislava" w:date="2023-03-09T15:11:00Z">
          <w:r w:rsidRPr="000D1487" w:rsidDel="005B5D2A">
            <w:rPr>
              <w:rFonts w:ascii="Times New Roman" w:hAnsi="Times New Roman" w:cs="Times New Roman"/>
              <w:color w:val="131513"/>
            </w:rPr>
            <w:delText xml:space="preserve"> Subject, such as offering credit monitoring and restoration services to </w:delText>
          </w:r>
        </w:del>
      </w:ins>
      <w:ins w:id="327" w:author="Melen Skurka" w:date="2023-02-27T10:54:00Z">
        <w:del w:id="328" w:author="Dimova, Stanislava" w:date="2023-03-09T15:11:00Z">
          <w:r w:rsidDel="005B5D2A">
            <w:rPr>
              <w:rFonts w:ascii="Times New Roman" w:hAnsi="Times New Roman" w:cs="Times New Roman"/>
              <w:color w:val="131513"/>
            </w:rPr>
            <w:delText>Data</w:delText>
          </w:r>
        </w:del>
      </w:ins>
      <w:ins w:id="329" w:author="Melen Skurka" w:date="2023-02-27T10:50:00Z">
        <w:del w:id="330" w:author="Dimova, Stanislava" w:date="2023-03-09T15:11:00Z">
          <w:r w:rsidRPr="000D1487" w:rsidDel="005B5D2A">
            <w:rPr>
              <w:rFonts w:ascii="Times New Roman" w:hAnsi="Times New Roman" w:cs="Times New Roman"/>
              <w:color w:val="131513"/>
            </w:rPr>
            <w:delText xml:space="preserve"> Subjects, even where not required by the </w:delText>
          </w:r>
        </w:del>
      </w:ins>
      <w:ins w:id="331" w:author="Melen Skurka" w:date="2023-02-27T10:54:00Z">
        <w:del w:id="332" w:author="Dimova, Stanislava" w:date="2023-03-09T15:11:00Z">
          <w:r w:rsidDel="005B5D2A">
            <w:rPr>
              <w:rFonts w:ascii="Times New Roman" w:hAnsi="Times New Roman" w:cs="Times New Roman"/>
              <w:color w:val="131513"/>
            </w:rPr>
            <w:delText>Data Protection Laws and Regulations</w:delText>
          </w:r>
        </w:del>
      </w:ins>
      <w:ins w:id="333" w:author="Melen Skurka" w:date="2023-02-27T10:50:00Z">
        <w:del w:id="334" w:author="Dimova, Stanislava" w:date="2023-03-09T15:11:00Z">
          <w:r w:rsidRPr="000D1487" w:rsidDel="005B5D2A">
            <w:rPr>
              <w:rFonts w:ascii="Times New Roman" w:hAnsi="Times New Roman" w:cs="Times New Roman"/>
              <w:color w:val="131513"/>
            </w:rPr>
            <w:delText>.</w:delText>
          </w:r>
        </w:del>
      </w:ins>
      <w:commentRangeEnd w:id="286"/>
      <w:r w:rsidR="004754DE">
        <w:rPr>
          <w:rStyle w:val="CommentReference"/>
        </w:rPr>
        <w:commentReference w:id="286"/>
      </w:r>
    </w:p>
    <w:p w14:paraId="6D223A91" w14:textId="77777777" w:rsidR="00DF31F7" w:rsidRPr="00B23A95" w:rsidRDefault="004204E5" w:rsidP="00E44EB0">
      <w:pPr>
        <w:pStyle w:val="ListParagraph"/>
        <w:numPr>
          <w:ilvl w:val="1"/>
          <w:numId w:val="2"/>
        </w:numPr>
        <w:spacing w:before="240" w:after="240"/>
        <w:ind w:left="0" w:right="170" w:firstLine="0"/>
        <w:jc w:val="left"/>
        <w:rPr>
          <w:rFonts w:ascii="Times New Roman" w:hAnsi="Times New Roman" w:cs="Times New Roman"/>
          <w:b/>
          <w:color w:val="131513"/>
        </w:rPr>
      </w:pPr>
      <w:r w:rsidRPr="00B23A95">
        <w:rPr>
          <w:rFonts w:ascii="Times New Roman" w:hAnsi="Times New Roman" w:cs="Times New Roman"/>
          <w:b/>
          <w:color w:val="131513"/>
          <w:w w:val="105"/>
        </w:rPr>
        <w:t>DATA SUBJECTS</w:t>
      </w:r>
      <w:r w:rsidRPr="00B23A95">
        <w:rPr>
          <w:rFonts w:ascii="Times New Roman" w:hAnsi="Times New Roman" w:cs="Times New Roman"/>
          <w:b/>
          <w:color w:val="131513"/>
          <w:spacing w:val="27"/>
          <w:w w:val="105"/>
        </w:rPr>
        <w:t xml:space="preserve"> </w:t>
      </w:r>
      <w:r w:rsidRPr="00B23A95">
        <w:rPr>
          <w:rFonts w:ascii="Times New Roman" w:hAnsi="Times New Roman" w:cs="Times New Roman"/>
          <w:b/>
          <w:color w:val="131513"/>
          <w:w w:val="105"/>
        </w:rPr>
        <w:t>REQUESTS</w:t>
      </w:r>
    </w:p>
    <w:p w14:paraId="555990AE" w14:textId="1BD33E3B" w:rsidR="00DF31F7" w:rsidRPr="00416100" w:rsidRDefault="00A310D0" w:rsidP="00B0247C">
      <w:pPr>
        <w:pStyle w:val="ListParagraph"/>
        <w:tabs>
          <w:tab w:val="left" w:pos="894"/>
        </w:tabs>
        <w:spacing w:before="240" w:after="240"/>
        <w:ind w:left="0" w:firstLine="0"/>
        <w:jc w:val="both"/>
        <w:rPr>
          <w:rFonts w:ascii="Times New Roman" w:hAnsi="Times New Roman" w:cs="Times New Roman"/>
          <w:color w:val="131513"/>
        </w:rPr>
      </w:pPr>
      <w:r w:rsidRPr="00504C62">
        <w:rPr>
          <w:rFonts w:ascii="Times New Roman" w:hAnsi="Times New Roman" w:cs="Times New Roman"/>
        </w:rPr>
        <w:t>Processor shall promptly notify Controller if it receives a request from a Data Subject to exercise its rights or any other Data Subject request, under the applicable Data Protection Laws</w:t>
      </w:r>
      <w:r>
        <w:rPr>
          <w:rFonts w:ascii="Times New Roman" w:hAnsi="Times New Roman" w:cs="Times New Roman"/>
        </w:rPr>
        <w:t xml:space="preserve"> and Regulations</w:t>
      </w:r>
      <w:r w:rsidRPr="00504C62">
        <w:rPr>
          <w:rFonts w:ascii="Times New Roman" w:hAnsi="Times New Roman" w:cs="Times New Roman"/>
        </w:rPr>
        <w:t xml:space="preserve">. Processor will not respond to any such Data Subject request without Controller’s prior written consent and </w:t>
      </w:r>
      <w:r>
        <w:rPr>
          <w:rFonts w:ascii="Times New Roman" w:hAnsi="Times New Roman" w:cs="Times New Roman"/>
        </w:rPr>
        <w:t xml:space="preserve">will only do so </w:t>
      </w:r>
      <w:r w:rsidRPr="00504C62">
        <w:rPr>
          <w:rFonts w:ascii="Times New Roman" w:hAnsi="Times New Roman" w:cs="Times New Roman"/>
        </w:rPr>
        <w:t xml:space="preserve">in accordance with Controller’s instructions, except </w:t>
      </w:r>
      <w:r>
        <w:rPr>
          <w:rFonts w:ascii="Times New Roman" w:hAnsi="Times New Roman" w:cs="Times New Roman"/>
        </w:rPr>
        <w:t xml:space="preserve">as necessary </w:t>
      </w:r>
      <w:r w:rsidRPr="00504C62">
        <w:rPr>
          <w:rFonts w:ascii="Times New Roman" w:hAnsi="Times New Roman" w:cs="Times New Roman"/>
        </w:rPr>
        <w:t>to confirm that the request relates to Controller.</w:t>
      </w:r>
      <w:r>
        <w:rPr>
          <w:rFonts w:ascii="Times New Roman" w:hAnsi="Times New Roman" w:cs="Times New Roman"/>
        </w:rPr>
        <w:t xml:space="preserve"> </w:t>
      </w:r>
      <w:r w:rsidRPr="00934C99">
        <w:rPr>
          <w:rFonts w:ascii="Times New Roman" w:hAnsi="Times New Roman" w:cs="Times New Roman"/>
        </w:rPr>
        <w:t>Processor shall provide Controller with all reasonable cooperation and assistance in order to enable Controller to comply with its legal obligations in relation to the handling of Data Subject requests</w:t>
      </w:r>
      <w:r>
        <w:rPr>
          <w:rFonts w:ascii="Times New Roman" w:hAnsi="Times New Roman" w:cs="Times New Roman"/>
        </w:rPr>
        <w:t xml:space="preserve"> </w:t>
      </w:r>
      <w:r w:rsidRPr="00934C99">
        <w:rPr>
          <w:rFonts w:ascii="Times New Roman" w:hAnsi="Times New Roman" w:cs="Times New Roman"/>
        </w:rPr>
        <w:t>within the statutory time limits, to the extent that the Processor is legally permitted to do so and provided that such Data Subject Requests are exercised in accordance with the applicable Data Protection Laws</w:t>
      </w:r>
      <w:r>
        <w:rPr>
          <w:rFonts w:ascii="Times New Roman" w:hAnsi="Times New Roman" w:cs="Times New Roman"/>
        </w:rPr>
        <w:t>.</w:t>
      </w:r>
    </w:p>
    <w:p w14:paraId="4D9EA7B1" w14:textId="77777777" w:rsidR="00DF31F7" w:rsidRPr="00B23A95" w:rsidRDefault="004204E5" w:rsidP="00E44EB0">
      <w:pPr>
        <w:pStyle w:val="ListParagraph"/>
        <w:numPr>
          <w:ilvl w:val="1"/>
          <w:numId w:val="2"/>
        </w:numPr>
        <w:tabs>
          <w:tab w:val="left" w:pos="709"/>
        </w:tabs>
        <w:spacing w:before="240" w:after="240"/>
        <w:ind w:left="0" w:right="170" w:firstLine="0"/>
        <w:jc w:val="left"/>
        <w:rPr>
          <w:rFonts w:ascii="Times New Roman" w:hAnsi="Times New Roman" w:cs="Times New Roman"/>
          <w:b/>
          <w:color w:val="131513"/>
        </w:rPr>
      </w:pPr>
      <w:r w:rsidRPr="00B23A95">
        <w:rPr>
          <w:rFonts w:ascii="Times New Roman" w:hAnsi="Times New Roman" w:cs="Times New Roman"/>
          <w:b/>
          <w:color w:val="131513"/>
          <w:w w:val="105"/>
        </w:rPr>
        <w:t>SUB-PROCESSOR</w:t>
      </w:r>
    </w:p>
    <w:p w14:paraId="1813DD37" w14:textId="0E357F3E" w:rsidR="00C40C38" w:rsidRPr="00F321DB" w:rsidRDefault="00C40C38" w:rsidP="00B0247C">
      <w:pPr>
        <w:pStyle w:val="ListParagraph"/>
        <w:numPr>
          <w:ilvl w:val="2"/>
          <w:numId w:val="2"/>
        </w:numPr>
        <w:tabs>
          <w:tab w:val="left" w:pos="884"/>
        </w:tabs>
        <w:spacing w:after="120"/>
        <w:ind w:left="0" w:firstLine="0"/>
        <w:jc w:val="both"/>
        <w:rPr>
          <w:rFonts w:ascii="Times New Roman" w:hAnsi="Times New Roman" w:cs="Times New Roman"/>
        </w:rPr>
      </w:pPr>
      <w:r w:rsidRPr="00B23A95">
        <w:rPr>
          <w:rFonts w:ascii="Times New Roman" w:hAnsi="Times New Roman" w:cs="Times New Roman"/>
          <w:color w:val="111311"/>
        </w:rPr>
        <w:t xml:space="preserve">Processor shall not subcontract any of its Processing operations regarding </w:t>
      </w:r>
      <w:r w:rsidR="00454F32" w:rsidRPr="00B23A95">
        <w:rPr>
          <w:rFonts w:ascii="Times New Roman" w:hAnsi="Times New Roman" w:cs="Times New Roman"/>
          <w:color w:val="111311"/>
        </w:rPr>
        <w:t>Controller’s</w:t>
      </w:r>
      <w:r w:rsidRPr="00B23A95">
        <w:rPr>
          <w:rFonts w:ascii="Times New Roman" w:hAnsi="Times New Roman" w:cs="Times New Roman"/>
          <w:color w:val="111311"/>
        </w:rPr>
        <w:t xml:space="preserve"> Personal Data without the </w:t>
      </w:r>
      <w:del w:id="335" w:author="Dimova, Stanislava" w:date="2023-03-09T15:15:00Z">
        <w:r w:rsidRPr="00B23A95" w:rsidDel="00901C90">
          <w:rPr>
            <w:rFonts w:ascii="Times New Roman" w:hAnsi="Times New Roman" w:cs="Times New Roman"/>
            <w:color w:val="111311"/>
          </w:rPr>
          <w:delText xml:space="preserve">express </w:delText>
        </w:r>
      </w:del>
      <w:r w:rsidRPr="00B23A95">
        <w:rPr>
          <w:rFonts w:ascii="Times New Roman" w:hAnsi="Times New Roman" w:cs="Times New Roman"/>
          <w:color w:val="111311"/>
        </w:rPr>
        <w:t>prior written consent of Controller which</w:t>
      </w:r>
      <w:r w:rsidR="007352DF">
        <w:rPr>
          <w:rFonts w:ascii="Times New Roman" w:hAnsi="Times New Roman" w:cs="Times New Roman"/>
          <w:color w:val="111311"/>
        </w:rPr>
        <w:t xml:space="preserve"> </w:t>
      </w:r>
      <w:r w:rsidRPr="00B23A95">
        <w:rPr>
          <w:rFonts w:ascii="Times New Roman" w:hAnsi="Times New Roman" w:cs="Times New Roman"/>
          <w:color w:val="111311"/>
        </w:rPr>
        <w:t xml:space="preserve">consent </w:t>
      </w:r>
      <w:r w:rsidR="004F20DD" w:rsidRPr="004F20DD">
        <w:rPr>
          <w:rFonts w:ascii="Times New Roman" w:hAnsi="Times New Roman" w:cs="Times New Roman"/>
          <w:color w:val="111311"/>
          <w:lang w:val="en-GB"/>
        </w:rPr>
        <w:t xml:space="preserve">shall not </w:t>
      </w:r>
      <w:r w:rsidR="004F20DD">
        <w:rPr>
          <w:rFonts w:ascii="Times New Roman" w:hAnsi="Times New Roman" w:cs="Times New Roman"/>
          <w:color w:val="111311"/>
          <w:lang w:val="en-GB"/>
        </w:rPr>
        <w:t xml:space="preserve">be </w:t>
      </w:r>
      <w:r w:rsidR="00613167">
        <w:rPr>
          <w:rFonts w:ascii="Times New Roman" w:hAnsi="Times New Roman" w:cs="Times New Roman"/>
          <w:color w:val="111311"/>
          <w:lang w:val="en-GB"/>
        </w:rPr>
        <w:t>withhe</w:t>
      </w:r>
      <w:r w:rsidR="004F20DD" w:rsidRPr="004F20DD">
        <w:rPr>
          <w:rFonts w:ascii="Times New Roman" w:hAnsi="Times New Roman" w:cs="Times New Roman"/>
          <w:color w:val="111311"/>
          <w:lang w:val="en-GB"/>
        </w:rPr>
        <w:t>ld in case of a reasonable request.</w:t>
      </w:r>
      <w:r w:rsidR="00613167" w:rsidRPr="00613167">
        <w:t xml:space="preserve"> </w:t>
      </w:r>
      <w:r w:rsidR="00613167" w:rsidRPr="00613167">
        <w:rPr>
          <w:rFonts w:ascii="Times New Roman" w:hAnsi="Times New Roman" w:cs="Times New Roman"/>
          <w:color w:val="111311"/>
          <w:lang w:val="en-GB"/>
        </w:rPr>
        <w:t xml:space="preserve">Parties will include the relevant data of any Sub-processors in </w:t>
      </w:r>
      <w:r w:rsidR="00F729DE">
        <w:rPr>
          <w:rFonts w:ascii="Times New Roman" w:hAnsi="Times New Roman" w:cs="Times New Roman"/>
          <w:color w:val="111311"/>
          <w:lang w:val="en-GB"/>
        </w:rPr>
        <w:t>Attachment</w:t>
      </w:r>
      <w:r w:rsidR="00613167" w:rsidRPr="00613167">
        <w:rPr>
          <w:rFonts w:ascii="Times New Roman" w:hAnsi="Times New Roman" w:cs="Times New Roman"/>
          <w:color w:val="111311"/>
          <w:lang w:val="en-GB"/>
        </w:rPr>
        <w:t xml:space="preserve"> 1.</w:t>
      </w:r>
      <w:r w:rsidR="004F20DD">
        <w:rPr>
          <w:rFonts w:ascii="Times New Roman" w:hAnsi="Times New Roman" w:cs="Times New Roman"/>
          <w:color w:val="111311"/>
          <w:lang w:val="en-GB"/>
        </w:rPr>
        <w:t xml:space="preserve"> </w:t>
      </w:r>
      <w:commentRangeStart w:id="336"/>
      <w:ins w:id="337" w:author="Melen Skurka" w:date="2023-02-27T10:47:00Z">
        <w:del w:id="338" w:author="Dimova, Stanislava" w:date="2023-03-09T16:18:00Z">
          <w:r w:rsidR="002B069A" w:rsidDel="00192BD1">
            <w:rPr>
              <w:rFonts w:ascii="Times New Roman" w:hAnsi="Times New Roman" w:cs="Times New Roman"/>
              <w:bCs/>
              <w:lang w:val="en-GB"/>
            </w:rPr>
            <w:delText xml:space="preserve">Processor will </w:delText>
          </w:r>
          <w:r w:rsidR="002B069A" w:rsidRPr="008D29C4" w:rsidDel="00192BD1">
            <w:rPr>
              <w:rFonts w:ascii="Times New Roman" w:hAnsi="Times New Roman" w:cs="Times New Roman"/>
              <w:bCs/>
              <w:lang w:val="en-GB"/>
            </w:rPr>
            <w:delText>carry out adequate due diligence on each Sub</w:delText>
          </w:r>
          <w:r w:rsidR="002B069A" w:rsidDel="00192BD1">
            <w:rPr>
              <w:rFonts w:ascii="Times New Roman" w:hAnsi="Times New Roman" w:cs="Times New Roman"/>
              <w:bCs/>
              <w:lang w:val="en-GB"/>
            </w:rPr>
            <w:delText>-</w:delText>
          </w:r>
          <w:r w:rsidR="002B069A" w:rsidRPr="008D29C4" w:rsidDel="00192BD1">
            <w:rPr>
              <w:rFonts w:ascii="Times New Roman" w:hAnsi="Times New Roman" w:cs="Times New Roman"/>
              <w:bCs/>
              <w:lang w:val="en-GB"/>
            </w:rPr>
            <w:delText>processor to ensure that such Sub</w:delText>
          </w:r>
          <w:r w:rsidR="002B069A" w:rsidDel="00192BD1">
            <w:rPr>
              <w:rFonts w:ascii="Times New Roman" w:hAnsi="Times New Roman" w:cs="Times New Roman"/>
              <w:bCs/>
              <w:lang w:val="en-GB"/>
            </w:rPr>
            <w:delText>-</w:delText>
          </w:r>
          <w:r w:rsidR="002B069A" w:rsidRPr="008D29C4" w:rsidDel="00192BD1">
            <w:rPr>
              <w:rFonts w:ascii="Times New Roman" w:hAnsi="Times New Roman" w:cs="Times New Roman"/>
              <w:bCs/>
              <w:lang w:val="en-GB"/>
            </w:rPr>
            <w:delText xml:space="preserve">processor is capable of providing at least the level of protection for Personal </w:delText>
          </w:r>
          <w:r w:rsidR="002B069A" w:rsidDel="00192BD1">
            <w:rPr>
              <w:rFonts w:ascii="Times New Roman" w:hAnsi="Times New Roman" w:cs="Times New Roman"/>
              <w:bCs/>
              <w:lang w:val="en-GB"/>
            </w:rPr>
            <w:delText>Data</w:delText>
          </w:r>
          <w:r w:rsidR="002B069A" w:rsidRPr="008D29C4" w:rsidDel="00192BD1">
            <w:rPr>
              <w:rFonts w:ascii="Times New Roman" w:hAnsi="Times New Roman" w:cs="Times New Roman"/>
              <w:bCs/>
              <w:lang w:val="en-GB"/>
            </w:rPr>
            <w:delText xml:space="preserve"> as is required by this </w:delText>
          </w:r>
          <w:r w:rsidR="002B069A" w:rsidDel="00192BD1">
            <w:rPr>
              <w:rFonts w:ascii="Times New Roman" w:hAnsi="Times New Roman" w:cs="Times New Roman"/>
              <w:bCs/>
              <w:lang w:val="en-GB"/>
            </w:rPr>
            <w:delText>Agreement</w:delText>
          </w:r>
          <w:r w:rsidR="002B069A" w:rsidRPr="008D29C4" w:rsidDel="00192BD1">
            <w:rPr>
              <w:rFonts w:ascii="Times New Roman" w:hAnsi="Times New Roman" w:cs="Times New Roman"/>
              <w:bCs/>
              <w:lang w:val="en-GB"/>
            </w:rPr>
            <w:delText>; and enter into a binding and enforceable written agreement with each Sub</w:delText>
          </w:r>
          <w:r w:rsidR="002B069A" w:rsidDel="00192BD1">
            <w:rPr>
              <w:rFonts w:ascii="Times New Roman" w:hAnsi="Times New Roman" w:cs="Times New Roman"/>
              <w:bCs/>
              <w:lang w:val="en-GB"/>
            </w:rPr>
            <w:delText>-</w:delText>
          </w:r>
          <w:r w:rsidR="002B069A" w:rsidRPr="008D29C4" w:rsidDel="00192BD1">
            <w:rPr>
              <w:rFonts w:ascii="Times New Roman" w:hAnsi="Times New Roman" w:cs="Times New Roman"/>
              <w:bCs/>
              <w:lang w:val="en-GB"/>
            </w:rPr>
            <w:delText xml:space="preserve">processor that imposes the same or greater obligations as </w:delText>
          </w:r>
          <w:r w:rsidR="002B069A" w:rsidDel="00192BD1">
            <w:rPr>
              <w:rFonts w:ascii="Times New Roman" w:hAnsi="Times New Roman" w:cs="Times New Roman"/>
              <w:bCs/>
              <w:lang w:val="en-GB"/>
            </w:rPr>
            <w:delText>Processor’s</w:delText>
          </w:r>
          <w:r w:rsidR="002B069A" w:rsidRPr="008D29C4" w:rsidDel="00192BD1">
            <w:rPr>
              <w:rFonts w:ascii="Times New Roman" w:hAnsi="Times New Roman" w:cs="Times New Roman"/>
              <w:bCs/>
              <w:lang w:val="en-GB"/>
            </w:rPr>
            <w:delText xml:space="preserve"> obligations under this </w:delText>
          </w:r>
          <w:r w:rsidR="002B069A" w:rsidDel="00192BD1">
            <w:rPr>
              <w:rFonts w:ascii="Times New Roman" w:hAnsi="Times New Roman" w:cs="Times New Roman"/>
              <w:bCs/>
              <w:lang w:val="en-GB"/>
            </w:rPr>
            <w:delText>Agreement</w:delText>
          </w:r>
          <w:r w:rsidR="002B069A" w:rsidRPr="008D29C4" w:rsidDel="00192BD1">
            <w:rPr>
              <w:rFonts w:ascii="Times New Roman" w:hAnsi="Times New Roman" w:cs="Times New Roman"/>
              <w:bCs/>
              <w:lang w:val="en-GB"/>
            </w:rPr>
            <w:delText xml:space="preserve">. </w:delText>
          </w:r>
        </w:del>
      </w:ins>
      <w:commentRangeEnd w:id="336"/>
      <w:del w:id="339" w:author="Dimova, Stanislava" w:date="2023-03-09T16:18:00Z">
        <w:r w:rsidR="00192BD1" w:rsidDel="00192BD1">
          <w:rPr>
            <w:rStyle w:val="CommentReference"/>
          </w:rPr>
          <w:commentReference w:id="336"/>
        </w:r>
      </w:del>
      <w:r w:rsidR="00F321DB" w:rsidRPr="00054B7B">
        <w:rPr>
          <w:rFonts w:ascii="Times New Roman" w:hAnsi="Times New Roman" w:cs="Times New Roman"/>
        </w:rPr>
        <w:t xml:space="preserve">Upon signing this Data Processing Agreement, Controller grants Processor a general authorization to sub-contract the Processing of Personal Data to Sub-processors located in different countries for the purposes agreed under this Agreement. A list of the Sub-processors used is available </w:t>
      </w:r>
      <w:r w:rsidR="00F321DB">
        <w:rPr>
          <w:rFonts w:ascii="Times New Roman" w:hAnsi="Times New Roman" w:cs="Times New Roman"/>
        </w:rPr>
        <w:t>under Attachment 1</w:t>
      </w:r>
      <w:r w:rsidR="00F321DB" w:rsidRPr="005F3BE2">
        <w:rPr>
          <w:rFonts w:ascii="Times New Roman" w:hAnsi="Times New Roman" w:cs="Times New Roman"/>
        </w:rPr>
        <w:t>.</w:t>
      </w:r>
      <w:r w:rsidR="00F321DB" w:rsidRPr="00054B7B">
        <w:rPr>
          <w:rFonts w:ascii="Times New Roman" w:hAnsi="Times New Roman" w:cs="Times New Roman"/>
        </w:rPr>
        <w:t xml:space="preserve"> </w:t>
      </w:r>
      <w:r w:rsidR="00F321DB">
        <w:rPr>
          <w:rFonts w:ascii="Times New Roman" w:hAnsi="Times New Roman" w:cs="Times New Roman"/>
        </w:rPr>
        <w:t xml:space="preserve">Upon signing this Agreement Controller agrees to the Sub-processors listed under Attachment 1 of this Agreement. </w:t>
      </w:r>
      <w:r w:rsidR="00F321DB" w:rsidRPr="00054B7B">
        <w:rPr>
          <w:rFonts w:ascii="Times New Roman" w:hAnsi="Times New Roman" w:cs="Times New Roman"/>
          <w:lang w:val="en-GB"/>
        </w:rPr>
        <w:t xml:space="preserve">Processor reserves the right to add, remove, or change </w:t>
      </w:r>
      <w:r w:rsidR="00F321DB">
        <w:rPr>
          <w:rFonts w:ascii="Times New Roman" w:hAnsi="Times New Roman" w:cs="Times New Roman"/>
          <w:lang w:val="en-GB"/>
        </w:rPr>
        <w:t xml:space="preserve">the </w:t>
      </w:r>
      <w:r w:rsidR="00F321DB" w:rsidRPr="00054B7B">
        <w:rPr>
          <w:rFonts w:ascii="Times New Roman" w:hAnsi="Times New Roman" w:cs="Times New Roman"/>
          <w:lang w:val="en-GB"/>
        </w:rPr>
        <w:t xml:space="preserve">Sub-processors </w:t>
      </w:r>
      <w:r w:rsidR="00F321DB">
        <w:rPr>
          <w:rFonts w:ascii="Times New Roman" w:hAnsi="Times New Roman" w:cs="Times New Roman"/>
          <w:lang w:val="en-GB"/>
        </w:rPr>
        <w:t xml:space="preserve">used </w:t>
      </w:r>
      <w:r w:rsidR="00F321DB" w:rsidRPr="00054B7B">
        <w:rPr>
          <w:rFonts w:ascii="Times New Roman" w:hAnsi="Times New Roman" w:cs="Times New Roman"/>
          <w:lang w:val="en-GB"/>
        </w:rPr>
        <w:t xml:space="preserve">with a thirty (30) day advance written notice to Controller, which notice may </w:t>
      </w:r>
      <w:ins w:id="340" w:author="Dimova, Stanislava" w:date="2023-03-09T15:16:00Z">
        <w:r w:rsidR="004E10CE">
          <w:rPr>
            <w:rFonts w:ascii="Times New Roman" w:hAnsi="Times New Roman" w:cs="Times New Roman"/>
            <w:lang w:val="en-GB"/>
          </w:rPr>
          <w:t xml:space="preserve">be provided by e-mail or </w:t>
        </w:r>
      </w:ins>
      <w:r w:rsidR="002B069A">
        <w:rPr>
          <w:rFonts w:ascii="Times New Roman" w:hAnsi="Times New Roman" w:cs="Times New Roman"/>
        </w:rPr>
        <w:t>upon receipt by</w:t>
      </w:r>
      <w:r w:rsidR="002B069A" w:rsidRPr="00A12B1D">
        <w:rPr>
          <w:rFonts w:ascii="Times New Roman" w:hAnsi="Times New Roman" w:cs="Times New Roman"/>
        </w:rPr>
        <w:t xml:space="preserve"> </w:t>
      </w:r>
      <w:r w:rsidR="002B069A">
        <w:rPr>
          <w:rFonts w:ascii="Times New Roman" w:hAnsi="Times New Roman" w:cs="Times New Roman"/>
        </w:rPr>
        <w:t>certified courier to the Controller address in the introduction of this Agreement</w:t>
      </w:r>
      <w:r w:rsidR="002B069A" w:rsidRPr="00A12B1D">
        <w:rPr>
          <w:rFonts w:ascii="Times New Roman" w:hAnsi="Times New Roman" w:cs="Times New Roman"/>
        </w:rPr>
        <w:t>.</w:t>
      </w:r>
      <w:r w:rsidR="002B069A">
        <w:rPr>
          <w:rFonts w:ascii="Times New Roman" w:hAnsi="Times New Roman" w:cs="Times New Roman"/>
        </w:rPr>
        <w:t xml:space="preserve"> </w:t>
      </w:r>
      <w:commentRangeStart w:id="341"/>
      <w:del w:id="342" w:author="Dimova, Stanislava" w:date="2023-03-09T12:24:00Z">
        <w:r w:rsidR="002B069A" w:rsidRPr="008D29C4" w:rsidDel="003F625A">
          <w:rPr>
            <w:rFonts w:ascii="Times New Roman" w:hAnsi="Times New Roman" w:cs="Times New Roman"/>
          </w:rPr>
          <w:delText>PlanetArt</w:delText>
        </w:r>
      </w:del>
      <w:del w:id="343" w:author="Dimova, Stanislava" w:date="2023-03-09T15:16:00Z">
        <w:r w:rsidR="002B069A" w:rsidRPr="008D29C4" w:rsidDel="00D02315">
          <w:rPr>
            <w:rFonts w:ascii="Times New Roman" w:hAnsi="Times New Roman" w:cs="Times New Roman"/>
          </w:rPr>
          <w:delText xml:space="preserve"> has the right to object, in its sole and absolute discretion (and, if it so objects, it will have the right to terminate the Agreement without cause effective upon written notice thereof, in which case </w:delText>
        </w:r>
        <w:r w:rsidR="002B069A" w:rsidDel="00D02315">
          <w:rPr>
            <w:rFonts w:ascii="Times New Roman" w:hAnsi="Times New Roman" w:cs="Times New Roman"/>
          </w:rPr>
          <w:delText>Processor</w:delText>
        </w:r>
        <w:r w:rsidR="002B069A" w:rsidRPr="008D29C4" w:rsidDel="00D02315">
          <w:rPr>
            <w:rFonts w:ascii="Times New Roman" w:hAnsi="Times New Roman" w:cs="Times New Roman"/>
          </w:rPr>
          <w:delText xml:space="preserve"> will promptly (but in any event within thirty (30) days) refund to </w:delText>
        </w:r>
      </w:del>
      <w:del w:id="344" w:author="Dimova, Stanislava" w:date="2023-03-09T12:25:00Z">
        <w:r w:rsidR="002B069A" w:rsidRPr="008D29C4" w:rsidDel="003F625A">
          <w:rPr>
            <w:rFonts w:ascii="Times New Roman" w:hAnsi="Times New Roman" w:cs="Times New Roman"/>
          </w:rPr>
          <w:delText>PlanetArt</w:delText>
        </w:r>
      </w:del>
      <w:del w:id="345" w:author="Dimova, Stanislava" w:date="2023-03-09T15:16:00Z">
        <w:r w:rsidR="002B069A" w:rsidRPr="008D29C4" w:rsidDel="00D02315">
          <w:rPr>
            <w:rFonts w:ascii="Times New Roman" w:hAnsi="Times New Roman" w:cs="Times New Roman"/>
          </w:rPr>
          <w:delText xml:space="preserve"> a pro rata amount of any amount prepaid under the Agreement)</w:delText>
        </w:r>
        <w:r w:rsidR="002B069A" w:rsidDel="00D02315">
          <w:rPr>
            <w:rFonts w:ascii="Times New Roman" w:hAnsi="Times New Roman" w:cs="Times New Roman"/>
          </w:rPr>
          <w:delText xml:space="preserve">. </w:delText>
        </w:r>
      </w:del>
      <w:commentRangeEnd w:id="341"/>
      <w:r w:rsidR="00B84490">
        <w:rPr>
          <w:rStyle w:val="CommentReference"/>
        </w:rPr>
        <w:commentReference w:id="341"/>
      </w:r>
      <w:r w:rsidR="00F321DB" w:rsidRPr="00904BE7">
        <w:rPr>
          <w:rFonts w:ascii="Times New Roman" w:hAnsi="Times New Roman" w:cs="Times New Roman"/>
          <w:lang w:val="en-GB"/>
        </w:rPr>
        <w:t>It</w:t>
      </w:r>
      <w:r w:rsidR="00F321DB" w:rsidRPr="00054B7B">
        <w:rPr>
          <w:rFonts w:ascii="Times New Roman" w:hAnsi="Times New Roman" w:cs="Times New Roman"/>
          <w:lang w:val="en-GB"/>
        </w:rPr>
        <w:t xml:space="preserve"> is expressly agreed by the Parties, that if Controller does not raise any objection to such changes or does not provide any answer to the request until the expiration of the 30 days' time frame from the date of the written notice from Processor, such changes shall be deemed accepted by Controller. </w:t>
      </w:r>
      <w:r w:rsidR="00F321DB" w:rsidRPr="00054B7B">
        <w:rPr>
          <w:rFonts w:ascii="Times New Roman" w:hAnsi="Times New Roman" w:cs="Times New Roman"/>
        </w:rPr>
        <w:t>Controller agrees not to unreasonably and unjustifiably object to Processor’s request. If Controller objects to the appointment or replacement of a Sub-processor Controller shall cooperate with Processor in good faith in remedying the situation</w:t>
      </w:r>
      <w:ins w:id="346" w:author="Dimova, Stanislava" w:date="2023-03-09T15:28:00Z">
        <w:r w:rsidR="00724CB5" w:rsidRPr="00724CB5">
          <w:t xml:space="preserve"> </w:t>
        </w:r>
        <w:r w:rsidR="00724CB5" w:rsidRPr="00724CB5">
          <w:rPr>
            <w:rFonts w:ascii="Times New Roman" w:hAnsi="Times New Roman" w:cs="Times New Roman"/>
          </w:rPr>
          <w:t>in order to ensure the continuity of the Services. In the event, Parties cannot find a solution, they will have the right to terminate the Service Agreement for convenience in accordance with each Party’s respective rights and obligations for termination for convenience under section 7 of the Service Agreement. In addition, all amounts due to Ingram Micro under this Agreement or the Service Agreement up until the effective date of such termination shall become immediately due and payable</w:t>
        </w:r>
      </w:ins>
      <w:r w:rsidR="00F321DB" w:rsidRPr="00054B7B">
        <w:rPr>
          <w:rFonts w:ascii="Times New Roman" w:hAnsi="Times New Roman" w:cs="Times New Roman"/>
        </w:rPr>
        <w:t xml:space="preserve">. </w:t>
      </w:r>
      <w:del w:id="347" w:author="Melen Skurka" w:date="2023-02-27T10:49:00Z">
        <w:r w:rsidR="00F321DB" w:rsidRPr="00054B7B" w:rsidDel="002B069A">
          <w:rPr>
            <w:rFonts w:ascii="Times New Roman" w:hAnsi="Times New Roman" w:cs="Times New Roman"/>
          </w:rPr>
          <w:delText xml:space="preserve">For the avoidance of doubt, in such event Processor will not be considered in breach of its obligations under the </w:delText>
        </w:r>
        <w:r w:rsidR="00F321DB" w:rsidDel="002B069A">
          <w:rPr>
            <w:rFonts w:ascii="Times New Roman" w:hAnsi="Times New Roman" w:cs="Times New Roman"/>
          </w:rPr>
          <w:delText>Service Agreement</w:delText>
        </w:r>
        <w:r w:rsidR="00F321DB" w:rsidRPr="00054B7B" w:rsidDel="002B069A">
          <w:rPr>
            <w:rFonts w:ascii="Times New Roman" w:hAnsi="Times New Roman" w:cs="Times New Roman"/>
          </w:rPr>
          <w:delText xml:space="preserve"> </w:delText>
        </w:r>
        <w:r w:rsidR="00F321DB" w:rsidDel="002B069A">
          <w:rPr>
            <w:rFonts w:ascii="Times New Roman" w:hAnsi="Times New Roman" w:cs="Times New Roman"/>
          </w:rPr>
          <w:delText xml:space="preserve">or this Agreement </w:delText>
        </w:r>
        <w:r w:rsidR="00F321DB" w:rsidRPr="00054B7B" w:rsidDel="002B069A">
          <w:rPr>
            <w:rFonts w:ascii="Times New Roman" w:hAnsi="Times New Roman" w:cs="Times New Roman"/>
          </w:rPr>
          <w:delText>due to any delays or non-performance of the Services resulting from the objection of Controller to the use of the relevant Sub-processors.</w:delText>
        </w:r>
        <w:r w:rsidR="00F321DB" w:rsidDel="002B069A">
          <w:rPr>
            <w:rFonts w:ascii="Times New Roman" w:hAnsi="Times New Roman" w:cs="Times New Roman"/>
          </w:rPr>
          <w:delText xml:space="preserve"> </w:delText>
        </w:r>
      </w:del>
      <w:commentRangeStart w:id="348"/>
      <w:ins w:id="349" w:author="Dimova, Stanislava" w:date="2023-03-09T15:17:00Z">
        <w:r w:rsidR="00B84490" w:rsidRPr="00054B7B">
          <w:rPr>
            <w:rFonts w:ascii="Times New Roman" w:hAnsi="Times New Roman" w:cs="Times New Roman"/>
          </w:rPr>
          <w:t xml:space="preserve">For the avoidance of doubt, in such event Processor will not be </w:t>
        </w:r>
      </w:ins>
      <w:ins w:id="350" w:author="Dimova, Stanislava" w:date="2023-03-09T15:28:00Z">
        <w:r w:rsidR="00724CB5">
          <w:rPr>
            <w:rFonts w:ascii="Times New Roman" w:hAnsi="Times New Roman" w:cs="Times New Roman"/>
          </w:rPr>
          <w:t>hel</w:t>
        </w:r>
      </w:ins>
      <w:ins w:id="351" w:author="Dimova, Stanislava" w:date="2023-03-09T15:29:00Z">
        <w:r w:rsidR="00724CB5">
          <w:rPr>
            <w:rFonts w:ascii="Times New Roman" w:hAnsi="Times New Roman" w:cs="Times New Roman"/>
          </w:rPr>
          <w:t>d</w:t>
        </w:r>
      </w:ins>
      <w:ins w:id="352" w:author="Dimova, Stanislava" w:date="2023-03-09T15:28:00Z">
        <w:r w:rsidR="00724CB5">
          <w:rPr>
            <w:rFonts w:ascii="Times New Roman" w:hAnsi="Times New Roman" w:cs="Times New Roman"/>
          </w:rPr>
          <w:t xml:space="preserve"> liable and </w:t>
        </w:r>
      </w:ins>
      <w:ins w:id="353" w:author="Dimova, Stanislava" w:date="2023-03-09T15:17:00Z">
        <w:r w:rsidR="00B84490" w:rsidRPr="00054B7B">
          <w:rPr>
            <w:rFonts w:ascii="Times New Roman" w:hAnsi="Times New Roman" w:cs="Times New Roman"/>
          </w:rPr>
          <w:t xml:space="preserve">considered in breach of its obligations under the </w:t>
        </w:r>
        <w:r w:rsidR="00B84490">
          <w:rPr>
            <w:rFonts w:ascii="Times New Roman" w:hAnsi="Times New Roman" w:cs="Times New Roman"/>
          </w:rPr>
          <w:t>Service Agreement</w:t>
        </w:r>
        <w:r w:rsidR="00B84490" w:rsidRPr="00054B7B">
          <w:rPr>
            <w:rFonts w:ascii="Times New Roman" w:hAnsi="Times New Roman" w:cs="Times New Roman"/>
          </w:rPr>
          <w:t xml:space="preserve"> </w:t>
        </w:r>
        <w:r w:rsidR="00B84490">
          <w:rPr>
            <w:rFonts w:ascii="Times New Roman" w:hAnsi="Times New Roman" w:cs="Times New Roman"/>
          </w:rPr>
          <w:t xml:space="preserve">or this Agreement </w:t>
        </w:r>
        <w:r w:rsidR="00B84490" w:rsidRPr="00054B7B">
          <w:rPr>
            <w:rFonts w:ascii="Times New Roman" w:hAnsi="Times New Roman" w:cs="Times New Roman"/>
          </w:rPr>
          <w:t>due to any delays or non-performance of the Services resulting from the objection of Controller to the use of the relevant Sub-processors.</w:t>
        </w:r>
      </w:ins>
      <w:commentRangeEnd w:id="348"/>
      <w:ins w:id="354" w:author="Dimova, Stanislava" w:date="2023-03-09T15:18:00Z">
        <w:r w:rsidR="00636BA3">
          <w:rPr>
            <w:rStyle w:val="CommentReference"/>
          </w:rPr>
          <w:commentReference w:id="348"/>
        </w:r>
      </w:ins>
    </w:p>
    <w:p w14:paraId="641CC0DC" w14:textId="010C7826" w:rsidR="00DF31F7" w:rsidRDefault="00282269" w:rsidP="00107E39">
      <w:pPr>
        <w:pStyle w:val="ListParagraph"/>
        <w:numPr>
          <w:ilvl w:val="2"/>
          <w:numId w:val="2"/>
        </w:numPr>
        <w:tabs>
          <w:tab w:val="left" w:pos="884"/>
        </w:tabs>
        <w:spacing w:after="120"/>
        <w:ind w:left="0" w:firstLine="0"/>
        <w:jc w:val="both"/>
        <w:rPr>
          <w:rFonts w:ascii="Times New Roman" w:hAnsi="Times New Roman" w:cs="Times New Roman"/>
          <w:color w:val="111311"/>
        </w:rPr>
      </w:pPr>
      <w:del w:id="355" w:author="Dimova, Stanislava" w:date="2023-03-09T15:30:00Z">
        <w:r w:rsidDel="00D76AAE">
          <w:rPr>
            <w:rFonts w:ascii="Times New Roman" w:hAnsi="Times New Roman" w:cs="Times New Roman"/>
            <w:color w:val="111311"/>
          </w:rPr>
          <w:delText xml:space="preserve">Where required by applicable laws, </w:delText>
        </w:r>
      </w:del>
      <w:ins w:id="356" w:author="Dimova, Stanislava" w:date="2023-03-09T15:30:00Z">
        <w:r w:rsidR="00D76AAE" w:rsidRPr="004C0BF0">
          <w:rPr>
            <w:rFonts w:ascii="Times New Roman" w:hAnsi="Times New Roman" w:cs="Times New Roman"/>
            <w:color w:val="111311"/>
          </w:rPr>
          <w:t>Processor will carry out adequate due diligence on each Sub-processor to ensure that such Sub-processor is capable of providing at least the level of protection for Personal Data as is required by this Agreement</w:t>
        </w:r>
      </w:ins>
      <w:ins w:id="357" w:author="Dimova, Stanislava" w:date="2023-03-09T16:19:00Z">
        <w:r w:rsidR="00ED4628">
          <w:rPr>
            <w:rFonts w:ascii="Times New Roman" w:hAnsi="Times New Roman" w:cs="Times New Roman"/>
            <w:color w:val="111311"/>
          </w:rPr>
          <w:t xml:space="preserve">. </w:t>
        </w:r>
      </w:ins>
      <w:r w:rsidR="00C40C38" w:rsidRPr="00B23A95">
        <w:rPr>
          <w:rFonts w:ascii="Times New Roman" w:hAnsi="Times New Roman" w:cs="Times New Roman"/>
          <w:color w:val="111311"/>
        </w:rPr>
        <w:t>Processor shall only subcontract its Processing operations regarding the Personal Data</w:t>
      </w:r>
      <w:r w:rsidR="0055331B" w:rsidRPr="00B23A95">
        <w:rPr>
          <w:rFonts w:ascii="Times New Roman" w:hAnsi="Times New Roman" w:cs="Times New Roman"/>
          <w:color w:val="111311"/>
        </w:rPr>
        <w:t xml:space="preserve"> </w:t>
      </w:r>
      <w:r w:rsidR="00C40C38" w:rsidRPr="00B23A95">
        <w:rPr>
          <w:rFonts w:ascii="Times New Roman" w:hAnsi="Times New Roman" w:cs="Times New Roman"/>
          <w:color w:val="111311"/>
        </w:rPr>
        <w:t xml:space="preserve">by way of a written agreement signed between the Processor and the Sub-processor which </w:t>
      </w:r>
      <w:r w:rsidR="00613167">
        <w:rPr>
          <w:rFonts w:ascii="Times New Roman" w:hAnsi="Times New Roman" w:cs="Times New Roman"/>
          <w:color w:val="111311"/>
        </w:rPr>
        <w:t xml:space="preserve">is in accordance </w:t>
      </w:r>
      <w:r w:rsidR="00C40C38" w:rsidRPr="00B23A95">
        <w:rPr>
          <w:rFonts w:ascii="Times New Roman" w:hAnsi="Times New Roman" w:cs="Times New Roman"/>
          <w:color w:val="111311"/>
        </w:rPr>
        <w:t xml:space="preserve">with the obligations and restrictions imposed on the Processor by the applicable Data Protection Laws and Regulations and </w:t>
      </w:r>
      <w:r w:rsidR="00613167">
        <w:rPr>
          <w:rFonts w:ascii="Times New Roman" w:hAnsi="Times New Roman" w:cs="Times New Roman"/>
          <w:color w:val="111311"/>
        </w:rPr>
        <w:t xml:space="preserve">the principles set forth in </w:t>
      </w:r>
      <w:r w:rsidR="00C40C38" w:rsidRPr="00B23A95">
        <w:rPr>
          <w:rFonts w:ascii="Times New Roman" w:hAnsi="Times New Roman" w:cs="Times New Roman"/>
          <w:color w:val="111311"/>
        </w:rPr>
        <w:t>this Data Processing Agreement.</w:t>
      </w:r>
      <w:del w:id="358" w:author="Dimova, Stanislava" w:date="2023-03-09T15:30:00Z">
        <w:r w:rsidR="00C40C38" w:rsidRPr="00B23A95" w:rsidDel="00D76AAE">
          <w:rPr>
            <w:rFonts w:ascii="Times New Roman" w:hAnsi="Times New Roman" w:cs="Times New Roman"/>
            <w:color w:val="111311"/>
          </w:rPr>
          <w:delText xml:space="preserve"> </w:delText>
        </w:r>
      </w:del>
    </w:p>
    <w:p w14:paraId="3B8E588C" w14:textId="7273843A" w:rsidR="007352DF" w:rsidRDefault="005534C8" w:rsidP="00107E39">
      <w:pPr>
        <w:pStyle w:val="ListParagraph"/>
        <w:numPr>
          <w:ilvl w:val="1"/>
          <w:numId w:val="2"/>
        </w:numPr>
        <w:tabs>
          <w:tab w:val="left" w:pos="709"/>
        </w:tabs>
        <w:spacing w:before="240" w:after="240"/>
        <w:ind w:left="0" w:right="170" w:firstLine="0"/>
        <w:jc w:val="left"/>
        <w:rPr>
          <w:rFonts w:ascii="Times New Roman" w:hAnsi="Times New Roman" w:cs="Times New Roman"/>
          <w:b/>
          <w:color w:val="111311"/>
        </w:rPr>
      </w:pPr>
      <w:r>
        <w:rPr>
          <w:rFonts w:ascii="Times New Roman" w:hAnsi="Times New Roman" w:cs="Times New Roman"/>
          <w:b/>
          <w:color w:val="111311"/>
        </w:rPr>
        <w:tab/>
      </w:r>
      <w:r w:rsidR="00251FFC" w:rsidRPr="00B23A95">
        <w:rPr>
          <w:rFonts w:ascii="Times New Roman" w:hAnsi="Times New Roman" w:cs="Times New Roman"/>
          <w:b/>
          <w:color w:val="111311"/>
        </w:rPr>
        <w:t xml:space="preserve">RETURN AND DELETION OF </w:t>
      </w:r>
      <w:r w:rsidR="003C6B64">
        <w:rPr>
          <w:rFonts w:ascii="Times New Roman" w:hAnsi="Times New Roman" w:cs="Times New Roman"/>
          <w:b/>
          <w:color w:val="111311"/>
        </w:rPr>
        <w:t>CONTROLLER’S</w:t>
      </w:r>
      <w:r w:rsidR="003C6B64" w:rsidRPr="00B23A95">
        <w:rPr>
          <w:rFonts w:ascii="Times New Roman" w:hAnsi="Times New Roman" w:cs="Times New Roman"/>
          <w:b/>
          <w:color w:val="111311"/>
        </w:rPr>
        <w:t xml:space="preserve"> </w:t>
      </w:r>
      <w:r w:rsidR="00251FFC" w:rsidRPr="00B23A95">
        <w:rPr>
          <w:rFonts w:ascii="Times New Roman" w:hAnsi="Times New Roman" w:cs="Times New Roman"/>
          <w:b/>
          <w:color w:val="111311"/>
        </w:rPr>
        <w:t>DATA</w:t>
      </w:r>
    </w:p>
    <w:p w14:paraId="5AC2F8E1" w14:textId="5EFC29FA" w:rsidR="00251FFC" w:rsidRPr="00107E39" w:rsidRDefault="00850170" w:rsidP="00107E39">
      <w:pPr>
        <w:pStyle w:val="ListParagraph"/>
        <w:numPr>
          <w:ilvl w:val="2"/>
          <w:numId w:val="2"/>
        </w:numPr>
        <w:tabs>
          <w:tab w:val="left" w:pos="884"/>
        </w:tabs>
        <w:spacing w:after="120"/>
        <w:ind w:left="0" w:firstLine="0"/>
        <w:jc w:val="both"/>
        <w:rPr>
          <w:rFonts w:ascii="Times New Roman" w:hAnsi="Times New Roman" w:cs="Times New Roman"/>
          <w:color w:val="111311"/>
        </w:rPr>
      </w:pPr>
      <w:r w:rsidRPr="00107E39">
        <w:rPr>
          <w:rFonts w:ascii="Times New Roman" w:hAnsi="Times New Roman" w:cs="Times New Roman"/>
          <w:color w:val="111311"/>
        </w:rPr>
        <w:t>Processor will retain the Personal Data for a duration as instructed by the Controller, and consistent with the retention periods in Attachment 1. Processor shall promptly and in any event within ninety (90) days of the date of cessation of any Services and the termination or expiration of the Service Agreement, return to Controller or, to the extent allowed by the applicable laws, delete all copies of Controller’s Personal Data Processed on its behalf that might be in Processor’s possession. Subject to the above, the return of Controller’s Personal data and all its copies in Processor’s possession shall be completed by secure file transfer in such format as is reasonably requested by Controller to Processor. The Parties agree that the Controller will bear all reasonable costs of Processor related to the return or the deletion of the Personal Data</w:t>
      </w:r>
      <w:r w:rsidR="00083C86" w:rsidRPr="00107E39">
        <w:rPr>
          <w:rFonts w:ascii="Times New Roman" w:hAnsi="Times New Roman" w:cs="Times New Roman"/>
          <w:color w:val="111311"/>
        </w:rPr>
        <w:t>.</w:t>
      </w:r>
    </w:p>
    <w:p w14:paraId="2BD70B5C" w14:textId="6FDBEDA1" w:rsidR="00DF31F7" w:rsidRPr="00B23A95" w:rsidRDefault="00B177E2" w:rsidP="00107E39">
      <w:pPr>
        <w:pStyle w:val="ListParagraph"/>
        <w:numPr>
          <w:ilvl w:val="2"/>
          <w:numId w:val="2"/>
        </w:numPr>
        <w:tabs>
          <w:tab w:val="left" w:pos="884"/>
        </w:tabs>
        <w:spacing w:after="120"/>
        <w:ind w:left="0" w:firstLine="0"/>
        <w:jc w:val="both"/>
        <w:rPr>
          <w:rFonts w:ascii="Times New Roman" w:hAnsi="Times New Roman" w:cs="Times New Roman"/>
          <w:color w:val="111311"/>
        </w:rPr>
      </w:pPr>
      <w:r>
        <w:rPr>
          <w:rFonts w:ascii="Times New Roman" w:hAnsi="Times New Roman" w:cs="Times New Roman"/>
          <w:color w:val="111311"/>
        </w:rPr>
        <w:t xml:space="preserve"> </w:t>
      </w:r>
      <w:r w:rsidR="00251FFC" w:rsidRPr="00B23A95">
        <w:rPr>
          <w:rFonts w:ascii="Times New Roman" w:hAnsi="Times New Roman" w:cs="Times New Roman"/>
          <w:color w:val="111311"/>
        </w:rPr>
        <w:t>The Processor may retain Controller’s Personal Data to the extent required by the</w:t>
      </w:r>
      <w:r w:rsidR="0076579C" w:rsidRPr="00B23A95">
        <w:rPr>
          <w:rFonts w:ascii="Times New Roman" w:hAnsi="Times New Roman" w:cs="Times New Roman"/>
          <w:color w:val="111311"/>
        </w:rPr>
        <w:t xml:space="preserve"> applicable laws </w:t>
      </w:r>
      <w:r w:rsidR="0076579C" w:rsidRPr="00B23A95">
        <w:rPr>
          <w:rFonts w:ascii="Times New Roman" w:hAnsi="Times New Roman" w:cs="Times New Roman"/>
          <w:color w:val="111311"/>
        </w:rPr>
        <w:lastRenderedPageBreak/>
        <w:t xml:space="preserve">and </w:t>
      </w:r>
      <w:r w:rsidR="00251FFC" w:rsidRPr="00B23A95">
        <w:rPr>
          <w:rFonts w:ascii="Times New Roman" w:hAnsi="Times New Roman" w:cs="Times New Roman"/>
          <w:color w:val="111311"/>
        </w:rPr>
        <w:t>for such period as required by the applicable laws</w:t>
      </w:r>
      <w:r w:rsidR="0076579C" w:rsidRPr="00B23A95">
        <w:rPr>
          <w:rFonts w:ascii="Times New Roman" w:hAnsi="Times New Roman" w:cs="Times New Roman"/>
          <w:color w:val="111311"/>
        </w:rPr>
        <w:t xml:space="preserve">. Notwithstanding the above, </w:t>
      </w:r>
      <w:r w:rsidR="00144070">
        <w:rPr>
          <w:rFonts w:ascii="Times New Roman" w:hAnsi="Times New Roman" w:cs="Times New Roman"/>
          <w:color w:val="111311"/>
        </w:rPr>
        <w:t xml:space="preserve">when retaining </w:t>
      </w:r>
      <w:r w:rsidR="0076579C" w:rsidRPr="00B23A95">
        <w:rPr>
          <w:rFonts w:ascii="Times New Roman" w:hAnsi="Times New Roman" w:cs="Times New Roman"/>
          <w:color w:val="111311"/>
        </w:rPr>
        <w:t>Controller’s Personal Data</w:t>
      </w:r>
      <w:r w:rsidR="00251FFC" w:rsidRPr="00B23A95">
        <w:rPr>
          <w:rFonts w:ascii="Times New Roman" w:hAnsi="Times New Roman" w:cs="Times New Roman"/>
          <w:color w:val="111311"/>
        </w:rPr>
        <w:t xml:space="preserve"> Processor shall ensure the </w:t>
      </w:r>
      <w:r w:rsidR="0076579C" w:rsidRPr="00B23A95">
        <w:rPr>
          <w:rFonts w:ascii="Times New Roman" w:hAnsi="Times New Roman" w:cs="Times New Roman"/>
          <w:color w:val="111311"/>
        </w:rPr>
        <w:t xml:space="preserve">confidentiality of all such </w:t>
      </w:r>
      <w:r w:rsidR="00251FFC" w:rsidRPr="00B23A95">
        <w:rPr>
          <w:rFonts w:ascii="Times New Roman" w:hAnsi="Times New Roman" w:cs="Times New Roman"/>
          <w:color w:val="111311"/>
        </w:rPr>
        <w:t xml:space="preserve">Personal Data and shall ensure that such Personal Data is Processed </w:t>
      </w:r>
      <w:r w:rsidR="00144070">
        <w:rPr>
          <w:rFonts w:ascii="Times New Roman" w:hAnsi="Times New Roman" w:cs="Times New Roman"/>
          <w:color w:val="111311"/>
        </w:rPr>
        <w:t xml:space="preserve">only </w:t>
      </w:r>
      <w:r w:rsidR="00251FFC" w:rsidRPr="00B23A95">
        <w:rPr>
          <w:rFonts w:ascii="Times New Roman" w:hAnsi="Times New Roman" w:cs="Times New Roman"/>
          <w:color w:val="111311"/>
        </w:rPr>
        <w:t>as necessary for the purpose(s) specified in the applicable laws requiring its storage and for no other purpose.</w:t>
      </w:r>
    </w:p>
    <w:p w14:paraId="73DB98E4" w14:textId="10AB7B2B" w:rsidR="00DF31F7" w:rsidRPr="00B23A95" w:rsidRDefault="00B510E3" w:rsidP="00107E39">
      <w:pPr>
        <w:pStyle w:val="ListParagraph"/>
        <w:numPr>
          <w:ilvl w:val="1"/>
          <w:numId w:val="2"/>
        </w:numPr>
        <w:tabs>
          <w:tab w:val="left" w:pos="709"/>
        </w:tabs>
        <w:spacing w:before="240" w:after="240"/>
        <w:ind w:left="0" w:right="170" w:firstLine="0"/>
        <w:jc w:val="left"/>
        <w:rPr>
          <w:rFonts w:ascii="Times New Roman" w:hAnsi="Times New Roman" w:cs="Times New Roman"/>
          <w:b/>
          <w:color w:val="212323"/>
        </w:rPr>
      </w:pPr>
      <w:r>
        <w:rPr>
          <w:rFonts w:ascii="Times New Roman" w:hAnsi="Times New Roman" w:cs="Times New Roman"/>
          <w:b/>
          <w:color w:val="111311"/>
          <w:w w:val="105"/>
        </w:rPr>
        <w:t xml:space="preserve">INDEMNIFICATION </w:t>
      </w:r>
      <w:commentRangeStart w:id="359"/>
      <w:commentRangeStart w:id="360"/>
      <w:ins w:id="361" w:author="Melen Skurka" w:date="2023-02-27T10:56:00Z">
        <w:del w:id="362" w:author="Dimova, Stanislava" w:date="2023-03-29T10:49:00Z">
          <w:r w:rsidR="006960D6" w:rsidDel="007F5232">
            <w:rPr>
              <w:rFonts w:ascii="Times New Roman" w:hAnsi="Times New Roman" w:cs="Times New Roman"/>
              <w:b/>
              <w:color w:val="111311"/>
              <w:w w:val="105"/>
            </w:rPr>
            <w:delText xml:space="preserve">Intentionally Omitted </w:delText>
          </w:r>
        </w:del>
      </w:ins>
      <w:commentRangeEnd w:id="359"/>
      <w:ins w:id="363" w:author="Melen Skurka" w:date="2023-02-27T10:58:00Z">
        <w:del w:id="364" w:author="Dimova, Stanislava" w:date="2023-03-29T10:49:00Z">
          <w:r w:rsidR="006960D6" w:rsidDel="007F5232">
            <w:rPr>
              <w:rStyle w:val="CommentReference"/>
            </w:rPr>
            <w:commentReference w:id="359"/>
          </w:r>
        </w:del>
      </w:ins>
      <w:commentRangeEnd w:id="360"/>
      <w:del w:id="365" w:author="Dimova, Stanislava" w:date="2023-03-29T10:49:00Z">
        <w:r w:rsidR="0095180C" w:rsidDel="007F5232">
          <w:rPr>
            <w:rStyle w:val="CommentReference"/>
          </w:rPr>
          <w:commentReference w:id="360"/>
        </w:r>
      </w:del>
    </w:p>
    <w:p w14:paraId="60C20601" w14:textId="559830B8" w:rsidR="00DF31F7" w:rsidRPr="00107E39" w:rsidRDefault="00B510E3" w:rsidP="00107E39">
      <w:pPr>
        <w:pStyle w:val="ListParagraph"/>
        <w:numPr>
          <w:ilvl w:val="2"/>
          <w:numId w:val="2"/>
        </w:numPr>
        <w:tabs>
          <w:tab w:val="left" w:pos="884"/>
        </w:tabs>
        <w:spacing w:after="120"/>
        <w:ind w:left="0" w:firstLine="0"/>
        <w:jc w:val="both"/>
        <w:rPr>
          <w:rFonts w:ascii="Times New Roman" w:hAnsi="Times New Roman" w:cs="Times New Roman"/>
          <w:color w:val="111311"/>
        </w:rPr>
      </w:pPr>
      <w:r w:rsidRPr="00107E39">
        <w:rPr>
          <w:rFonts w:ascii="Times New Roman" w:hAnsi="Times New Roman" w:cs="Times New Roman"/>
          <w:color w:val="111311"/>
        </w:rPr>
        <w:t>Controller</w:t>
      </w:r>
      <w:r w:rsidR="00634CCF" w:rsidRPr="00107E39">
        <w:rPr>
          <w:rFonts w:ascii="Times New Roman" w:hAnsi="Times New Roman" w:cs="Times New Roman"/>
          <w:color w:val="111311"/>
        </w:rPr>
        <w:t xml:space="preserve"> </w:t>
      </w:r>
      <w:r w:rsidR="00C40C38" w:rsidRPr="00107E39">
        <w:rPr>
          <w:rFonts w:ascii="Times New Roman" w:hAnsi="Times New Roman" w:cs="Times New Roman"/>
          <w:color w:val="111311"/>
        </w:rPr>
        <w:t>shall indemnify and hold</w:t>
      </w:r>
      <w:r w:rsidR="00634CCF" w:rsidRPr="00107E39">
        <w:rPr>
          <w:rFonts w:ascii="Times New Roman" w:hAnsi="Times New Roman" w:cs="Times New Roman"/>
          <w:color w:val="111311"/>
        </w:rPr>
        <w:t xml:space="preserve"> </w:t>
      </w:r>
      <w:r w:rsidRPr="00107E39">
        <w:rPr>
          <w:rFonts w:ascii="Times New Roman" w:hAnsi="Times New Roman" w:cs="Times New Roman"/>
          <w:color w:val="111311"/>
        </w:rPr>
        <w:t>Processor</w:t>
      </w:r>
      <w:r w:rsidR="00C40C38" w:rsidRPr="00107E39">
        <w:rPr>
          <w:rFonts w:ascii="Times New Roman" w:hAnsi="Times New Roman" w:cs="Times New Roman"/>
          <w:color w:val="111311"/>
        </w:rPr>
        <w:t xml:space="preserve"> harmless from any liability, losses, claims, penalties, damages, costs and </w:t>
      </w:r>
      <w:r w:rsidR="00A65F9B" w:rsidRPr="00107E39">
        <w:rPr>
          <w:rFonts w:ascii="Times New Roman" w:hAnsi="Times New Roman" w:cs="Times New Roman"/>
          <w:color w:val="111311"/>
        </w:rPr>
        <w:t>expenses of</w:t>
      </w:r>
      <w:r w:rsidR="00C40C38" w:rsidRPr="00107E39">
        <w:rPr>
          <w:rFonts w:ascii="Times New Roman" w:hAnsi="Times New Roman" w:cs="Times New Roman"/>
          <w:color w:val="111311"/>
        </w:rPr>
        <w:t xml:space="preserve"> whatever nature</w:t>
      </w:r>
      <w:r w:rsidR="00DF6D51" w:rsidRPr="00107E39">
        <w:rPr>
          <w:rFonts w:ascii="Times New Roman" w:hAnsi="Times New Roman" w:cs="Times New Roman"/>
          <w:color w:val="111311"/>
        </w:rPr>
        <w:t>,</w:t>
      </w:r>
      <w:r w:rsidR="00C40C38" w:rsidRPr="00107E39">
        <w:rPr>
          <w:rFonts w:ascii="Times New Roman" w:hAnsi="Times New Roman" w:cs="Times New Roman"/>
          <w:color w:val="111311"/>
        </w:rPr>
        <w:t xml:space="preserve"> </w:t>
      </w:r>
      <w:r w:rsidR="00583E4E" w:rsidRPr="00107E39">
        <w:rPr>
          <w:rFonts w:ascii="Times New Roman" w:hAnsi="Times New Roman" w:cs="Times New Roman"/>
          <w:color w:val="111311"/>
        </w:rPr>
        <w:t xml:space="preserve">including administrative fines </w:t>
      </w:r>
      <w:r w:rsidR="00410985" w:rsidRPr="00107E39">
        <w:rPr>
          <w:rFonts w:ascii="Times New Roman" w:hAnsi="Times New Roman" w:cs="Times New Roman"/>
          <w:color w:val="111311"/>
        </w:rPr>
        <w:t xml:space="preserve">imposed by the Supervisory Authority </w:t>
      </w:r>
      <w:r w:rsidR="00410985" w:rsidRPr="00107E39">
        <w:rPr>
          <w:rFonts w:ascii="Times New Roman" w:hAnsi="Times New Roman" w:cs="Times New Roman"/>
          <w:color w:val="111311"/>
          <w:lang w:val="en-GB"/>
        </w:rPr>
        <w:t>on Processor</w:t>
      </w:r>
      <w:r w:rsidR="00410985" w:rsidRPr="00107E39">
        <w:rPr>
          <w:rFonts w:ascii="Times New Roman" w:hAnsi="Times New Roman" w:cs="Times New Roman"/>
          <w:color w:val="111311"/>
        </w:rPr>
        <w:t xml:space="preserve"> and </w:t>
      </w:r>
      <w:r w:rsidR="00C40C38" w:rsidRPr="00107E39">
        <w:rPr>
          <w:rFonts w:ascii="Times New Roman" w:hAnsi="Times New Roman" w:cs="Times New Roman"/>
          <w:color w:val="111311"/>
        </w:rPr>
        <w:t>arising out of any claims, actions, proceedings or settlements</w:t>
      </w:r>
      <w:r w:rsidR="0001504E" w:rsidRPr="00107E39">
        <w:rPr>
          <w:rFonts w:ascii="Times New Roman" w:hAnsi="Times New Roman" w:cs="Times New Roman"/>
          <w:color w:val="111311"/>
        </w:rPr>
        <w:t xml:space="preserve">, </w:t>
      </w:r>
      <w:r w:rsidR="00C40C38" w:rsidRPr="00107E39">
        <w:rPr>
          <w:rFonts w:ascii="Times New Roman" w:hAnsi="Times New Roman" w:cs="Times New Roman"/>
          <w:color w:val="111311"/>
        </w:rPr>
        <w:t xml:space="preserve">resulting </w:t>
      </w:r>
      <w:r w:rsidR="00A65F9B" w:rsidRPr="00107E39">
        <w:rPr>
          <w:rFonts w:ascii="Times New Roman" w:hAnsi="Times New Roman" w:cs="Times New Roman"/>
          <w:color w:val="111311"/>
        </w:rPr>
        <w:t>from the</w:t>
      </w:r>
      <w:r w:rsidR="00C40C38" w:rsidRPr="00107E39">
        <w:rPr>
          <w:rFonts w:ascii="Times New Roman" w:hAnsi="Times New Roman" w:cs="Times New Roman"/>
          <w:color w:val="111311"/>
        </w:rPr>
        <w:t xml:space="preserve"> breach or non-compliance</w:t>
      </w:r>
      <w:r w:rsidR="00795DE7" w:rsidRPr="00107E39">
        <w:rPr>
          <w:rFonts w:ascii="Times New Roman" w:hAnsi="Times New Roman" w:cs="Times New Roman"/>
          <w:color w:val="111311"/>
        </w:rPr>
        <w:t xml:space="preserve"> </w:t>
      </w:r>
      <w:r w:rsidR="00C40C38" w:rsidRPr="00107E39">
        <w:rPr>
          <w:rFonts w:ascii="Times New Roman" w:hAnsi="Times New Roman" w:cs="Times New Roman"/>
          <w:color w:val="111311"/>
        </w:rPr>
        <w:t xml:space="preserve">of </w:t>
      </w:r>
      <w:r w:rsidRPr="00107E39">
        <w:rPr>
          <w:rFonts w:ascii="Times New Roman" w:hAnsi="Times New Roman" w:cs="Times New Roman"/>
          <w:color w:val="111311"/>
        </w:rPr>
        <w:t>Controller</w:t>
      </w:r>
      <w:r w:rsidR="00634CCF" w:rsidRPr="00107E39">
        <w:rPr>
          <w:rFonts w:ascii="Times New Roman" w:hAnsi="Times New Roman" w:cs="Times New Roman"/>
          <w:color w:val="111311"/>
        </w:rPr>
        <w:t xml:space="preserve"> </w:t>
      </w:r>
      <w:r w:rsidR="00C40C38" w:rsidRPr="00107E39">
        <w:rPr>
          <w:rFonts w:ascii="Times New Roman" w:hAnsi="Times New Roman" w:cs="Times New Roman"/>
          <w:color w:val="111311"/>
        </w:rPr>
        <w:t>with the terms and conditions of this Data Processing Agreement and/or with the applicable Data Protection Laws and Regulations</w:t>
      </w:r>
      <w:r w:rsidR="00C50E8F" w:rsidRPr="00107E39">
        <w:rPr>
          <w:rFonts w:ascii="Times New Roman" w:hAnsi="Times New Roman" w:cs="Times New Roman"/>
          <w:color w:val="111311"/>
        </w:rPr>
        <w:t>.</w:t>
      </w:r>
    </w:p>
    <w:p w14:paraId="08636376" w14:textId="14448D73" w:rsidR="0001504E" w:rsidRPr="00B379AD" w:rsidRDefault="00B510E3" w:rsidP="00107E39">
      <w:pPr>
        <w:pStyle w:val="ListParagraph"/>
        <w:numPr>
          <w:ilvl w:val="2"/>
          <w:numId w:val="2"/>
        </w:numPr>
        <w:tabs>
          <w:tab w:val="left" w:pos="884"/>
        </w:tabs>
        <w:spacing w:after="120"/>
        <w:ind w:left="0" w:firstLine="0"/>
        <w:jc w:val="both"/>
        <w:rPr>
          <w:rFonts w:ascii="Times New Roman" w:hAnsi="Times New Roman" w:cs="Times New Roman"/>
          <w:color w:val="111311"/>
        </w:rPr>
      </w:pPr>
      <w:r w:rsidRPr="00B379AD">
        <w:rPr>
          <w:rFonts w:ascii="Times New Roman" w:hAnsi="Times New Roman" w:cs="Times New Roman"/>
          <w:color w:val="111311"/>
        </w:rPr>
        <w:t xml:space="preserve">Processor </w:t>
      </w:r>
      <w:r w:rsidR="0001504E" w:rsidRPr="00B379AD">
        <w:rPr>
          <w:rFonts w:ascii="Times New Roman" w:hAnsi="Times New Roman" w:cs="Times New Roman"/>
          <w:color w:val="111311"/>
        </w:rPr>
        <w:t xml:space="preserve">shall: </w:t>
      </w:r>
    </w:p>
    <w:p w14:paraId="2C690B87" w14:textId="4AD6BAF6" w:rsidR="0001504E" w:rsidRPr="00B379AD" w:rsidRDefault="0001504E" w:rsidP="00E44EB0">
      <w:pPr>
        <w:pStyle w:val="BodyText"/>
        <w:spacing w:before="240" w:after="240"/>
        <w:jc w:val="both"/>
        <w:rPr>
          <w:rFonts w:ascii="Times New Roman" w:hAnsi="Times New Roman" w:cs="Times New Roman"/>
          <w:color w:val="111311"/>
          <w:sz w:val="22"/>
          <w:szCs w:val="22"/>
        </w:rPr>
      </w:pPr>
      <w:r w:rsidRPr="00B379AD">
        <w:rPr>
          <w:rFonts w:ascii="Times New Roman" w:hAnsi="Times New Roman" w:cs="Times New Roman"/>
          <w:color w:val="111311"/>
          <w:sz w:val="22"/>
          <w:szCs w:val="22"/>
        </w:rPr>
        <w:t>(i)</w:t>
      </w:r>
      <w:r w:rsidRPr="00B379AD">
        <w:rPr>
          <w:rFonts w:ascii="Times New Roman" w:hAnsi="Times New Roman" w:cs="Times New Roman"/>
          <w:color w:val="111311"/>
          <w:sz w:val="22"/>
          <w:szCs w:val="22"/>
        </w:rPr>
        <w:tab/>
        <w:t xml:space="preserve">promptly notify </w:t>
      </w:r>
      <w:r w:rsidR="00B510E3" w:rsidRPr="00B379AD">
        <w:rPr>
          <w:rFonts w:ascii="Times New Roman" w:hAnsi="Times New Roman" w:cs="Times New Roman"/>
          <w:color w:val="111311"/>
          <w:sz w:val="22"/>
          <w:szCs w:val="22"/>
        </w:rPr>
        <w:t xml:space="preserve">Controller </w:t>
      </w:r>
      <w:r w:rsidRPr="00B379AD">
        <w:rPr>
          <w:rFonts w:ascii="Times New Roman" w:hAnsi="Times New Roman" w:cs="Times New Roman"/>
          <w:color w:val="111311"/>
          <w:sz w:val="22"/>
          <w:szCs w:val="22"/>
        </w:rPr>
        <w:t xml:space="preserve">of any </w:t>
      </w:r>
      <w:r w:rsidR="00A72792" w:rsidRPr="00B379AD">
        <w:rPr>
          <w:rFonts w:ascii="Times New Roman" w:hAnsi="Times New Roman" w:cs="Times New Roman"/>
          <w:color w:val="111311"/>
          <w:sz w:val="22"/>
          <w:szCs w:val="22"/>
        </w:rPr>
        <w:t xml:space="preserve">claim, </w:t>
      </w:r>
      <w:r w:rsidRPr="00B379AD">
        <w:rPr>
          <w:rFonts w:ascii="Times New Roman" w:hAnsi="Times New Roman" w:cs="Times New Roman"/>
          <w:color w:val="111311"/>
          <w:sz w:val="22"/>
          <w:szCs w:val="22"/>
        </w:rPr>
        <w:t xml:space="preserve">investigation or other circumstances </w:t>
      </w:r>
      <w:r w:rsidR="00410985" w:rsidRPr="00B379AD">
        <w:rPr>
          <w:rFonts w:ascii="Times New Roman" w:hAnsi="Times New Roman" w:cs="Times New Roman"/>
          <w:color w:val="111311"/>
          <w:sz w:val="22"/>
          <w:szCs w:val="22"/>
        </w:rPr>
        <w:t xml:space="preserve">that come to its attention and </w:t>
      </w:r>
      <w:r w:rsidRPr="00B379AD">
        <w:rPr>
          <w:rFonts w:ascii="Times New Roman" w:hAnsi="Times New Roman" w:cs="Times New Roman"/>
          <w:color w:val="111311"/>
          <w:sz w:val="22"/>
          <w:szCs w:val="22"/>
        </w:rPr>
        <w:t xml:space="preserve">that may lead to </w:t>
      </w:r>
      <w:r w:rsidR="00A72792" w:rsidRPr="00B379AD">
        <w:rPr>
          <w:rFonts w:ascii="Times New Roman" w:hAnsi="Times New Roman" w:cs="Times New Roman"/>
          <w:color w:val="111311"/>
          <w:sz w:val="22"/>
          <w:szCs w:val="22"/>
        </w:rPr>
        <w:t xml:space="preserve">such liability, losses, claims, penalties, damages, costs and expenses to be imposed by </w:t>
      </w:r>
      <w:r w:rsidRPr="00B379AD">
        <w:rPr>
          <w:rFonts w:ascii="Times New Roman" w:hAnsi="Times New Roman" w:cs="Times New Roman"/>
          <w:color w:val="111311"/>
          <w:sz w:val="22"/>
          <w:szCs w:val="22"/>
        </w:rPr>
        <w:t xml:space="preserve">the authorities; </w:t>
      </w:r>
    </w:p>
    <w:p w14:paraId="54EC099E" w14:textId="7A9271F4" w:rsidR="0001504E" w:rsidRDefault="0001504E" w:rsidP="00107E39">
      <w:pPr>
        <w:pStyle w:val="BodyText"/>
        <w:spacing w:before="240" w:after="240"/>
        <w:jc w:val="both"/>
        <w:rPr>
          <w:rFonts w:ascii="Times New Roman" w:hAnsi="Times New Roman" w:cs="Times New Roman"/>
          <w:color w:val="111311"/>
          <w:sz w:val="22"/>
          <w:szCs w:val="22"/>
        </w:rPr>
      </w:pPr>
      <w:r w:rsidRPr="00B379AD">
        <w:rPr>
          <w:rFonts w:ascii="Times New Roman" w:hAnsi="Times New Roman" w:cs="Times New Roman"/>
          <w:color w:val="111311"/>
          <w:sz w:val="22"/>
          <w:szCs w:val="22"/>
        </w:rPr>
        <w:t>(ii)</w:t>
      </w:r>
      <w:r w:rsidRPr="00B379AD">
        <w:rPr>
          <w:rFonts w:ascii="Times New Roman" w:hAnsi="Times New Roman" w:cs="Times New Roman"/>
          <w:color w:val="111311"/>
          <w:sz w:val="22"/>
          <w:szCs w:val="22"/>
        </w:rPr>
        <w:tab/>
        <w:t xml:space="preserve">act and communicate with the authority </w:t>
      </w:r>
      <w:r w:rsidR="00C93CDE" w:rsidRPr="00B379AD">
        <w:rPr>
          <w:rFonts w:ascii="Times New Roman" w:hAnsi="Times New Roman" w:cs="Times New Roman"/>
          <w:color w:val="111311"/>
          <w:sz w:val="22"/>
          <w:szCs w:val="22"/>
        </w:rPr>
        <w:t>and cooperate as may be reasonably required by</w:t>
      </w:r>
      <w:r w:rsidRPr="00B379AD">
        <w:rPr>
          <w:rFonts w:ascii="Times New Roman" w:hAnsi="Times New Roman" w:cs="Times New Roman"/>
          <w:color w:val="111311"/>
          <w:sz w:val="22"/>
          <w:szCs w:val="22"/>
        </w:rPr>
        <w:t xml:space="preserve"> the </w:t>
      </w:r>
      <w:r w:rsidR="00B510E3" w:rsidRPr="00B379AD">
        <w:rPr>
          <w:rFonts w:ascii="Times New Roman" w:hAnsi="Times New Roman" w:cs="Times New Roman"/>
          <w:color w:val="111311"/>
          <w:sz w:val="22"/>
          <w:szCs w:val="22"/>
        </w:rPr>
        <w:t>Controller</w:t>
      </w:r>
      <w:r w:rsidR="00C93CDE" w:rsidRPr="00B379AD">
        <w:rPr>
          <w:rFonts w:ascii="Times New Roman" w:hAnsi="Times New Roman" w:cs="Times New Roman"/>
          <w:color w:val="111311"/>
          <w:sz w:val="22"/>
          <w:szCs w:val="22"/>
        </w:rPr>
        <w:t xml:space="preserve"> at Controller</w:t>
      </w:r>
      <w:r w:rsidR="00DF6D51" w:rsidRPr="00B379AD">
        <w:rPr>
          <w:rFonts w:ascii="Times New Roman" w:hAnsi="Times New Roman" w:cs="Times New Roman"/>
          <w:color w:val="111311"/>
          <w:sz w:val="22"/>
          <w:szCs w:val="22"/>
        </w:rPr>
        <w:t>’s</w:t>
      </w:r>
      <w:r w:rsidR="00C93CDE" w:rsidRPr="00B379AD">
        <w:rPr>
          <w:rFonts w:ascii="Times New Roman" w:hAnsi="Times New Roman" w:cs="Times New Roman"/>
          <w:color w:val="111311"/>
          <w:sz w:val="22"/>
          <w:szCs w:val="22"/>
        </w:rPr>
        <w:t xml:space="preserve"> cost in settling the claim</w:t>
      </w:r>
      <w:r w:rsidRPr="00B379AD">
        <w:rPr>
          <w:rFonts w:ascii="Times New Roman" w:hAnsi="Times New Roman" w:cs="Times New Roman"/>
          <w:color w:val="111311"/>
          <w:sz w:val="22"/>
          <w:szCs w:val="22"/>
        </w:rPr>
        <w:t>;</w:t>
      </w:r>
      <w:r w:rsidRPr="0001504E">
        <w:rPr>
          <w:rFonts w:ascii="Times New Roman" w:hAnsi="Times New Roman" w:cs="Times New Roman"/>
          <w:color w:val="111311"/>
          <w:sz w:val="22"/>
          <w:szCs w:val="22"/>
        </w:rPr>
        <w:t xml:space="preserve"> </w:t>
      </w:r>
    </w:p>
    <w:p w14:paraId="06C54F83" w14:textId="2799E48B" w:rsidR="002C4C0A" w:rsidRPr="003B543A" w:rsidRDefault="002C4C0A" w:rsidP="00E44EB0">
      <w:pPr>
        <w:pStyle w:val="BodyText"/>
        <w:numPr>
          <w:ilvl w:val="1"/>
          <w:numId w:val="2"/>
        </w:numPr>
        <w:tabs>
          <w:tab w:val="left" w:pos="630"/>
        </w:tabs>
        <w:spacing w:after="120"/>
        <w:ind w:left="629" w:right="170" w:hanging="629"/>
        <w:jc w:val="left"/>
        <w:rPr>
          <w:rFonts w:ascii="Times New Roman" w:hAnsi="Times New Roman" w:cs="Times New Roman"/>
          <w:b/>
          <w:bCs/>
          <w:sz w:val="22"/>
          <w:szCs w:val="22"/>
        </w:rPr>
      </w:pPr>
      <w:bookmarkStart w:id="366" w:name="_Hlk121838930"/>
      <w:r w:rsidRPr="003B543A">
        <w:rPr>
          <w:rFonts w:ascii="Times New Roman" w:hAnsi="Times New Roman" w:cs="Times New Roman"/>
          <w:b/>
          <w:bCs/>
          <w:sz w:val="22"/>
          <w:szCs w:val="22"/>
        </w:rPr>
        <w:t xml:space="preserve">LIMITATION OF LIABILITY </w:t>
      </w:r>
      <w:commentRangeStart w:id="367"/>
      <w:commentRangeStart w:id="368"/>
      <w:ins w:id="369" w:author="Melen Skurka" w:date="2023-02-27T10:57:00Z">
        <w:del w:id="370" w:author="Dimova, Stanislava" w:date="2023-03-29T10:49:00Z">
          <w:r w:rsidR="006960D6" w:rsidDel="007F5232">
            <w:rPr>
              <w:rFonts w:ascii="Times New Roman" w:hAnsi="Times New Roman" w:cs="Times New Roman"/>
              <w:b/>
              <w:bCs/>
              <w:sz w:val="22"/>
              <w:szCs w:val="22"/>
            </w:rPr>
            <w:delText>Intentionally Omitted</w:delText>
          </w:r>
        </w:del>
      </w:ins>
      <w:commentRangeEnd w:id="367"/>
      <w:ins w:id="371" w:author="Melen Skurka" w:date="2023-02-27T10:58:00Z">
        <w:del w:id="372" w:author="Dimova, Stanislava" w:date="2023-03-29T10:49:00Z">
          <w:r w:rsidR="006960D6" w:rsidDel="007F5232">
            <w:rPr>
              <w:rStyle w:val="CommentReference"/>
            </w:rPr>
            <w:commentReference w:id="367"/>
          </w:r>
        </w:del>
      </w:ins>
      <w:commentRangeEnd w:id="368"/>
      <w:r w:rsidR="00194705">
        <w:rPr>
          <w:rStyle w:val="CommentReference"/>
        </w:rPr>
        <w:commentReference w:id="368"/>
      </w:r>
    </w:p>
    <w:p w14:paraId="5A880DC2" w14:textId="324C6FE8" w:rsidR="002C4C0A" w:rsidRDefault="002C4C0A" w:rsidP="00E44EB0">
      <w:pPr>
        <w:pStyle w:val="ListParagraph"/>
        <w:numPr>
          <w:ilvl w:val="2"/>
          <w:numId w:val="2"/>
        </w:numPr>
        <w:tabs>
          <w:tab w:val="left" w:pos="884"/>
        </w:tabs>
        <w:spacing w:after="120"/>
        <w:ind w:left="0" w:firstLine="0"/>
        <w:jc w:val="both"/>
        <w:rPr>
          <w:rFonts w:ascii="Times New Roman" w:hAnsi="Times New Roman" w:cs="Times New Roman"/>
        </w:rPr>
      </w:pPr>
      <w:r>
        <w:rPr>
          <w:rFonts w:ascii="Times New Roman" w:hAnsi="Times New Roman" w:cs="Times New Roman"/>
        </w:rPr>
        <w:t>I</w:t>
      </w:r>
      <w:r w:rsidRPr="00620DE1">
        <w:rPr>
          <w:rFonts w:ascii="Times New Roman" w:hAnsi="Times New Roman" w:cs="Times New Roman"/>
        </w:rPr>
        <w:t>n no event will either Party be liable for consequential, exemplary, indirect, special, punitive or incidental damages arising out of or relating to this Agreement (including liability under any warranty or remedy in this Agreement).</w:t>
      </w:r>
    </w:p>
    <w:p w14:paraId="14693E6D" w14:textId="5AC0CF3A" w:rsidR="00DD7134" w:rsidRPr="00C7729D" w:rsidRDefault="002C4C0A" w:rsidP="00E44EB0">
      <w:pPr>
        <w:pStyle w:val="ListParagraph"/>
        <w:numPr>
          <w:ilvl w:val="2"/>
          <w:numId w:val="2"/>
        </w:numPr>
        <w:tabs>
          <w:tab w:val="left" w:pos="851"/>
        </w:tabs>
        <w:spacing w:after="240"/>
        <w:ind w:left="0" w:firstLine="0"/>
        <w:jc w:val="both"/>
        <w:rPr>
          <w:rFonts w:ascii="Times New Roman" w:hAnsi="Times New Roman" w:cs="Times New Roman"/>
        </w:rPr>
      </w:pPr>
      <w:r>
        <w:rPr>
          <w:rFonts w:ascii="Times New Roman" w:hAnsi="Times New Roman" w:cs="Times New Roman"/>
        </w:rPr>
        <w:t xml:space="preserve">Except for the indemnity obligations under section </w:t>
      </w:r>
      <w:r w:rsidR="00277828">
        <w:rPr>
          <w:rFonts w:ascii="Times New Roman" w:hAnsi="Times New Roman" w:cs="Times New Roman"/>
        </w:rPr>
        <w:t>1</w:t>
      </w:r>
      <w:r w:rsidR="000A5E71">
        <w:rPr>
          <w:rFonts w:ascii="Times New Roman" w:hAnsi="Times New Roman" w:cs="Times New Roman"/>
        </w:rPr>
        <w:t>1</w:t>
      </w:r>
      <w:r w:rsidR="00277828">
        <w:rPr>
          <w:rFonts w:ascii="Times New Roman" w:hAnsi="Times New Roman" w:cs="Times New Roman"/>
        </w:rPr>
        <w:t xml:space="preserve"> here above, i</w:t>
      </w:r>
      <w:r w:rsidRPr="00620DE1">
        <w:rPr>
          <w:rFonts w:ascii="Times New Roman" w:hAnsi="Times New Roman" w:cs="Times New Roman"/>
        </w:rPr>
        <w:t xml:space="preserve">n no event will either Party’s liability arising out of or relating to this Agreement, regardless of form of action, whether in contract, tort, negligence or otherwise, exceed the </w:t>
      </w:r>
      <w:r w:rsidR="00277828">
        <w:rPr>
          <w:rFonts w:ascii="Times New Roman" w:hAnsi="Times New Roman" w:cs="Times New Roman"/>
        </w:rPr>
        <w:t>amounts</w:t>
      </w:r>
      <w:r w:rsidRPr="00620DE1">
        <w:rPr>
          <w:rFonts w:ascii="Times New Roman" w:hAnsi="Times New Roman" w:cs="Times New Roman"/>
        </w:rPr>
        <w:t xml:space="preserve"> paid (or in the case of </w:t>
      </w:r>
      <w:del w:id="373" w:author="Dimova, Stanislava" w:date="2023-03-29T14:27:00Z">
        <w:r w:rsidR="003C6B64" w:rsidDel="00D41849">
          <w:rPr>
            <w:rFonts w:ascii="Times New Roman" w:hAnsi="Times New Roman" w:cs="Times New Roman"/>
          </w:rPr>
          <w:delText>PlanetArt</w:delText>
        </w:r>
      </w:del>
      <w:ins w:id="374" w:author="Dimova, Stanislava" w:date="2023-03-29T14:27:00Z">
        <w:r w:rsidR="00D41849">
          <w:rPr>
            <w:rFonts w:ascii="Times New Roman" w:hAnsi="Times New Roman" w:cs="Times New Roman"/>
          </w:rPr>
          <w:t>Avanquest</w:t>
        </w:r>
      </w:ins>
      <w:r w:rsidRPr="00620DE1">
        <w:rPr>
          <w:rFonts w:ascii="Times New Roman" w:hAnsi="Times New Roman" w:cs="Times New Roman"/>
        </w:rPr>
        <w:t xml:space="preserve">, payable) by </w:t>
      </w:r>
      <w:del w:id="375" w:author="Dimova, Stanislava" w:date="2023-03-29T14:27:00Z">
        <w:r w:rsidR="00277828" w:rsidDel="00D41849">
          <w:rPr>
            <w:rFonts w:ascii="Times New Roman" w:hAnsi="Times New Roman" w:cs="Times New Roman"/>
          </w:rPr>
          <w:delText>PlanetArt</w:delText>
        </w:r>
        <w:r w:rsidRPr="00620DE1" w:rsidDel="00D41849">
          <w:rPr>
            <w:rFonts w:ascii="Times New Roman" w:hAnsi="Times New Roman" w:cs="Times New Roman"/>
          </w:rPr>
          <w:delText xml:space="preserve"> </w:delText>
        </w:r>
      </w:del>
      <w:ins w:id="376" w:author="Dimova, Stanislava" w:date="2023-03-29T14:27:00Z">
        <w:r w:rsidR="00D41849">
          <w:rPr>
            <w:rFonts w:ascii="Times New Roman" w:hAnsi="Times New Roman" w:cs="Times New Roman"/>
          </w:rPr>
          <w:t>Avanquest</w:t>
        </w:r>
        <w:r w:rsidR="00D41849" w:rsidRPr="00620DE1">
          <w:rPr>
            <w:rFonts w:ascii="Times New Roman" w:hAnsi="Times New Roman" w:cs="Times New Roman"/>
          </w:rPr>
          <w:t xml:space="preserve"> </w:t>
        </w:r>
      </w:ins>
      <w:r w:rsidRPr="00620DE1">
        <w:rPr>
          <w:rFonts w:ascii="Times New Roman" w:hAnsi="Times New Roman" w:cs="Times New Roman"/>
        </w:rPr>
        <w:t xml:space="preserve">to </w:t>
      </w:r>
      <w:r w:rsidR="00277828">
        <w:rPr>
          <w:rFonts w:ascii="Times New Roman" w:hAnsi="Times New Roman" w:cs="Times New Roman"/>
        </w:rPr>
        <w:t>Ingram Micro</w:t>
      </w:r>
      <w:r w:rsidRPr="00620DE1">
        <w:rPr>
          <w:rFonts w:ascii="Times New Roman" w:hAnsi="Times New Roman" w:cs="Times New Roman"/>
        </w:rPr>
        <w:t xml:space="preserve"> during the twelve (12) month period prior to the date on which the claim arises. </w:t>
      </w:r>
      <w:bookmarkEnd w:id="366"/>
    </w:p>
    <w:p w14:paraId="758A74E7" w14:textId="0E5B3F64" w:rsidR="00DF31F7" w:rsidRPr="000A5E71" w:rsidRDefault="004204E5" w:rsidP="000A5E71">
      <w:pPr>
        <w:pStyle w:val="BodyText"/>
        <w:numPr>
          <w:ilvl w:val="1"/>
          <w:numId w:val="2"/>
        </w:numPr>
        <w:tabs>
          <w:tab w:val="left" w:pos="630"/>
        </w:tabs>
        <w:spacing w:after="120"/>
        <w:ind w:left="629" w:right="170" w:hanging="629"/>
        <w:jc w:val="left"/>
        <w:rPr>
          <w:rFonts w:ascii="Times New Roman" w:hAnsi="Times New Roman" w:cs="Times New Roman"/>
          <w:b/>
          <w:color w:val="212323"/>
          <w:sz w:val="22"/>
          <w:szCs w:val="22"/>
        </w:rPr>
      </w:pPr>
      <w:r w:rsidRPr="000A5E71">
        <w:rPr>
          <w:rFonts w:ascii="Times New Roman" w:hAnsi="Times New Roman" w:cs="Times New Roman"/>
          <w:b/>
          <w:color w:val="111311"/>
          <w:w w:val="105"/>
          <w:sz w:val="22"/>
          <w:szCs w:val="22"/>
        </w:rPr>
        <w:t>TERMINATION</w:t>
      </w:r>
    </w:p>
    <w:p w14:paraId="6E9DC1C7" w14:textId="33603138" w:rsidR="00C40C38" w:rsidRPr="00A82128" w:rsidRDefault="00C40C38" w:rsidP="00E44EB0">
      <w:pPr>
        <w:pStyle w:val="BodyText"/>
        <w:spacing w:before="240" w:after="240"/>
        <w:jc w:val="both"/>
        <w:rPr>
          <w:rFonts w:ascii="Times New Roman" w:hAnsi="Times New Roman" w:cs="Times New Roman"/>
          <w:color w:val="111311"/>
          <w:sz w:val="22"/>
          <w:szCs w:val="22"/>
        </w:rPr>
      </w:pPr>
      <w:r w:rsidRPr="00B23A95">
        <w:rPr>
          <w:rFonts w:ascii="Times New Roman" w:hAnsi="Times New Roman" w:cs="Times New Roman"/>
          <w:color w:val="111311"/>
          <w:sz w:val="22"/>
          <w:szCs w:val="22"/>
        </w:rPr>
        <w:t>The Data Processing Agreement will be effective as of the date of the last signature (the “Effective Date”) and shall remain in force during the term of th</w:t>
      </w:r>
      <w:r w:rsidRPr="00416100">
        <w:rPr>
          <w:rFonts w:ascii="Times New Roman" w:hAnsi="Times New Roman" w:cs="Times New Roman"/>
          <w:color w:val="111311"/>
          <w:sz w:val="22"/>
          <w:szCs w:val="22"/>
        </w:rPr>
        <w:t xml:space="preserve">e </w:t>
      </w:r>
      <w:r w:rsidR="003E1ADE">
        <w:rPr>
          <w:rFonts w:ascii="Times New Roman" w:hAnsi="Times New Roman" w:cs="Times New Roman"/>
          <w:color w:val="111311"/>
          <w:sz w:val="22"/>
          <w:szCs w:val="22"/>
        </w:rPr>
        <w:t>Service Agreement</w:t>
      </w:r>
      <w:r w:rsidRPr="00416100">
        <w:rPr>
          <w:rFonts w:ascii="Times New Roman" w:hAnsi="Times New Roman" w:cs="Times New Roman"/>
          <w:color w:val="111311"/>
          <w:sz w:val="22"/>
          <w:szCs w:val="22"/>
        </w:rPr>
        <w:t xml:space="preserve">. This Data Processing Agreement will terminate automatically with the termination or expiry of the </w:t>
      </w:r>
      <w:r w:rsidR="003E1ADE">
        <w:rPr>
          <w:rFonts w:ascii="Times New Roman" w:hAnsi="Times New Roman" w:cs="Times New Roman"/>
          <w:color w:val="111311"/>
          <w:sz w:val="22"/>
          <w:szCs w:val="22"/>
        </w:rPr>
        <w:t>Service Agreement</w:t>
      </w:r>
      <w:r w:rsidRPr="00416100">
        <w:rPr>
          <w:rFonts w:ascii="Times New Roman" w:hAnsi="Times New Roman" w:cs="Times New Roman"/>
          <w:color w:val="111311"/>
          <w:sz w:val="22"/>
          <w:szCs w:val="22"/>
        </w:rPr>
        <w:t>.</w:t>
      </w:r>
      <w:r w:rsidRPr="00B23A95">
        <w:rPr>
          <w:rFonts w:ascii="Times New Roman" w:hAnsi="Times New Roman" w:cs="Times New Roman"/>
          <w:color w:val="111311"/>
          <w:sz w:val="22"/>
          <w:szCs w:val="22"/>
        </w:rPr>
        <w:t xml:space="preserve"> </w:t>
      </w:r>
    </w:p>
    <w:p w14:paraId="7ED01293" w14:textId="680621DA" w:rsidR="00DF31F7" w:rsidRPr="000A5E71" w:rsidRDefault="00580D4F" w:rsidP="000A5E71">
      <w:pPr>
        <w:pStyle w:val="BodyText"/>
        <w:numPr>
          <w:ilvl w:val="1"/>
          <w:numId w:val="2"/>
        </w:numPr>
        <w:tabs>
          <w:tab w:val="left" w:pos="630"/>
        </w:tabs>
        <w:spacing w:after="120"/>
        <w:ind w:left="629" w:right="170" w:hanging="629"/>
        <w:jc w:val="left"/>
        <w:rPr>
          <w:rFonts w:ascii="Times New Roman" w:hAnsi="Times New Roman" w:cs="Times New Roman"/>
          <w:b/>
          <w:color w:val="151616"/>
          <w:sz w:val="22"/>
          <w:szCs w:val="22"/>
        </w:rPr>
      </w:pPr>
      <w:r w:rsidRPr="000A5E71">
        <w:rPr>
          <w:rFonts w:ascii="Times New Roman" w:hAnsi="Times New Roman" w:cs="Times New Roman"/>
          <w:b/>
          <w:color w:val="151616"/>
          <w:w w:val="105"/>
          <w:sz w:val="22"/>
          <w:szCs w:val="22"/>
        </w:rPr>
        <w:t xml:space="preserve"> MISCELLANEOUS</w:t>
      </w:r>
    </w:p>
    <w:p w14:paraId="12E7DD60" w14:textId="02D0B1ED" w:rsidR="004134A6" w:rsidRPr="000A5E71" w:rsidRDefault="004E0FD1" w:rsidP="000A5E71">
      <w:pPr>
        <w:pStyle w:val="ListParagraph"/>
        <w:numPr>
          <w:ilvl w:val="2"/>
          <w:numId w:val="2"/>
        </w:numPr>
        <w:tabs>
          <w:tab w:val="left" w:pos="851"/>
        </w:tabs>
        <w:spacing w:after="240"/>
        <w:ind w:left="0" w:firstLine="0"/>
        <w:jc w:val="both"/>
        <w:rPr>
          <w:rFonts w:ascii="Times New Roman" w:hAnsi="Times New Roman" w:cs="Times New Roman"/>
        </w:rPr>
      </w:pPr>
      <w:r w:rsidRPr="000A5E71">
        <w:rPr>
          <w:rFonts w:ascii="Times New Roman" w:hAnsi="Times New Roman" w:cs="Times New Roman"/>
        </w:rPr>
        <w:t>Except as expressly stated otherwise herein, i</w:t>
      </w:r>
      <w:r w:rsidR="004134A6" w:rsidRPr="000A5E71">
        <w:rPr>
          <w:rFonts w:ascii="Times New Roman" w:hAnsi="Times New Roman" w:cs="Times New Roman"/>
        </w:rPr>
        <w:t>n the event of changes in the Services or applicable Data Protection Laws and Regulations which will affect the Processing of the Personal Data and requires the amendment of the Data Processing Agreement in order for the Parties to be able to address the requirements and comply with the applicable laws, the Parties will consult with each other in good faith in order to amend the Data Processing Agreement. Any amendments to this Data Processing Agreement can solely be made in writing by duly authorized representatives of the Parties.</w:t>
      </w:r>
    </w:p>
    <w:p w14:paraId="64DD752C" w14:textId="298326CF" w:rsidR="004134A6" w:rsidRPr="000A5E71" w:rsidRDefault="004134A6" w:rsidP="000A5E71">
      <w:pPr>
        <w:pStyle w:val="ListParagraph"/>
        <w:numPr>
          <w:ilvl w:val="2"/>
          <w:numId w:val="2"/>
        </w:numPr>
        <w:tabs>
          <w:tab w:val="left" w:pos="851"/>
        </w:tabs>
        <w:spacing w:after="240"/>
        <w:ind w:left="0" w:firstLine="0"/>
        <w:jc w:val="both"/>
        <w:rPr>
          <w:rFonts w:ascii="Times New Roman" w:hAnsi="Times New Roman" w:cs="Times New Roman"/>
        </w:rPr>
      </w:pPr>
      <w:r w:rsidRPr="000A5E71">
        <w:rPr>
          <w:rFonts w:ascii="Times New Roman" w:hAnsi="Times New Roman" w:cs="Times New Roman"/>
        </w:rPr>
        <w:t xml:space="preserve">The Parties can at any time agree on </w:t>
      </w:r>
      <w:r w:rsidR="005F59C6" w:rsidRPr="000A5E71">
        <w:rPr>
          <w:rFonts w:ascii="Times New Roman" w:hAnsi="Times New Roman" w:cs="Times New Roman"/>
        </w:rPr>
        <w:t>a</w:t>
      </w:r>
      <w:r w:rsidRPr="000A5E71">
        <w:rPr>
          <w:rFonts w:ascii="Times New Roman" w:hAnsi="Times New Roman" w:cs="Times New Roman"/>
        </w:rPr>
        <w:t xml:space="preserve">mendments to the </w:t>
      </w:r>
      <w:r w:rsidR="00F729DE" w:rsidRPr="000A5E71">
        <w:rPr>
          <w:rFonts w:ascii="Times New Roman" w:hAnsi="Times New Roman" w:cs="Times New Roman"/>
        </w:rPr>
        <w:t>Attachment</w:t>
      </w:r>
      <w:r w:rsidRPr="000A5E71">
        <w:rPr>
          <w:rFonts w:ascii="Times New Roman" w:hAnsi="Times New Roman" w:cs="Times New Roman"/>
        </w:rPr>
        <w:t xml:space="preserve">s in writing and by adding a new version number to the </w:t>
      </w:r>
      <w:r w:rsidR="00F729DE" w:rsidRPr="000A5E71">
        <w:rPr>
          <w:rFonts w:ascii="Times New Roman" w:hAnsi="Times New Roman" w:cs="Times New Roman"/>
        </w:rPr>
        <w:t>Attachment</w:t>
      </w:r>
      <w:r w:rsidRPr="000A5E71">
        <w:rPr>
          <w:rFonts w:ascii="Times New Roman" w:hAnsi="Times New Roman" w:cs="Times New Roman"/>
        </w:rPr>
        <w:t xml:space="preserve">. </w:t>
      </w:r>
    </w:p>
    <w:p w14:paraId="538BB48F" w14:textId="4EFEF21D" w:rsidR="004134A6" w:rsidRPr="00B23A95" w:rsidRDefault="004134A6" w:rsidP="000A5E71">
      <w:pPr>
        <w:pStyle w:val="ListParagraph"/>
        <w:numPr>
          <w:ilvl w:val="2"/>
          <w:numId w:val="2"/>
        </w:numPr>
        <w:tabs>
          <w:tab w:val="left" w:pos="851"/>
        </w:tabs>
        <w:spacing w:after="240"/>
        <w:ind w:left="0" w:firstLine="0"/>
        <w:jc w:val="both"/>
        <w:rPr>
          <w:rFonts w:ascii="Times New Roman" w:hAnsi="Times New Roman" w:cs="Times New Roman"/>
          <w:color w:val="111311"/>
        </w:rPr>
      </w:pPr>
      <w:r w:rsidRPr="000A5E71">
        <w:rPr>
          <w:rFonts w:ascii="Times New Roman" w:hAnsi="Times New Roman" w:cs="Times New Roman"/>
        </w:rPr>
        <w:t>If any provision of this Data Processing Agreement is found by any court or administrative body of competent</w:t>
      </w:r>
      <w:r w:rsidRPr="00B23A95">
        <w:rPr>
          <w:rFonts w:ascii="Times New Roman" w:hAnsi="Times New Roman" w:cs="Times New Roman"/>
          <w:color w:val="111311"/>
        </w:rPr>
        <w:t xml:space="preserve"> jurisdiction to be void, invalid, illegal or otherwise unenforceable, all other terms and provisions of this Data Processing Agreement shall nevertheless remain in full force and effect, and the invalidity or unenforceability of such provision will not adversely affect the enforceability of any other provision of this Data Processing Agreement. </w:t>
      </w:r>
    </w:p>
    <w:p w14:paraId="194F4CEF" w14:textId="3A5434BC" w:rsidR="004134A6" w:rsidRPr="000A5E71" w:rsidRDefault="009D7659" w:rsidP="000A5E71">
      <w:pPr>
        <w:pStyle w:val="ListParagraph"/>
        <w:numPr>
          <w:ilvl w:val="2"/>
          <w:numId w:val="2"/>
        </w:numPr>
        <w:tabs>
          <w:tab w:val="left" w:pos="851"/>
        </w:tabs>
        <w:spacing w:after="240"/>
        <w:ind w:left="0" w:firstLine="0"/>
        <w:jc w:val="both"/>
        <w:rPr>
          <w:rFonts w:ascii="Times New Roman" w:hAnsi="Times New Roman" w:cs="Times New Roman"/>
        </w:rPr>
      </w:pPr>
      <w:r w:rsidRPr="000A5E71">
        <w:rPr>
          <w:rFonts w:ascii="Times New Roman" w:hAnsi="Times New Roman" w:cs="Times New Roman"/>
        </w:rPr>
        <w:t>Except as expressly stated otherwise herein, i</w:t>
      </w:r>
      <w:r w:rsidR="004134A6" w:rsidRPr="000A5E71">
        <w:rPr>
          <w:rFonts w:ascii="Times New Roman" w:hAnsi="Times New Roman" w:cs="Times New Roman"/>
        </w:rPr>
        <w:t xml:space="preserve">n the event of a conflict between any of the terms of this Data </w:t>
      </w:r>
      <w:r w:rsidR="007479A4" w:rsidRPr="000A5E71">
        <w:rPr>
          <w:rFonts w:ascii="Times New Roman" w:hAnsi="Times New Roman" w:cs="Times New Roman"/>
        </w:rPr>
        <w:t>P</w:t>
      </w:r>
      <w:r w:rsidR="004134A6" w:rsidRPr="000A5E71">
        <w:rPr>
          <w:rFonts w:ascii="Times New Roman" w:hAnsi="Times New Roman" w:cs="Times New Roman"/>
        </w:rPr>
        <w:t xml:space="preserve">rocessing Agreement and its </w:t>
      </w:r>
      <w:r w:rsidR="00F729DE" w:rsidRPr="000A5E71">
        <w:rPr>
          <w:rFonts w:ascii="Times New Roman" w:hAnsi="Times New Roman" w:cs="Times New Roman"/>
        </w:rPr>
        <w:t>Attachment</w:t>
      </w:r>
      <w:r w:rsidR="004134A6" w:rsidRPr="000A5E71">
        <w:rPr>
          <w:rFonts w:ascii="Times New Roman" w:hAnsi="Times New Roman" w:cs="Times New Roman"/>
        </w:rPr>
        <w:t xml:space="preserve">s, the terms of this Data Processing Agreement shall </w:t>
      </w:r>
      <w:r w:rsidR="004134A6" w:rsidRPr="000A5E71">
        <w:rPr>
          <w:rFonts w:ascii="Times New Roman" w:hAnsi="Times New Roman" w:cs="Times New Roman"/>
        </w:rPr>
        <w:lastRenderedPageBreak/>
        <w:t xml:space="preserve">prevail. In case of any contradiction and inconsistency between the provisions of this Data Processing Agreement and the provisions set forth in the </w:t>
      </w:r>
      <w:r w:rsidRPr="000A5E71">
        <w:rPr>
          <w:rFonts w:ascii="Times New Roman" w:hAnsi="Times New Roman" w:cs="Times New Roman"/>
        </w:rPr>
        <w:t>Service Agreement</w:t>
      </w:r>
      <w:r w:rsidR="004134A6" w:rsidRPr="000A5E71">
        <w:rPr>
          <w:rFonts w:ascii="Times New Roman" w:hAnsi="Times New Roman" w:cs="Times New Roman"/>
        </w:rPr>
        <w:t xml:space="preserve">, the provisions </w:t>
      </w:r>
      <w:r w:rsidR="005F59C6" w:rsidRPr="000A5E71">
        <w:rPr>
          <w:rFonts w:ascii="Times New Roman" w:hAnsi="Times New Roman" w:cs="Times New Roman"/>
        </w:rPr>
        <w:t xml:space="preserve">of this Data Processing Agreement </w:t>
      </w:r>
      <w:r w:rsidR="004134A6" w:rsidRPr="000A5E71">
        <w:rPr>
          <w:rFonts w:ascii="Times New Roman" w:hAnsi="Times New Roman" w:cs="Times New Roman"/>
        </w:rPr>
        <w:t>shall prevail</w:t>
      </w:r>
      <w:r w:rsidR="0055331B" w:rsidRPr="000A5E71">
        <w:rPr>
          <w:rFonts w:ascii="Times New Roman" w:hAnsi="Times New Roman" w:cs="Times New Roman"/>
        </w:rPr>
        <w:t>.</w:t>
      </w:r>
    </w:p>
    <w:p w14:paraId="4CB20706" w14:textId="53754D34" w:rsidR="004134A6" w:rsidRPr="00B23A95" w:rsidRDefault="004134A6" w:rsidP="000A5E71">
      <w:pPr>
        <w:pStyle w:val="ListParagraph"/>
        <w:numPr>
          <w:ilvl w:val="2"/>
          <w:numId w:val="2"/>
        </w:numPr>
        <w:tabs>
          <w:tab w:val="left" w:pos="851"/>
        </w:tabs>
        <w:spacing w:after="240"/>
        <w:ind w:left="0" w:firstLine="0"/>
        <w:jc w:val="both"/>
        <w:rPr>
          <w:rFonts w:ascii="Times New Roman" w:hAnsi="Times New Roman" w:cs="Times New Roman"/>
          <w:color w:val="111311"/>
        </w:rPr>
      </w:pPr>
      <w:r w:rsidRPr="000A5E71">
        <w:rPr>
          <w:rFonts w:ascii="Times New Roman" w:hAnsi="Times New Roman" w:cs="Times New Roman"/>
        </w:rPr>
        <w:t>The ti</w:t>
      </w:r>
      <w:r w:rsidR="001D34F8" w:rsidRPr="000A5E71">
        <w:rPr>
          <w:rFonts w:ascii="Times New Roman" w:hAnsi="Times New Roman" w:cs="Times New Roman"/>
        </w:rPr>
        <w:t xml:space="preserve">tles in this Agreement and the </w:t>
      </w:r>
      <w:r w:rsidR="00F729DE" w:rsidRPr="000A5E71">
        <w:rPr>
          <w:rFonts w:ascii="Times New Roman" w:hAnsi="Times New Roman" w:cs="Times New Roman"/>
        </w:rPr>
        <w:t>Attachment</w:t>
      </w:r>
      <w:r w:rsidRPr="000A5E71">
        <w:rPr>
          <w:rFonts w:ascii="Times New Roman" w:hAnsi="Times New Roman" w:cs="Times New Roman"/>
        </w:rPr>
        <w:t>s are for reference purposes only and shall not affect in any way</w:t>
      </w:r>
      <w:r w:rsidRPr="00B23A95">
        <w:rPr>
          <w:rFonts w:ascii="Times New Roman" w:hAnsi="Times New Roman" w:cs="Times New Roman"/>
          <w:color w:val="111311"/>
        </w:rPr>
        <w:t xml:space="preserve"> whatsoever the meaning or interpretation of this Data Processing Agreement.</w:t>
      </w:r>
    </w:p>
    <w:p w14:paraId="062BC407" w14:textId="77777777" w:rsidR="00DF31F7" w:rsidRPr="000A5E71" w:rsidRDefault="004204E5" w:rsidP="000A5E71">
      <w:pPr>
        <w:pStyle w:val="BodyText"/>
        <w:numPr>
          <w:ilvl w:val="1"/>
          <w:numId w:val="2"/>
        </w:numPr>
        <w:tabs>
          <w:tab w:val="left" w:pos="630"/>
        </w:tabs>
        <w:spacing w:after="120"/>
        <w:ind w:left="629" w:right="170" w:hanging="629"/>
        <w:jc w:val="left"/>
        <w:rPr>
          <w:rFonts w:ascii="Times New Roman" w:hAnsi="Times New Roman" w:cs="Times New Roman"/>
          <w:b/>
          <w:color w:val="151616"/>
          <w:sz w:val="22"/>
          <w:szCs w:val="22"/>
        </w:rPr>
      </w:pPr>
      <w:r w:rsidRPr="000A5E71">
        <w:rPr>
          <w:rFonts w:ascii="Times New Roman" w:hAnsi="Times New Roman" w:cs="Times New Roman"/>
          <w:b/>
          <w:color w:val="151616"/>
          <w:w w:val="105"/>
          <w:sz w:val="22"/>
          <w:szCs w:val="22"/>
        </w:rPr>
        <w:t>APPLICABLE LAW AND</w:t>
      </w:r>
      <w:r w:rsidRPr="000A5E71">
        <w:rPr>
          <w:rFonts w:ascii="Times New Roman" w:hAnsi="Times New Roman" w:cs="Times New Roman"/>
          <w:b/>
          <w:color w:val="151616"/>
          <w:spacing w:val="-27"/>
          <w:w w:val="105"/>
          <w:sz w:val="22"/>
          <w:szCs w:val="22"/>
        </w:rPr>
        <w:t xml:space="preserve"> </w:t>
      </w:r>
      <w:r w:rsidRPr="000A5E71">
        <w:rPr>
          <w:rFonts w:ascii="Times New Roman" w:hAnsi="Times New Roman" w:cs="Times New Roman"/>
          <w:b/>
          <w:color w:val="151616"/>
          <w:w w:val="105"/>
          <w:sz w:val="22"/>
          <w:szCs w:val="22"/>
        </w:rPr>
        <w:t>JURISDICTION</w:t>
      </w:r>
    </w:p>
    <w:p w14:paraId="5FAE1DB1" w14:textId="0F3E76E3" w:rsidR="00DF31F7" w:rsidRPr="000A5E71" w:rsidRDefault="004204E5" w:rsidP="000A5E71">
      <w:pPr>
        <w:pStyle w:val="ListParagraph"/>
        <w:numPr>
          <w:ilvl w:val="2"/>
          <w:numId w:val="2"/>
        </w:numPr>
        <w:tabs>
          <w:tab w:val="left" w:pos="851"/>
        </w:tabs>
        <w:spacing w:after="240"/>
        <w:ind w:left="0" w:firstLine="0"/>
        <w:jc w:val="both"/>
        <w:rPr>
          <w:rFonts w:ascii="Times New Roman" w:hAnsi="Times New Roman" w:cs="Times New Roman"/>
        </w:rPr>
      </w:pPr>
      <w:r w:rsidRPr="000A5E71">
        <w:rPr>
          <w:rFonts w:ascii="Times New Roman" w:hAnsi="Times New Roman" w:cs="Times New Roman"/>
        </w:rPr>
        <w:t xml:space="preserve">This Data Processing Agreement shall exclusively be governed by and construed in accordance with </w:t>
      </w:r>
      <w:r w:rsidR="004134A6" w:rsidRPr="000A5E71">
        <w:rPr>
          <w:rFonts w:ascii="Times New Roman" w:hAnsi="Times New Roman" w:cs="Times New Roman"/>
        </w:rPr>
        <w:t xml:space="preserve">the </w:t>
      </w:r>
      <w:r w:rsidRPr="000A5E71">
        <w:rPr>
          <w:rFonts w:ascii="Times New Roman" w:hAnsi="Times New Roman" w:cs="Times New Roman"/>
        </w:rPr>
        <w:t>law</w:t>
      </w:r>
      <w:r w:rsidR="004134A6" w:rsidRPr="000A5E71">
        <w:rPr>
          <w:rFonts w:ascii="Times New Roman" w:hAnsi="Times New Roman" w:cs="Times New Roman"/>
        </w:rPr>
        <w:t xml:space="preserve">s </w:t>
      </w:r>
      <w:r w:rsidR="00E17B6D" w:rsidRPr="000A5E71">
        <w:rPr>
          <w:rFonts w:ascii="Times New Roman" w:hAnsi="Times New Roman" w:cs="Times New Roman"/>
        </w:rPr>
        <w:t>governing the Service Agreement</w:t>
      </w:r>
      <w:r w:rsidRPr="000A5E71">
        <w:rPr>
          <w:rFonts w:ascii="Times New Roman" w:hAnsi="Times New Roman" w:cs="Times New Roman"/>
        </w:rPr>
        <w:t>.</w:t>
      </w:r>
    </w:p>
    <w:p w14:paraId="20058D02" w14:textId="7605C4FA" w:rsidR="00DF31F7" w:rsidRDefault="004204E5" w:rsidP="000A5E71">
      <w:pPr>
        <w:pStyle w:val="ListParagraph"/>
        <w:numPr>
          <w:ilvl w:val="2"/>
          <w:numId w:val="2"/>
        </w:numPr>
        <w:tabs>
          <w:tab w:val="left" w:pos="851"/>
        </w:tabs>
        <w:spacing w:after="240"/>
        <w:ind w:left="0" w:firstLine="0"/>
        <w:jc w:val="both"/>
        <w:rPr>
          <w:rFonts w:ascii="Times New Roman" w:hAnsi="Times New Roman" w:cs="Times New Roman"/>
          <w:color w:val="151616"/>
        </w:rPr>
      </w:pPr>
      <w:r w:rsidRPr="000A5E71">
        <w:rPr>
          <w:rFonts w:ascii="Times New Roman" w:hAnsi="Times New Roman" w:cs="Times New Roman"/>
        </w:rPr>
        <w:t>Any dispute</w:t>
      </w:r>
      <w:r w:rsidR="004134A6" w:rsidRPr="000A5E71">
        <w:rPr>
          <w:rFonts w:ascii="Times New Roman" w:hAnsi="Times New Roman" w:cs="Times New Roman"/>
        </w:rPr>
        <w:t>, controversy</w:t>
      </w:r>
      <w:r w:rsidRPr="000A5E71">
        <w:rPr>
          <w:rFonts w:ascii="Times New Roman" w:hAnsi="Times New Roman" w:cs="Times New Roman"/>
        </w:rPr>
        <w:t xml:space="preserve"> or claim aris</w:t>
      </w:r>
      <w:r w:rsidR="004134A6" w:rsidRPr="000A5E71">
        <w:rPr>
          <w:rFonts w:ascii="Times New Roman" w:hAnsi="Times New Roman" w:cs="Times New Roman"/>
        </w:rPr>
        <w:t>ing</w:t>
      </w:r>
      <w:r w:rsidRPr="000A5E71">
        <w:rPr>
          <w:rFonts w:ascii="Times New Roman" w:hAnsi="Times New Roman" w:cs="Times New Roman"/>
        </w:rPr>
        <w:t xml:space="preserve"> out of or in connection with this Data Processing Agreement </w:t>
      </w:r>
      <w:r w:rsidR="004134A6" w:rsidRPr="000A5E71">
        <w:rPr>
          <w:rFonts w:ascii="Times New Roman" w:hAnsi="Times New Roman" w:cs="Times New Roman"/>
        </w:rPr>
        <w:t>o</w:t>
      </w:r>
      <w:r w:rsidR="004134A6" w:rsidRPr="00B23A95">
        <w:rPr>
          <w:rFonts w:ascii="Times New Roman" w:hAnsi="Times New Roman" w:cs="Times New Roman"/>
          <w:color w:val="151616"/>
        </w:rPr>
        <w:t xml:space="preserve">r the breach, termination or invalidity thereof </w:t>
      </w:r>
      <w:r w:rsidRPr="00B23A95">
        <w:rPr>
          <w:rFonts w:ascii="Times New Roman" w:hAnsi="Times New Roman" w:cs="Times New Roman"/>
          <w:color w:val="151616"/>
        </w:rPr>
        <w:t xml:space="preserve">shall be settled </w:t>
      </w:r>
      <w:r w:rsidR="004134A6" w:rsidRPr="00B23A95">
        <w:rPr>
          <w:rFonts w:ascii="Times New Roman" w:hAnsi="Times New Roman" w:cs="Times New Roman"/>
          <w:color w:val="151616"/>
        </w:rPr>
        <w:t xml:space="preserve">and submitted </w:t>
      </w:r>
      <w:r w:rsidR="001D34F8" w:rsidRPr="00B23A95">
        <w:rPr>
          <w:rFonts w:ascii="Times New Roman" w:hAnsi="Times New Roman" w:cs="Times New Roman"/>
          <w:color w:val="151616"/>
        </w:rPr>
        <w:t xml:space="preserve">to </w:t>
      </w:r>
      <w:r w:rsidRPr="00B23A95">
        <w:rPr>
          <w:rFonts w:ascii="Times New Roman" w:hAnsi="Times New Roman" w:cs="Times New Roman"/>
          <w:color w:val="151616"/>
        </w:rPr>
        <w:t xml:space="preserve">the </w:t>
      </w:r>
      <w:r w:rsidR="004134A6" w:rsidRPr="00B23A95">
        <w:rPr>
          <w:rFonts w:ascii="Times New Roman" w:hAnsi="Times New Roman" w:cs="Times New Roman"/>
          <w:color w:val="151616"/>
        </w:rPr>
        <w:t xml:space="preserve">competent courts </w:t>
      </w:r>
      <w:r w:rsidR="00E17B6D">
        <w:rPr>
          <w:rFonts w:ascii="Times New Roman" w:hAnsi="Times New Roman" w:cs="Times New Roman"/>
          <w:color w:val="151616"/>
        </w:rPr>
        <w:t xml:space="preserve">having jurisdiction </w:t>
      </w:r>
      <w:r w:rsidR="00913DE7">
        <w:rPr>
          <w:rFonts w:ascii="Times New Roman" w:hAnsi="Times New Roman" w:cs="Times New Roman"/>
          <w:color w:val="151616"/>
        </w:rPr>
        <w:t>over the Service Agreement</w:t>
      </w:r>
      <w:r w:rsidR="00C16565">
        <w:rPr>
          <w:rFonts w:ascii="Times New Roman" w:hAnsi="Times New Roman" w:cs="Times New Roman"/>
          <w:color w:val="151616"/>
        </w:rPr>
        <w:t>.</w:t>
      </w:r>
    </w:p>
    <w:p w14:paraId="566292BF" w14:textId="77777777" w:rsidR="000A5E71" w:rsidRDefault="000A5E71" w:rsidP="000A5E71">
      <w:pPr>
        <w:pStyle w:val="ListParagraph"/>
        <w:tabs>
          <w:tab w:val="left" w:pos="851"/>
        </w:tabs>
        <w:spacing w:after="240"/>
        <w:ind w:left="0" w:firstLine="0"/>
        <w:jc w:val="both"/>
        <w:rPr>
          <w:rFonts w:ascii="Times New Roman" w:hAnsi="Times New Roman" w:cs="Times New Roman"/>
          <w:color w:val="151616"/>
        </w:rPr>
      </w:pPr>
    </w:p>
    <w:p w14:paraId="10D96522" w14:textId="6424AA2A" w:rsidR="00EA5935" w:rsidRPr="00C22471" w:rsidRDefault="004204E5" w:rsidP="00E44EB0">
      <w:pPr>
        <w:spacing w:before="360" w:after="240"/>
        <w:jc w:val="both"/>
        <w:rPr>
          <w:rFonts w:ascii="Times New Roman" w:hAnsi="Times New Roman" w:cs="Times New Roman"/>
          <w:color w:val="151616"/>
        </w:rPr>
      </w:pPr>
      <w:r w:rsidRPr="00B23A95">
        <w:rPr>
          <w:rFonts w:ascii="Times New Roman" w:hAnsi="Times New Roman" w:cs="Times New Roman"/>
          <w:b/>
          <w:color w:val="151616"/>
        </w:rPr>
        <w:t xml:space="preserve">AGREED </w:t>
      </w:r>
      <w:r w:rsidRPr="00B23A95">
        <w:rPr>
          <w:rFonts w:ascii="Times New Roman" w:hAnsi="Times New Roman" w:cs="Times New Roman"/>
          <w:color w:val="151616"/>
        </w:rPr>
        <w:t xml:space="preserve">by parties to this Data Processing Agreement through their </w:t>
      </w:r>
      <w:r w:rsidR="001D34F8" w:rsidRPr="00B23A95">
        <w:rPr>
          <w:rFonts w:ascii="Times New Roman" w:hAnsi="Times New Roman" w:cs="Times New Roman"/>
          <w:color w:val="151616"/>
        </w:rPr>
        <w:t>authorized</w:t>
      </w:r>
      <w:r w:rsidRPr="00B23A95">
        <w:rPr>
          <w:rFonts w:ascii="Times New Roman" w:hAnsi="Times New Roman" w:cs="Times New Roman"/>
          <w:color w:val="151616"/>
        </w:rPr>
        <w:t xml:space="preserve"> signatories on the signing pages. This Data Processing Agreement may be signed in </w:t>
      </w:r>
      <w:r w:rsidR="00A72792">
        <w:rPr>
          <w:rFonts w:ascii="Times New Roman" w:hAnsi="Times New Roman" w:cs="Times New Roman"/>
          <w:color w:val="151616"/>
        </w:rPr>
        <w:t xml:space="preserve">one or more </w:t>
      </w:r>
      <w:r w:rsidRPr="00B23A95">
        <w:rPr>
          <w:rFonts w:ascii="Times New Roman" w:hAnsi="Times New Roman" w:cs="Times New Roman"/>
          <w:color w:val="151616"/>
        </w:rPr>
        <w:t>counterparts and will form one Data Processing Agreement.</w:t>
      </w:r>
    </w:p>
    <w:p w14:paraId="1653E531" w14:textId="77777777" w:rsidR="0055331B" w:rsidRPr="00B23A95" w:rsidRDefault="0055331B" w:rsidP="00E44EB0">
      <w:pPr>
        <w:spacing w:before="94"/>
        <w:ind w:left="4320"/>
        <w:jc w:val="both"/>
        <w:rPr>
          <w:rFonts w:ascii="Times New Roman" w:hAnsi="Times New Roman" w:cs="Times New Roman"/>
          <w:b/>
          <w:color w:val="262828"/>
          <w:w w:val="105"/>
        </w:rPr>
      </w:pPr>
    </w:p>
    <w:p w14:paraId="4B2D4C04" w14:textId="03BF12F5" w:rsidR="0055331B" w:rsidRPr="00B23A95" w:rsidRDefault="0055331B" w:rsidP="00E44EB0">
      <w:pPr>
        <w:tabs>
          <w:tab w:val="left" w:pos="4962"/>
        </w:tabs>
        <w:spacing w:after="200"/>
        <w:ind w:left="142"/>
        <w:contextualSpacing/>
        <w:rPr>
          <w:rFonts w:asciiTheme="minorHAnsi" w:hAnsiTheme="minorHAnsi"/>
          <w:b/>
          <w:lang w:val="en-GB"/>
        </w:rPr>
      </w:pPr>
      <w:r w:rsidRPr="00B23A95">
        <w:rPr>
          <w:rFonts w:ascii="Times New Roman" w:hAnsi="Times New Roman" w:cs="Times New Roman"/>
          <w:b/>
          <w:lang w:val="en-GB"/>
        </w:rPr>
        <w:t>FOR CONTROLLER</w:t>
      </w:r>
      <w:r w:rsidRPr="00B23A95">
        <w:rPr>
          <w:rFonts w:ascii="Times New Roman" w:hAnsi="Times New Roman" w:cs="Times New Roman"/>
          <w:b/>
          <w:lang w:val="en-GB"/>
        </w:rPr>
        <w:tab/>
        <w:t>FOR PROCESSOR</w:t>
      </w:r>
    </w:p>
    <w:p w14:paraId="23CA1F8E" w14:textId="77777777" w:rsidR="0055331B" w:rsidRPr="00B23A95" w:rsidRDefault="0055331B" w:rsidP="00E44EB0">
      <w:pPr>
        <w:ind w:left="142"/>
        <w:contextualSpacing/>
        <w:jc w:val="both"/>
        <w:rPr>
          <w:rFonts w:asciiTheme="minorHAnsi" w:hAnsiTheme="minorHAnsi"/>
          <w:b/>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7"/>
        <w:gridCol w:w="406"/>
        <w:gridCol w:w="4557"/>
      </w:tblGrid>
      <w:tr w:rsidR="0055331B" w:rsidRPr="00B23A95" w14:paraId="1A0C9116" w14:textId="77777777" w:rsidTr="0012453C">
        <w:tc>
          <w:tcPr>
            <w:tcW w:w="4557" w:type="dxa"/>
          </w:tcPr>
          <w:p w14:paraId="4F931C11" w14:textId="77777777" w:rsidR="0055331B" w:rsidRPr="00B23A95" w:rsidRDefault="0055331B" w:rsidP="00E44EB0">
            <w:pPr>
              <w:spacing w:after="120"/>
              <w:ind w:left="142"/>
              <w:jc w:val="both"/>
              <w:rPr>
                <w:rFonts w:ascii="Times New Roman" w:hAnsi="Times New Roman" w:cs="Times New Roman"/>
                <w:noProof/>
                <w:lang w:val="en-GB"/>
              </w:rPr>
            </w:pPr>
            <w:r w:rsidRPr="00B23A95">
              <w:rPr>
                <w:rFonts w:ascii="Times New Roman" w:hAnsi="Times New Roman" w:cs="Times New Roman"/>
                <w:lang w:val="en-GB"/>
              </w:rPr>
              <w:t>Name:</w:t>
            </w:r>
            <w:r w:rsidRPr="00B23A95">
              <w:rPr>
                <w:rFonts w:ascii="Times New Roman" w:hAnsi="Times New Roman" w:cs="Times New Roman"/>
                <w:noProof/>
                <w:spacing w:val="-3"/>
                <w:lang w:val="en-GB"/>
              </w:rPr>
              <w:t xml:space="preserve"> </w:t>
            </w:r>
          </w:p>
          <w:p w14:paraId="3152C802" w14:textId="77777777" w:rsidR="0055331B" w:rsidRPr="00B23A95" w:rsidRDefault="0055331B" w:rsidP="00E44EB0">
            <w:pPr>
              <w:spacing w:after="120"/>
              <w:ind w:left="142"/>
              <w:jc w:val="both"/>
              <w:rPr>
                <w:rFonts w:ascii="Times New Roman" w:hAnsi="Times New Roman" w:cs="Times New Roman"/>
                <w:noProof/>
                <w:spacing w:val="-3"/>
                <w:lang w:val="en-GB"/>
              </w:rPr>
            </w:pPr>
            <w:r w:rsidRPr="00B23A95">
              <w:rPr>
                <w:rFonts w:ascii="Times New Roman" w:hAnsi="Times New Roman" w:cs="Times New Roman"/>
                <w:lang w:val="en-GB"/>
              </w:rPr>
              <w:t>Title:</w:t>
            </w:r>
            <w:r w:rsidRPr="00B23A95">
              <w:rPr>
                <w:rFonts w:ascii="Times New Roman" w:hAnsi="Times New Roman" w:cs="Times New Roman"/>
                <w:noProof/>
                <w:spacing w:val="-3"/>
                <w:lang w:val="en-GB"/>
              </w:rPr>
              <w:t xml:space="preserve"> </w:t>
            </w:r>
          </w:p>
          <w:p w14:paraId="70517812" w14:textId="77777777" w:rsidR="0055331B" w:rsidRPr="00B23A95" w:rsidRDefault="0055331B" w:rsidP="00E44EB0">
            <w:pPr>
              <w:spacing w:after="120"/>
              <w:ind w:left="142"/>
              <w:jc w:val="both"/>
              <w:rPr>
                <w:rFonts w:ascii="Times New Roman" w:hAnsi="Times New Roman" w:cs="Times New Roman"/>
                <w:noProof/>
                <w:lang w:val="en-GB"/>
              </w:rPr>
            </w:pPr>
            <w:r w:rsidRPr="00B23A95">
              <w:rPr>
                <w:rFonts w:ascii="Times New Roman" w:hAnsi="Times New Roman" w:cs="Times New Roman"/>
                <w:noProof/>
                <w:spacing w:val="-3"/>
                <w:lang w:val="en-GB"/>
              </w:rPr>
              <w:t>Date:</w:t>
            </w:r>
          </w:p>
          <w:p w14:paraId="220BEA72" w14:textId="77777777" w:rsidR="0055331B" w:rsidRPr="00B23A95" w:rsidRDefault="0055331B" w:rsidP="00E44EB0">
            <w:pPr>
              <w:ind w:left="142"/>
              <w:contextualSpacing/>
              <w:jc w:val="both"/>
              <w:rPr>
                <w:rFonts w:ascii="Times New Roman" w:hAnsi="Times New Roman" w:cs="Times New Roman"/>
                <w:noProof/>
                <w:lang w:val="en-GB"/>
              </w:rPr>
            </w:pPr>
          </w:p>
          <w:p w14:paraId="3E2DD3F5" w14:textId="77777777" w:rsidR="0055331B" w:rsidRPr="00B23A95" w:rsidRDefault="0055331B" w:rsidP="00E44EB0">
            <w:pPr>
              <w:ind w:left="142"/>
              <w:contextualSpacing/>
              <w:jc w:val="both"/>
              <w:rPr>
                <w:rFonts w:ascii="Times New Roman" w:hAnsi="Times New Roman" w:cs="Times New Roman"/>
                <w:noProof/>
                <w:lang w:val="en-GB"/>
              </w:rPr>
            </w:pPr>
            <w:r w:rsidRPr="00B23A95">
              <w:rPr>
                <w:rFonts w:ascii="Times New Roman" w:hAnsi="Times New Roman" w:cs="Times New Roman"/>
                <w:noProof/>
                <w:lang w:val="en-GB"/>
              </w:rPr>
              <w:t>Signature</w:t>
            </w:r>
            <w:r w:rsidRPr="00B23A95">
              <w:rPr>
                <w:rFonts w:ascii="Times New Roman" w:hAnsi="Times New Roman" w:cs="Times New Roman"/>
                <w:noProof/>
                <w:highlight w:val="lightGray"/>
                <w:lang w:val="en-GB"/>
              </w:rPr>
              <w:t>……………………………………….</w:t>
            </w:r>
          </w:p>
          <w:p w14:paraId="7F293A59" w14:textId="77777777" w:rsidR="0055331B" w:rsidRPr="00B23A95" w:rsidRDefault="0055331B" w:rsidP="00E44EB0">
            <w:pPr>
              <w:ind w:left="142"/>
              <w:contextualSpacing/>
              <w:jc w:val="both"/>
              <w:rPr>
                <w:rFonts w:asciiTheme="minorHAnsi" w:hAnsiTheme="minorHAnsi"/>
                <w:lang w:val="en-GB"/>
              </w:rPr>
            </w:pPr>
          </w:p>
        </w:tc>
        <w:tc>
          <w:tcPr>
            <w:tcW w:w="406" w:type="dxa"/>
          </w:tcPr>
          <w:p w14:paraId="6BB076D8" w14:textId="77777777" w:rsidR="0055331B" w:rsidRPr="00B23A95" w:rsidRDefault="0055331B" w:rsidP="00E44EB0">
            <w:pPr>
              <w:ind w:left="142"/>
              <w:contextualSpacing/>
              <w:jc w:val="both"/>
              <w:rPr>
                <w:rFonts w:asciiTheme="minorHAnsi" w:hAnsiTheme="minorHAnsi"/>
                <w:lang w:val="en-GB"/>
              </w:rPr>
            </w:pPr>
          </w:p>
        </w:tc>
        <w:tc>
          <w:tcPr>
            <w:tcW w:w="4557" w:type="dxa"/>
          </w:tcPr>
          <w:p w14:paraId="29B4D8BC" w14:textId="77777777" w:rsidR="0055331B" w:rsidRPr="00B23A95" w:rsidRDefault="0055331B" w:rsidP="00E44EB0">
            <w:pPr>
              <w:spacing w:after="120"/>
              <w:ind w:left="142"/>
              <w:jc w:val="both"/>
              <w:rPr>
                <w:rFonts w:ascii="Times New Roman" w:hAnsi="Times New Roman" w:cs="Times New Roman"/>
                <w:noProof/>
                <w:lang w:val="en-GB"/>
              </w:rPr>
            </w:pPr>
            <w:r w:rsidRPr="00B23A95">
              <w:rPr>
                <w:rFonts w:ascii="Times New Roman" w:hAnsi="Times New Roman" w:cs="Times New Roman"/>
                <w:lang w:val="en-GB"/>
              </w:rPr>
              <w:t>Name:</w:t>
            </w:r>
            <w:r w:rsidRPr="00B23A95">
              <w:rPr>
                <w:rFonts w:ascii="Times New Roman" w:hAnsi="Times New Roman" w:cs="Times New Roman"/>
                <w:noProof/>
                <w:spacing w:val="-3"/>
                <w:lang w:val="en-GB"/>
              </w:rPr>
              <w:t xml:space="preserve"> </w:t>
            </w:r>
          </w:p>
          <w:p w14:paraId="75AFABCC" w14:textId="77777777" w:rsidR="0055331B" w:rsidRPr="00B23A95" w:rsidRDefault="0055331B" w:rsidP="00E44EB0">
            <w:pPr>
              <w:spacing w:after="120"/>
              <w:ind w:left="142"/>
              <w:jc w:val="both"/>
              <w:rPr>
                <w:rFonts w:ascii="Times New Roman" w:hAnsi="Times New Roman" w:cs="Times New Roman"/>
                <w:noProof/>
                <w:spacing w:val="-3"/>
                <w:lang w:val="en-GB"/>
              </w:rPr>
            </w:pPr>
            <w:r w:rsidRPr="00B23A95">
              <w:rPr>
                <w:rFonts w:ascii="Times New Roman" w:hAnsi="Times New Roman" w:cs="Times New Roman"/>
                <w:lang w:val="en-GB"/>
              </w:rPr>
              <w:t>Title:</w:t>
            </w:r>
            <w:r w:rsidRPr="00B23A95">
              <w:rPr>
                <w:rFonts w:ascii="Times New Roman" w:hAnsi="Times New Roman" w:cs="Times New Roman"/>
                <w:noProof/>
                <w:spacing w:val="-3"/>
                <w:lang w:val="en-GB"/>
              </w:rPr>
              <w:t xml:space="preserve"> </w:t>
            </w:r>
          </w:p>
          <w:p w14:paraId="1B0DA68B" w14:textId="77777777" w:rsidR="0055331B" w:rsidRPr="00B23A95" w:rsidRDefault="0055331B" w:rsidP="00E44EB0">
            <w:pPr>
              <w:spacing w:after="120"/>
              <w:ind w:left="142"/>
              <w:jc w:val="both"/>
              <w:rPr>
                <w:rFonts w:ascii="Times New Roman" w:hAnsi="Times New Roman" w:cs="Times New Roman"/>
                <w:noProof/>
                <w:lang w:val="en-GB"/>
              </w:rPr>
            </w:pPr>
            <w:r w:rsidRPr="00B23A95">
              <w:rPr>
                <w:rFonts w:ascii="Times New Roman" w:hAnsi="Times New Roman" w:cs="Times New Roman"/>
                <w:noProof/>
                <w:spacing w:val="-3"/>
                <w:lang w:val="en-GB"/>
              </w:rPr>
              <w:t>Date:</w:t>
            </w:r>
          </w:p>
          <w:p w14:paraId="75BAEAF3" w14:textId="77777777" w:rsidR="0055331B" w:rsidRPr="00B23A95" w:rsidRDefault="0055331B" w:rsidP="00E44EB0">
            <w:pPr>
              <w:ind w:left="142"/>
              <w:contextualSpacing/>
              <w:jc w:val="both"/>
              <w:rPr>
                <w:rFonts w:ascii="Times New Roman" w:hAnsi="Times New Roman" w:cs="Times New Roman"/>
                <w:noProof/>
                <w:lang w:val="en-GB"/>
              </w:rPr>
            </w:pPr>
          </w:p>
          <w:p w14:paraId="544A33EA" w14:textId="77777777" w:rsidR="0055331B" w:rsidRPr="00B23A95" w:rsidRDefault="0055331B" w:rsidP="00E44EB0">
            <w:pPr>
              <w:ind w:left="142"/>
              <w:contextualSpacing/>
              <w:jc w:val="both"/>
              <w:rPr>
                <w:rFonts w:ascii="Times New Roman" w:hAnsi="Times New Roman" w:cs="Times New Roman"/>
                <w:noProof/>
                <w:lang w:val="en-GB"/>
              </w:rPr>
            </w:pPr>
            <w:r w:rsidRPr="00B23A95">
              <w:rPr>
                <w:rFonts w:ascii="Times New Roman" w:hAnsi="Times New Roman" w:cs="Times New Roman"/>
                <w:noProof/>
                <w:lang w:val="en-GB"/>
              </w:rPr>
              <w:t>Signature</w:t>
            </w:r>
            <w:r w:rsidRPr="00B23A95">
              <w:rPr>
                <w:rFonts w:ascii="Times New Roman" w:hAnsi="Times New Roman" w:cs="Times New Roman"/>
                <w:noProof/>
                <w:highlight w:val="lightGray"/>
                <w:lang w:val="en-GB"/>
              </w:rPr>
              <w:t>……………………………………….</w:t>
            </w:r>
          </w:p>
          <w:p w14:paraId="3DB669FB" w14:textId="77777777" w:rsidR="0055331B" w:rsidRPr="00B23A95" w:rsidRDefault="0055331B" w:rsidP="00E44EB0">
            <w:pPr>
              <w:ind w:left="142"/>
              <w:contextualSpacing/>
              <w:jc w:val="both"/>
              <w:rPr>
                <w:rFonts w:asciiTheme="minorHAnsi" w:hAnsiTheme="minorHAnsi"/>
                <w:lang w:val="en-GB"/>
              </w:rPr>
            </w:pPr>
          </w:p>
        </w:tc>
      </w:tr>
    </w:tbl>
    <w:p w14:paraId="6EAD19E2" w14:textId="77777777" w:rsidR="0012453C" w:rsidRDefault="0012453C" w:rsidP="00E44EB0">
      <w:r>
        <w:br w:type="page"/>
      </w:r>
    </w:p>
    <w:p w14:paraId="34D4297D" w14:textId="0A49DBFA" w:rsidR="00DF31F7" w:rsidRPr="00167825" w:rsidRDefault="00F729DE" w:rsidP="00E44EB0">
      <w:pPr>
        <w:spacing w:before="1920"/>
        <w:ind w:right="173"/>
        <w:jc w:val="center"/>
        <w:rPr>
          <w:rFonts w:ascii="Times New Roman" w:hAnsi="Times New Roman" w:cs="Times New Roman"/>
          <w:b/>
          <w:sz w:val="28"/>
        </w:rPr>
      </w:pPr>
      <w:commentRangeStart w:id="377"/>
      <w:r w:rsidRPr="00833D1E">
        <w:rPr>
          <w:rFonts w:ascii="Times New Roman" w:hAnsi="Times New Roman" w:cs="Times New Roman"/>
          <w:b/>
          <w:color w:val="262828"/>
          <w:w w:val="105"/>
          <w:szCs w:val="18"/>
        </w:rPr>
        <w:lastRenderedPageBreak/>
        <w:t>ATTACHMENT</w:t>
      </w:r>
      <w:r w:rsidR="004204E5" w:rsidRPr="00833D1E">
        <w:rPr>
          <w:rFonts w:ascii="Times New Roman" w:hAnsi="Times New Roman" w:cs="Times New Roman"/>
          <w:b/>
          <w:color w:val="262828"/>
          <w:w w:val="105"/>
          <w:szCs w:val="18"/>
        </w:rPr>
        <w:t xml:space="preserve"> 1</w:t>
      </w:r>
      <w:commentRangeEnd w:id="377"/>
      <w:r w:rsidR="00913DE7">
        <w:rPr>
          <w:rStyle w:val="CommentReference"/>
        </w:rPr>
        <w:commentReference w:id="377"/>
      </w:r>
    </w:p>
    <w:p w14:paraId="4A486E56" w14:textId="77777777" w:rsidR="00DF31F7" w:rsidRPr="00B23A95" w:rsidRDefault="00DF31F7" w:rsidP="00E44EB0">
      <w:pPr>
        <w:pStyle w:val="BodyText"/>
        <w:spacing w:before="8"/>
        <w:jc w:val="both"/>
        <w:rPr>
          <w:rFonts w:ascii="Times New Roman" w:hAnsi="Times New Roman" w:cs="Times New Roman"/>
          <w:b/>
          <w:sz w:val="22"/>
          <w:szCs w:val="22"/>
        </w:rPr>
      </w:pPr>
    </w:p>
    <w:p w14:paraId="57BDAF7C" w14:textId="77777777" w:rsidR="00DF31F7" w:rsidRPr="00B23A95" w:rsidRDefault="004204E5" w:rsidP="00E44EB0">
      <w:pPr>
        <w:pStyle w:val="ListParagraph"/>
        <w:numPr>
          <w:ilvl w:val="0"/>
          <w:numId w:val="1"/>
        </w:numPr>
        <w:tabs>
          <w:tab w:val="left" w:pos="601"/>
        </w:tabs>
        <w:ind w:left="567" w:right="170" w:hanging="567"/>
        <w:jc w:val="both"/>
        <w:rPr>
          <w:rFonts w:ascii="Times New Roman" w:hAnsi="Times New Roman" w:cs="Times New Roman"/>
          <w:b/>
        </w:rPr>
      </w:pPr>
      <w:r w:rsidRPr="00B23A95">
        <w:rPr>
          <w:rFonts w:ascii="Times New Roman" w:hAnsi="Times New Roman" w:cs="Times New Roman"/>
          <w:b/>
          <w:color w:val="262828"/>
          <w:w w:val="105"/>
        </w:rPr>
        <w:t xml:space="preserve">Categories </w:t>
      </w:r>
      <w:r w:rsidRPr="00B23A95">
        <w:rPr>
          <w:rFonts w:ascii="Times New Roman" w:hAnsi="Times New Roman" w:cs="Times New Roman"/>
          <w:b/>
          <w:color w:val="151616"/>
          <w:w w:val="105"/>
        </w:rPr>
        <w:t xml:space="preserve">of </w:t>
      </w:r>
      <w:r w:rsidRPr="00B23A95">
        <w:rPr>
          <w:rFonts w:ascii="Times New Roman" w:hAnsi="Times New Roman" w:cs="Times New Roman"/>
          <w:b/>
          <w:color w:val="262828"/>
          <w:w w:val="105"/>
        </w:rPr>
        <w:t>Data</w:t>
      </w:r>
      <w:r w:rsidRPr="00B23A95">
        <w:rPr>
          <w:rFonts w:ascii="Times New Roman" w:hAnsi="Times New Roman" w:cs="Times New Roman"/>
          <w:b/>
          <w:color w:val="262828"/>
          <w:spacing w:val="17"/>
          <w:w w:val="105"/>
        </w:rPr>
        <w:t xml:space="preserve"> </w:t>
      </w:r>
      <w:r w:rsidRPr="00B23A95">
        <w:rPr>
          <w:rFonts w:ascii="Times New Roman" w:hAnsi="Times New Roman" w:cs="Times New Roman"/>
          <w:b/>
          <w:color w:val="262828"/>
          <w:w w:val="105"/>
        </w:rPr>
        <w:t>Subjects</w:t>
      </w:r>
    </w:p>
    <w:p w14:paraId="3C389422" w14:textId="653A7F2C" w:rsidR="00DF31F7" w:rsidRDefault="00A82128" w:rsidP="00E44EB0">
      <w:pPr>
        <w:pStyle w:val="BodyText"/>
        <w:ind w:left="567" w:right="170"/>
        <w:jc w:val="both"/>
        <w:rPr>
          <w:rFonts w:ascii="Times New Roman" w:hAnsi="Times New Roman" w:cs="Times New Roman"/>
          <w:sz w:val="22"/>
          <w:szCs w:val="22"/>
        </w:rPr>
      </w:pPr>
      <w:r w:rsidRPr="00A82128">
        <w:rPr>
          <w:rFonts w:ascii="Times New Roman" w:hAnsi="Times New Roman" w:cs="Times New Roman"/>
          <w:sz w:val="22"/>
          <w:szCs w:val="22"/>
        </w:rPr>
        <w:t>Processor will process Personal Data regarding the following categories of Data Subjects:</w:t>
      </w:r>
    </w:p>
    <w:p w14:paraId="102DB126" w14:textId="5C71C0C1" w:rsidR="00914A8D" w:rsidRDefault="00914A8D" w:rsidP="00EA38B8">
      <w:pPr>
        <w:pStyle w:val="BodyText"/>
        <w:ind w:left="170" w:right="170" w:firstLine="397"/>
        <w:jc w:val="both"/>
        <w:rPr>
          <w:rFonts w:ascii="Times New Roman" w:hAnsi="Times New Roman" w:cs="Times New Roman"/>
          <w:sz w:val="22"/>
          <w:szCs w:val="22"/>
        </w:rPr>
      </w:pPr>
      <w:r>
        <w:rPr>
          <w:rFonts w:ascii="Times New Roman" w:hAnsi="Times New Roman" w:cs="Times New Roman"/>
          <w:sz w:val="22"/>
          <w:szCs w:val="22"/>
        </w:rPr>
        <w:t xml:space="preserve">Customers of </w:t>
      </w:r>
      <w:del w:id="378" w:author="Dimova, Stanislava" w:date="2023-03-09T11:46:00Z">
        <w:r w:rsidDel="00F55065">
          <w:rPr>
            <w:rFonts w:ascii="Times New Roman" w:hAnsi="Times New Roman" w:cs="Times New Roman"/>
            <w:sz w:val="22"/>
            <w:szCs w:val="22"/>
          </w:rPr>
          <w:delText>PlanetArt</w:delText>
        </w:r>
      </w:del>
      <w:ins w:id="379" w:author="Dimova, Stanislava" w:date="2023-03-09T11:46:00Z">
        <w:r w:rsidR="00F55065">
          <w:rPr>
            <w:rFonts w:ascii="Times New Roman" w:hAnsi="Times New Roman" w:cs="Times New Roman"/>
            <w:sz w:val="22"/>
            <w:szCs w:val="22"/>
          </w:rPr>
          <w:t>Avanquest</w:t>
        </w:r>
      </w:ins>
    </w:p>
    <w:p w14:paraId="62E60DDE" w14:textId="77777777" w:rsidR="00A82128" w:rsidRPr="00B23A95" w:rsidRDefault="00A82128" w:rsidP="00E44EB0">
      <w:pPr>
        <w:pStyle w:val="BodyText"/>
        <w:ind w:left="170" w:right="170"/>
        <w:jc w:val="both"/>
        <w:rPr>
          <w:rFonts w:ascii="Times New Roman" w:hAnsi="Times New Roman" w:cs="Times New Roman"/>
          <w:sz w:val="22"/>
          <w:szCs w:val="22"/>
        </w:rPr>
      </w:pPr>
    </w:p>
    <w:p w14:paraId="61979FEF" w14:textId="77777777" w:rsidR="00DF31F7" w:rsidRPr="00B23A95" w:rsidRDefault="004204E5" w:rsidP="00E44EB0">
      <w:pPr>
        <w:pStyle w:val="ListParagraph"/>
        <w:numPr>
          <w:ilvl w:val="0"/>
          <w:numId w:val="1"/>
        </w:numPr>
        <w:tabs>
          <w:tab w:val="left" w:pos="596"/>
        </w:tabs>
        <w:ind w:left="0" w:right="170" w:firstLine="0"/>
        <w:jc w:val="both"/>
        <w:rPr>
          <w:rFonts w:ascii="Times New Roman" w:hAnsi="Times New Roman" w:cs="Times New Roman"/>
          <w:b/>
        </w:rPr>
      </w:pPr>
      <w:r w:rsidRPr="00B23A95">
        <w:rPr>
          <w:rFonts w:ascii="Times New Roman" w:hAnsi="Times New Roman" w:cs="Times New Roman"/>
          <w:b/>
          <w:color w:val="262828"/>
          <w:w w:val="105"/>
        </w:rPr>
        <w:t>Categories of Personal</w:t>
      </w:r>
      <w:r w:rsidRPr="00B23A95">
        <w:rPr>
          <w:rFonts w:ascii="Times New Roman" w:hAnsi="Times New Roman" w:cs="Times New Roman"/>
          <w:b/>
          <w:color w:val="262828"/>
          <w:spacing w:val="20"/>
          <w:w w:val="105"/>
        </w:rPr>
        <w:t xml:space="preserve"> </w:t>
      </w:r>
      <w:r w:rsidRPr="00B23A95">
        <w:rPr>
          <w:rFonts w:ascii="Times New Roman" w:hAnsi="Times New Roman" w:cs="Times New Roman"/>
          <w:b/>
          <w:color w:val="262828"/>
          <w:w w:val="105"/>
        </w:rPr>
        <w:t>Data</w:t>
      </w:r>
    </w:p>
    <w:p w14:paraId="67540655" w14:textId="7CA81DC4" w:rsidR="00DF31F7" w:rsidRDefault="00A82128" w:rsidP="00E44EB0">
      <w:pPr>
        <w:pStyle w:val="BodyText"/>
        <w:ind w:left="567" w:right="170"/>
        <w:jc w:val="both"/>
        <w:rPr>
          <w:rFonts w:ascii="Times New Roman" w:hAnsi="Times New Roman" w:cs="Times New Roman"/>
          <w:sz w:val="22"/>
          <w:szCs w:val="22"/>
        </w:rPr>
      </w:pPr>
      <w:r w:rsidRPr="00A82128">
        <w:rPr>
          <w:rFonts w:ascii="Times New Roman" w:hAnsi="Times New Roman" w:cs="Times New Roman"/>
          <w:sz w:val="22"/>
          <w:szCs w:val="22"/>
        </w:rPr>
        <w:t>Personal Data processed by Processor will include:</w:t>
      </w:r>
    </w:p>
    <w:p w14:paraId="588AE7E1" w14:textId="728B2349" w:rsidR="00A82128" w:rsidRDefault="00EF2901" w:rsidP="00C62D8C">
      <w:pPr>
        <w:pStyle w:val="BodyText"/>
        <w:ind w:left="567" w:right="170"/>
        <w:jc w:val="both"/>
        <w:rPr>
          <w:rFonts w:ascii="Times New Roman" w:hAnsi="Times New Roman" w:cs="Times New Roman"/>
          <w:sz w:val="22"/>
          <w:szCs w:val="22"/>
        </w:rPr>
      </w:pPr>
      <w:r>
        <w:rPr>
          <w:rFonts w:ascii="Times New Roman" w:hAnsi="Times New Roman" w:cs="Times New Roman"/>
          <w:sz w:val="22"/>
          <w:szCs w:val="22"/>
        </w:rPr>
        <w:t>Names, e-mail address, phone number</w:t>
      </w:r>
      <w:r w:rsidR="008176F3">
        <w:rPr>
          <w:rFonts w:ascii="Times New Roman" w:hAnsi="Times New Roman" w:cs="Times New Roman"/>
          <w:sz w:val="22"/>
          <w:szCs w:val="22"/>
        </w:rPr>
        <w:t>s, addresses</w:t>
      </w:r>
      <w:ins w:id="380" w:author="Dimova, Stanislava" w:date="2023-03-09T11:46:00Z">
        <w:r w:rsidR="00325687" w:rsidRPr="00C62D8C">
          <w:rPr>
            <w:rFonts w:ascii="Times New Roman" w:hAnsi="Times New Roman" w:cs="Times New Roman"/>
            <w:sz w:val="22"/>
            <w:szCs w:val="22"/>
          </w:rPr>
          <w:t>, credit card info, billing address, delivery address, program data</w:t>
        </w:r>
      </w:ins>
    </w:p>
    <w:p w14:paraId="49EA972D" w14:textId="77777777" w:rsidR="008176F3" w:rsidRPr="00B23A95" w:rsidRDefault="008176F3" w:rsidP="008176F3">
      <w:pPr>
        <w:pStyle w:val="BodyText"/>
        <w:ind w:left="170" w:right="170" w:firstLine="397"/>
        <w:jc w:val="both"/>
        <w:rPr>
          <w:rFonts w:ascii="Times New Roman" w:hAnsi="Times New Roman" w:cs="Times New Roman"/>
          <w:sz w:val="22"/>
          <w:szCs w:val="22"/>
        </w:rPr>
      </w:pPr>
    </w:p>
    <w:p w14:paraId="1D83E730" w14:textId="77777777" w:rsidR="00DF31F7" w:rsidRPr="00B23A95" w:rsidRDefault="004204E5" w:rsidP="00E44EB0">
      <w:pPr>
        <w:pStyle w:val="ListParagraph"/>
        <w:numPr>
          <w:ilvl w:val="0"/>
          <w:numId w:val="1"/>
        </w:numPr>
        <w:tabs>
          <w:tab w:val="left" w:pos="591"/>
        </w:tabs>
        <w:ind w:left="170" w:right="170" w:hanging="170"/>
        <w:jc w:val="both"/>
        <w:rPr>
          <w:rFonts w:ascii="Times New Roman" w:hAnsi="Times New Roman" w:cs="Times New Roman"/>
          <w:b/>
        </w:rPr>
      </w:pPr>
      <w:r w:rsidRPr="00B23A95">
        <w:rPr>
          <w:rFonts w:ascii="Times New Roman" w:hAnsi="Times New Roman" w:cs="Times New Roman"/>
          <w:b/>
          <w:color w:val="262828"/>
          <w:w w:val="105"/>
        </w:rPr>
        <w:t>Purposes of Processing Personal</w:t>
      </w:r>
      <w:r w:rsidRPr="00B23A95">
        <w:rPr>
          <w:rFonts w:ascii="Times New Roman" w:hAnsi="Times New Roman" w:cs="Times New Roman"/>
          <w:b/>
          <w:color w:val="262828"/>
          <w:spacing w:val="-31"/>
          <w:w w:val="105"/>
        </w:rPr>
        <w:t xml:space="preserve"> </w:t>
      </w:r>
      <w:r w:rsidRPr="00B23A95">
        <w:rPr>
          <w:rFonts w:ascii="Times New Roman" w:hAnsi="Times New Roman" w:cs="Times New Roman"/>
          <w:b/>
          <w:color w:val="262828"/>
          <w:w w:val="105"/>
        </w:rPr>
        <w:t>Data</w:t>
      </w:r>
    </w:p>
    <w:p w14:paraId="4E541F0C" w14:textId="5B67D800" w:rsidR="00DF31F7" w:rsidRDefault="00A82128" w:rsidP="00E44EB0">
      <w:pPr>
        <w:pStyle w:val="BodyText"/>
        <w:ind w:left="567" w:right="170"/>
        <w:jc w:val="both"/>
        <w:rPr>
          <w:rFonts w:ascii="Times New Roman" w:hAnsi="Times New Roman" w:cs="Times New Roman"/>
          <w:sz w:val="22"/>
          <w:szCs w:val="22"/>
        </w:rPr>
      </w:pPr>
      <w:r w:rsidRPr="00A82128">
        <w:rPr>
          <w:rFonts w:ascii="Times New Roman" w:hAnsi="Times New Roman" w:cs="Times New Roman"/>
          <w:sz w:val="22"/>
          <w:szCs w:val="22"/>
        </w:rPr>
        <w:t>The Personal Data will in any event be processed for the following purposes:</w:t>
      </w:r>
    </w:p>
    <w:p w14:paraId="7A9AB90B" w14:textId="094648B1" w:rsidR="00C96A08" w:rsidRPr="00C3372F" w:rsidRDefault="008176F3" w:rsidP="00C62D8C">
      <w:pPr>
        <w:pStyle w:val="BodyText"/>
        <w:ind w:left="567" w:right="170"/>
        <w:jc w:val="both"/>
        <w:rPr>
          <w:rFonts w:ascii="Times New Roman" w:hAnsi="Times New Roman" w:cs="Times New Roman"/>
          <w:sz w:val="22"/>
          <w:szCs w:val="22"/>
        </w:rPr>
      </w:pPr>
      <w:r>
        <w:rPr>
          <w:rFonts w:ascii="Times New Roman" w:hAnsi="Times New Roman" w:cs="Times New Roman"/>
          <w:sz w:val="22"/>
          <w:szCs w:val="22"/>
        </w:rPr>
        <w:t>As necessary for the provision of the Services</w:t>
      </w:r>
      <w:ins w:id="381" w:author="Dimova, Stanislava" w:date="2023-03-09T11:47:00Z">
        <w:r w:rsidR="00C96A08">
          <w:rPr>
            <w:rFonts w:ascii="Times New Roman" w:hAnsi="Times New Roman" w:cs="Times New Roman"/>
            <w:sz w:val="22"/>
            <w:szCs w:val="22"/>
          </w:rPr>
          <w:t xml:space="preserve">, </w:t>
        </w:r>
        <w:r w:rsidR="006B06C8">
          <w:rPr>
            <w:rFonts w:ascii="Times New Roman" w:hAnsi="Times New Roman" w:cs="Times New Roman"/>
            <w:sz w:val="22"/>
            <w:szCs w:val="22"/>
          </w:rPr>
          <w:t xml:space="preserve">such </w:t>
        </w:r>
        <w:r w:rsidR="006B06C8" w:rsidRPr="00C3372F">
          <w:rPr>
            <w:rFonts w:ascii="Times New Roman" w:hAnsi="Times New Roman" w:cs="Times New Roman"/>
            <w:sz w:val="22"/>
            <w:szCs w:val="22"/>
          </w:rPr>
          <w:t xml:space="preserve">as </w:t>
        </w:r>
        <w:r w:rsidR="00C96A08" w:rsidRPr="00C3372F">
          <w:rPr>
            <w:rFonts w:ascii="Times New Roman" w:hAnsi="Times New Roman" w:cs="Times New Roman"/>
            <w:sz w:val="22"/>
            <w:szCs w:val="22"/>
          </w:rPr>
          <w:t>for documentation &amp; identification</w:t>
        </w:r>
        <w:r w:rsidR="006B06C8" w:rsidRPr="00C3372F">
          <w:rPr>
            <w:rFonts w:ascii="Times New Roman" w:hAnsi="Times New Roman" w:cs="Times New Roman"/>
            <w:sz w:val="22"/>
            <w:szCs w:val="22"/>
          </w:rPr>
          <w:t xml:space="preserve">, </w:t>
        </w:r>
        <w:r w:rsidR="00C96A08" w:rsidRPr="00C3372F">
          <w:rPr>
            <w:rFonts w:ascii="Times New Roman" w:hAnsi="Times New Roman" w:cs="Times New Roman"/>
            <w:sz w:val="22"/>
            <w:szCs w:val="22"/>
          </w:rPr>
          <w:t>callback</w:t>
        </w:r>
      </w:ins>
      <w:ins w:id="382" w:author="Dimova, Stanislava" w:date="2023-03-09T11:48:00Z">
        <w:r w:rsidR="006B06C8" w:rsidRPr="00C3372F">
          <w:rPr>
            <w:rFonts w:ascii="Times New Roman" w:hAnsi="Times New Roman" w:cs="Times New Roman"/>
            <w:sz w:val="22"/>
            <w:szCs w:val="22"/>
          </w:rPr>
          <w:t xml:space="preserve">, </w:t>
        </w:r>
      </w:ins>
      <w:ins w:id="383" w:author="Dimova, Stanislava" w:date="2023-03-09T11:47:00Z">
        <w:r w:rsidR="00C96A08" w:rsidRPr="00C3372F">
          <w:rPr>
            <w:rFonts w:ascii="Times New Roman" w:hAnsi="Times New Roman" w:cs="Times New Roman"/>
            <w:sz w:val="22"/>
            <w:szCs w:val="22"/>
          </w:rPr>
          <w:t>send</w:t>
        </w:r>
      </w:ins>
      <w:ins w:id="384" w:author="Dimova, Stanislava" w:date="2023-03-09T11:48:00Z">
        <w:r w:rsidR="006B06C8" w:rsidRPr="00C3372F">
          <w:rPr>
            <w:rFonts w:ascii="Times New Roman" w:hAnsi="Times New Roman" w:cs="Times New Roman"/>
            <w:sz w:val="22"/>
            <w:szCs w:val="22"/>
          </w:rPr>
          <w:t>ing</w:t>
        </w:r>
      </w:ins>
      <w:ins w:id="385" w:author="Dimova, Stanislava" w:date="2023-03-09T11:47:00Z">
        <w:r w:rsidR="00C96A08" w:rsidRPr="00C3372F">
          <w:rPr>
            <w:rFonts w:ascii="Times New Roman" w:hAnsi="Times New Roman" w:cs="Times New Roman"/>
            <w:sz w:val="22"/>
            <w:szCs w:val="22"/>
          </w:rPr>
          <w:t xml:space="preserve"> instructions via email or details regarding an order</w:t>
        </w:r>
      </w:ins>
      <w:ins w:id="386" w:author="Dimova, Stanislava" w:date="2023-03-09T11:48:00Z">
        <w:r w:rsidR="006B06C8" w:rsidRPr="00C3372F">
          <w:rPr>
            <w:rFonts w:ascii="Times New Roman" w:hAnsi="Times New Roman" w:cs="Times New Roman"/>
            <w:sz w:val="22"/>
            <w:szCs w:val="22"/>
          </w:rPr>
          <w:t xml:space="preserve">, </w:t>
        </w:r>
      </w:ins>
      <w:ins w:id="387" w:author="Dimova, Stanislava" w:date="2023-03-09T11:47:00Z">
        <w:r w:rsidR="00C96A08" w:rsidRPr="00C3372F">
          <w:rPr>
            <w:rFonts w:ascii="Times New Roman" w:hAnsi="Times New Roman" w:cs="Times New Roman"/>
            <w:sz w:val="22"/>
            <w:szCs w:val="22"/>
          </w:rPr>
          <w:t>process</w:t>
        </w:r>
      </w:ins>
      <w:ins w:id="388" w:author="Dimova, Stanislava" w:date="2023-03-09T11:48:00Z">
        <w:r w:rsidR="006B06C8" w:rsidRPr="00C3372F">
          <w:rPr>
            <w:rFonts w:ascii="Times New Roman" w:hAnsi="Times New Roman" w:cs="Times New Roman"/>
            <w:sz w:val="22"/>
            <w:szCs w:val="22"/>
          </w:rPr>
          <w:t>ing</w:t>
        </w:r>
      </w:ins>
      <w:ins w:id="389" w:author="Dimova, Stanislava" w:date="2023-03-09T11:47:00Z">
        <w:r w:rsidR="00C96A08" w:rsidRPr="00C3372F">
          <w:rPr>
            <w:rFonts w:ascii="Times New Roman" w:hAnsi="Times New Roman" w:cs="Times New Roman"/>
            <w:sz w:val="22"/>
            <w:szCs w:val="22"/>
          </w:rPr>
          <w:t xml:space="preserve"> order</w:t>
        </w:r>
      </w:ins>
      <w:ins w:id="390" w:author="Dimova, Stanislava" w:date="2023-03-09T11:48:00Z">
        <w:r w:rsidR="006B06C8" w:rsidRPr="00C3372F">
          <w:rPr>
            <w:rFonts w:ascii="Times New Roman" w:hAnsi="Times New Roman" w:cs="Times New Roman"/>
            <w:sz w:val="22"/>
            <w:szCs w:val="22"/>
          </w:rPr>
          <w:t>s</w:t>
        </w:r>
      </w:ins>
      <w:ins w:id="391" w:author="Dimova, Stanislava" w:date="2023-03-09T11:47:00Z">
        <w:r w:rsidR="00C96A08" w:rsidRPr="00C3372F">
          <w:rPr>
            <w:rFonts w:ascii="Times New Roman" w:hAnsi="Times New Roman" w:cs="Times New Roman"/>
            <w:sz w:val="22"/>
            <w:szCs w:val="22"/>
          </w:rPr>
          <w:t xml:space="preserve"> for support code</w:t>
        </w:r>
      </w:ins>
      <w:ins w:id="392" w:author="Dimova, Stanislava" w:date="2023-03-09T11:48:00Z">
        <w:r w:rsidR="006B06C8" w:rsidRPr="00C3372F">
          <w:rPr>
            <w:rFonts w:ascii="Times New Roman" w:hAnsi="Times New Roman" w:cs="Times New Roman"/>
            <w:sz w:val="22"/>
            <w:szCs w:val="22"/>
          </w:rPr>
          <w:t xml:space="preserve">, </w:t>
        </w:r>
      </w:ins>
      <w:ins w:id="393" w:author="Dimova, Stanislava" w:date="2023-03-09T11:47:00Z">
        <w:r w:rsidR="00C96A08" w:rsidRPr="00C3372F">
          <w:rPr>
            <w:rFonts w:ascii="Times New Roman" w:hAnsi="Times New Roman" w:cs="Times New Roman"/>
            <w:sz w:val="22"/>
            <w:szCs w:val="22"/>
          </w:rPr>
          <w:t>checking order status of physical item</w:t>
        </w:r>
      </w:ins>
      <w:ins w:id="394" w:author="Dimova, Stanislava" w:date="2023-03-09T11:48:00Z">
        <w:r w:rsidR="006B06C8" w:rsidRPr="00C3372F">
          <w:rPr>
            <w:rFonts w:ascii="Times New Roman" w:hAnsi="Times New Roman" w:cs="Times New Roman"/>
            <w:sz w:val="22"/>
            <w:szCs w:val="22"/>
          </w:rPr>
          <w:t xml:space="preserve">, </w:t>
        </w:r>
      </w:ins>
      <w:ins w:id="395" w:author="Dimova, Stanislava" w:date="2023-03-09T11:47:00Z">
        <w:r w:rsidR="00C96A08" w:rsidRPr="00C3372F">
          <w:rPr>
            <w:rFonts w:ascii="Times New Roman" w:hAnsi="Times New Roman" w:cs="Times New Roman"/>
            <w:sz w:val="22"/>
            <w:szCs w:val="22"/>
          </w:rPr>
          <w:t xml:space="preserve">troubleshooting </w:t>
        </w:r>
      </w:ins>
      <w:ins w:id="396" w:author="Dimova, Stanislava" w:date="2023-03-09T11:48:00Z">
        <w:r w:rsidR="006B06C8" w:rsidRPr="00C3372F">
          <w:rPr>
            <w:rFonts w:ascii="Times New Roman" w:hAnsi="Times New Roman" w:cs="Times New Roman"/>
            <w:sz w:val="22"/>
            <w:szCs w:val="22"/>
          </w:rPr>
          <w:t xml:space="preserve">and </w:t>
        </w:r>
      </w:ins>
      <w:ins w:id="397" w:author="Dimova, Stanislava" w:date="2023-03-09T11:47:00Z">
        <w:r w:rsidR="00C96A08" w:rsidRPr="00C3372F">
          <w:rPr>
            <w:rFonts w:ascii="Times New Roman" w:hAnsi="Times New Roman" w:cs="Times New Roman"/>
            <w:sz w:val="22"/>
            <w:szCs w:val="22"/>
          </w:rPr>
          <w:t>issue</w:t>
        </w:r>
      </w:ins>
      <w:ins w:id="398" w:author="Dimova, Stanislava" w:date="2023-03-09T11:48:00Z">
        <w:r w:rsidR="006B06C8" w:rsidRPr="00C3372F">
          <w:rPr>
            <w:rFonts w:ascii="Times New Roman" w:hAnsi="Times New Roman" w:cs="Times New Roman"/>
            <w:sz w:val="22"/>
            <w:szCs w:val="22"/>
          </w:rPr>
          <w:t>s</w:t>
        </w:r>
      </w:ins>
      <w:ins w:id="399" w:author="Dimova, Stanislava" w:date="2023-03-09T11:47:00Z">
        <w:r w:rsidR="00C96A08" w:rsidRPr="00C3372F">
          <w:rPr>
            <w:rFonts w:ascii="Times New Roman" w:hAnsi="Times New Roman" w:cs="Times New Roman"/>
            <w:sz w:val="22"/>
            <w:szCs w:val="22"/>
          </w:rPr>
          <w:t xml:space="preserve"> replication</w:t>
        </w:r>
      </w:ins>
      <w:ins w:id="400" w:author="Dimova, Stanislava" w:date="2023-03-09T11:48:00Z">
        <w:r w:rsidR="006B06C8" w:rsidRPr="00C3372F">
          <w:rPr>
            <w:rFonts w:ascii="Times New Roman" w:hAnsi="Times New Roman" w:cs="Times New Roman"/>
            <w:sz w:val="22"/>
            <w:szCs w:val="22"/>
          </w:rPr>
          <w:t xml:space="preserve"> etc.</w:t>
        </w:r>
      </w:ins>
    </w:p>
    <w:p w14:paraId="259002C7" w14:textId="77777777" w:rsidR="008176F3" w:rsidRPr="00B23A95" w:rsidRDefault="008176F3" w:rsidP="008176F3">
      <w:pPr>
        <w:pStyle w:val="BodyText"/>
        <w:ind w:left="170" w:right="170" w:firstLine="397"/>
        <w:jc w:val="both"/>
        <w:rPr>
          <w:rFonts w:ascii="Times New Roman" w:hAnsi="Times New Roman" w:cs="Times New Roman"/>
          <w:sz w:val="22"/>
          <w:szCs w:val="22"/>
        </w:rPr>
      </w:pPr>
    </w:p>
    <w:p w14:paraId="0C37F078" w14:textId="32499486" w:rsidR="00DF31F7" w:rsidRPr="00B23A95" w:rsidRDefault="00B521B2" w:rsidP="00E44EB0">
      <w:pPr>
        <w:pStyle w:val="ListParagraph"/>
        <w:numPr>
          <w:ilvl w:val="0"/>
          <w:numId w:val="1"/>
        </w:numPr>
        <w:tabs>
          <w:tab w:val="left" w:pos="587"/>
        </w:tabs>
        <w:ind w:left="170" w:right="170" w:hanging="170"/>
        <w:jc w:val="both"/>
        <w:rPr>
          <w:rFonts w:ascii="Times New Roman" w:hAnsi="Times New Roman" w:cs="Times New Roman"/>
          <w:b/>
        </w:rPr>
      </w:pPr>
      <w:commentRangeStart w:id="401"/>
      <w:commentRangeStart w:id="402"/>
      <w:r w:rsidRPr="00B23A95">
        <w:rPr>
          <w:rFonts w:ascii="Times New Roman" w:hAnsi="Times New Roman" w:cs="Times New Roman"/>
          <w:b/>
          <w:color w:val="262828"/>
          <w:w w:val="105"/>
        </w:rPr>
        <w:t>Cross-Border Data Transfer and Data Processing</w:t>
      </w:r>
      <w:ins w:id="403" w:author="Dimova, Stanislava" w:date="2023-03-29T10:52:00Z">
        <w:r w:rsidR="00BB1A27">
          <w:rPr>
            <w:rFonts w:ascii="Times New Roman" w:hAnsi="Times New Roman" w:cs="Times New Roman"/>
            <w:b/>
            <w:color w:val="262828"/>
            <w:w w:val="105"/>
          </w:rPr>
          <w:t xml:space="preserve"> locations</w:t>
        </w:r>
      </w:ins>
    </w:p>
    <w:p w14:paraId="239ED134" w14:textId="20C74265" w:rsidR="00DF31F7" w:rsidRDefault="00A82128" w:rsidP="00E44EB0">
      <w:pPr>
        <w:pStyle w:val="BodyText"/>
        <w:ind w:left="567" w:right="170"/>
        <w:jc w:val="both"/>
        <w:rPr>
          <w:rFonts w:ascii="Times New Roman" w:hAnsi="Times New Roman" w:cs="Times New Roman"/>
          <w:sz w:val="22"/>
          <w:szCs w:val="22"/>
        </w:rPr>
      </w:pPr>
      <w:r w:rsidRPr="00A82128">
        <w:rPr>
          <w:rFonts w:ascii="Times New Roman" w:hAnsi="Times New Roman" w:cs="Times New Roman"/>
          <w:sz w:val="22"/>
          <w:szCs w:val="22"/>
        </w:rPr>
        <w:t xml:space="preserve">The Personal Data will be processed </w:t>
      </w:r>
      <w:r>
        <w:rPr>
          <w:rFonts w:ascii="Times New Roman" w:hAnsi="Times New Roman" w:cs="Times New Roman"/>
          <w:sz w:val="22"/>
          <w:szCs w:val="22"/>
        </w:rPr>
        <w:t>and transferred to</w:t>
      </w:r>
      <w:r w:rsidRPr="00A82128">
        <w:rPr>
          <w:rFonts w:ascii="Times New Roman" w:hAnsi="Times New Roman" w:cs="Times New Roman"/>
          <w:sz w:val="22"/>
          <w:szCs w:val="22"/>
        </w:rPr>
        <w:t xml:space="preserve"> the following countries outside the EEA:</w:t>
      </w:r>
    </w:p>
    <w:p w14:paraId="174AD5B7" w14:textId="0E8A5A83" w:rsidR="008176F3" w:rsidRDefault="000E3327" w:rsidP="00E44EB0">
      <w:pPr>
        <w:pStyle w:val="BodyText"/>
        <w:ind w:left="567" w:right="170"/>
        <w:jc w:val="both"/>
        <w:rPr>
          <w:rFonts w:ascii="Times New Roman" w:hAnsi="Times New Roman" w:cs="Times New Roman"/>
          <w:sz w:val="22"/>
          <w:szCs w:val="22"/>
        </w:rPr>
      </w:pPr>
      <w:ins w:id="404" w:author="Dimova, Stanislava" w:date="2023-03-29T10:51:00Z">
        <w:r>
          <w:rPr>
            <w:rFonts w:ascii="Times New Roman" w:hAnsi="Times New Roman" w:cs="Times New Roman"/>
            <w:sz w:val="22"/>
            <w:szCs w:val="22"/>
          </w:rPr>
          <w:t>Ingram Micro BPO Philippines</w:t>
        </w:r>
      </w:ins>
      <w:ins w:id="405" w:author="Dimova, Stanislava" w:date="2023-03-29T10:52:00Z">
        <w:r w:rsidR="00BB1A27">
          <w:rPr>
            <w:rFonts w:ascii="Times New Roman" w:hAnsi="Times New Roman" w:cs="Times New Roman"/>
            <w:sz w:val="22"/>
            <w:szCs w:val="22"/>
          </w:rPr>
          <w:t xml:space="preserve"> LLC</w:t>
        </w:r>
      </w:ins>
      <w:ins w:id="406" w:author="Dimova, Stanislava" w:date="2023-03-29T10:51:00Z">
        <w:r>
          <w:rPr>
            <w:rFonts w:ascii="Times New Roman" w:hAnsi="Times New Roman" w:cs="Times New Roman"/>
            <w:sz w:val="22"/>
            <w:szCs w:val="22"/>
          </w:rPr>
          <w:t xml:space="preserve">: the </w:t>
        </w:r>
      </w:ins>
      <w:r w:rsidR="008176F3">
        <w:rPr>
          <w:rFonts w:ascii="Times New Roman" w:hAnsi="Times New Roman" w:cs="Times New Roman"/>
          <w:sz w:val="22"/>
          <w:szCs w:val="22"/>
        </w:rPr>
        <w:t>Philippines</w:t>
      </w:r>
    </w:p>
    <w:p w14:paraId="41CE30B7" w14:textId="547A6E34" w:rsidR="00A05AA4" w:rsidDel="00BB1A27" w:rsidRDefault="00A05AA4" w:rsidP="00E44EB0">
      <w:pPr>
        <w:pStyle w:val="BodyText"/>
        <w:ind w:left="567" w:right="170"/>
        <w:jc w:val="both"/>
        <w:rPr>
          <w:del w:id="407" w:author="Dimova, Stanislava" w:date="2023-03-29T10:52:00Z"/>
          <w:rFonts w:ascii="Times New Roman" w:hAnsi="Times New Roman" w:cs="Times New Roman"/>
          <w:sz w:val="22"/>
          <w:szCs w:val="22"/>
        </w:rPr>
      </w:pPr>
      <w:del w:id="408" w:author="Dimova, Stanislava" w:date="2023-03-29T10:52:00Z">
        <w:r w:rsidDel="00BB1A27">
          <w:rPr>
            <w:rFonts w:ascii="Times New Roman" w:hAnsi="Times New Roman" w:cs="Times New Roman"/>
            <w:sz w:val="22"/>
            <w:szCs w:val="22"/>
          </w:rPr>
          <w:delText>USA</w:delText>
        </w:r>
      </w:del>
    </w:p>
    <w:p w14:paraId="566A4DA8" w14:textId="77777777" w:rsidR="00A82128" w:rsidRPr="00B23A95" w:rsidRDefault="00A82128" w:rsidP="00E44EB0">
      <w:pPr>
        <w:pStyle w:val="BodyText"/>
        <w:ind w:left="170" w:right="170"/>
        <w:jc w:val="both"/>
        <w:rPr>
          <w:rFonts w:ascii="Times New Roman" w:hAnsi="Times New Roman" w:cs="Times New Roman"/>
          <w:sz w:val="22"/>
          <w:szCs w:val="22"/>
        </w:rPr>
      </w:pPr>
    </w:p>
    <w:p w14:paraId="4B865F42" w14:textId="77777777" w:rsidR="00DF31F7" w:rsidRPr="00B23A95" w:rsidRDefault="004204E5" w:rsidP="00E44EB0">
      <w:pPr>
        <w:pStyle w:val="ListParagraph"/>
        <w:numPr>
          <w:ilvl w:val="0"/>
          <w:numId w:val="1"/>
        </w:numPr>
        <w:tabs>
          <w:tab w:val="left" w:pos="575"/>
        </w:tabs>
        <w:ind w:left="567" w:right="170" w:hanging="567"/>
        <w:jc w:val="both"/>
        <w:rPr>
          <w:rFonts w:ascii="Times New Roman" w:hAnsi="Times New Roman" w:cs="Times New Roman"/>
          <w:b/>
        </w:rPr>
      </w:pPr>
      <w:r w:rsidRPr="00B23A95">
        <w:rPr>
          <w:rFonts w:ascii="Times New Roman" w:hAnsi="Times New Roman" w:cs="Times New Roman"/>
          <w:b/>
          <w:color w:val="262828"/>
          <w:w w:val="105"/>
        </w:rPr>
        <w:t>Sub-processors</w:t>
      </w:r>
    </w:p>
    <w:p w14:paraId="090D3FD6" w14:textId="202F65A3" w:rsidR="00DF31F7" w:rsidRDefault="00A82128" w:rsidP="00E44EB0">
      <w:pPr>
        <w:pStyle w:val="BodyText"/>
        <w:ind w:left="567" w:right="170"/>
        <w:jc w:val="both"/>
        <w:rPr>
          <w:rFonts w:ascii="Times New Roman" w:hAnsi="Times New Roman" w:cs="Times New Roman"/>
          <w:sz w:val="22"/>
          <w:szCs w:val="22"/>
        </w:rPr>
      </w:pPr>
      <w:r w:rsidRPr="00A82128">
        <w:rPr>
          <w:rFonts w:ascii="Times New Roman" w:hAnsi="Times New Roman" w:cs="Times New Roman"/>
          <w:sz w:val="22"/>
          <w:szCs w:val="22"/>
        </w:rPr>
        <w:t>Processor has contracted the following Sub-processors:</w:t>
      </w:r>
      <w:r w:rsidR="00C66A31">
        <w:rPr>
          <w:rFonts w:ascii="Times New Roman" w:hAnsi="Times New Roman" w:cs="Times New Roman"/>
          <w:sz w:val="22"/>
          <w:szCs w:val="22"/>
        </w:rPr>
        <w:t xml:space="preserve"> </w:t>
      </w:r>
      <w:commentRangeEnd w:id="401"/>
      <w:r w:rsidR="00E347C0">
        <w:rPr>
          <w:rStyle w:val="CommentReference"/>
        </w:rPr>
        <w:commentReference w:id="401"/>
      </w:r>
      <w:commentRangeEnd w:id="402"/>
      <w:r w:rsidR="00883CE2">
        <w:rPr>
          <w:rStyle w:val="CommentReference"/>
        </w:rPr>
        <w:commentReference w:id="402"/>
      </w:r>
      <w:ins w:id="409" w:author="Dimova, Stanislava" w:date="2023-03-09T11:48:00Z">
        <w:r w:rsidR="004A6827">
          <w:rPr>
            <w:rFonts w:ascii="Times New Roman" w:hAnsi="Times New Roman" w:cs="Times New Roman"/>
            <w:sz w:val="22"/>
            <w:szCs w:val="22"/>
          </w:rPr>
          <w:t>No</w:t>
        </w:r>
      </w:ins>
      <w:ins w:id="410" w:author="Dimova, Stanislava" w:date="2023-03-09T11:49:00Z">
        <w:r w:rsidR="004A6827">
          <w:rPr>
            <w:rFonts w:ascii="Times New Roman" w:hAnsi="Times New Roman" w:cs="Times New Roman"/>
            <w:sz w:val="22"/>
            <w:szCs w:val="22"/>
          </w:rPr>
          <w:t>ne</w:t>
        </w:r>
      </w:ins>
    </w:p>
    <w:p w14:paraId="763BF9B0" w14:textId="77777777" w:rsidR="00A82128" w:rsidRPr="00B23A95" w:rsidRDefault="00A82128" w:rsidP="00E44EB0">
      <w:pPr>
        <w:pStyle w:val="BodyText"/>
        <w:ind w:left="170" w:right="170"/>
        <w:jc w:val="both"/>
        <w:rPr>
          <w:rFonts w:ascii="Times New Roman" w:hAnsi="Times New Roman" w:cs="Times New Roman"/>
          <w:sz w:val="22"/>
          <w:szCs w:val="22"/>
        </w:rPr>
      </w:pPr>
    </w:p>
    <w:p w14:paraId="5C569D34" w14:textId="77777777" w:rsidR="00DF31F7" w:rsidRPr="00B23A95" w:rsidRDefault="004204E5" w:rsidP="00E44EB0">
      <w:pPr>
        <w:pStyle w:val="ListParagraph"/>
        <w:numPr>
          <w:ilvl w:val="0"/>
          <w:numId w:val="1"/>
        </w:numPr>
        <w:tabs>
          <w:tab w:val="left" w:pos="563"/>
        </w:tabs>
        <w:ind w:left="170" w:right="170" w:hanging="170"/>
        <w:jc w:val="both"/>
        <w:rPr>
          <w:rFonts w:ascii="Times New Roman" w:hAnsi="Times New Roman" w:cs="Times New Roman"/>
          <w:b/>
        </w:rPr>
      </w:pPr>
      <w:r w:rsidRPr="00B23A95">
        <w:rPr>
          <w:rFonts w:ascii="Times New Roman" w:hAnsi="Times New Roman" w:cs="Times New Roman"/>
          <w:b/>
          <w:color w:val="262828"/>
          <w:w w:val="105"/>
        </w:rPr>
        <w:t>Retention</w:t>
      </w:r>
      <w:r w:rsidRPr="00B23A95">
        <w:rPr>
          <w:rFonts w:ascii="Times New Roman" w:hAnsi="Times New Roman" w:cs="Times New Roman"/>
          <w:b/>
          <w:color w:val="262828"/>
          <w:spacing w:val="12"/>
          <w:w w:val="105"/>
        </w:rPr>
        <w:t xml:space="preserve"> </w:t>
      </w:r>
      <w:r w:rsidRPr="00B23A95">
        <w:rPr>
          <w:rFonts w:ascii="Times New Roman" w:hAnsi="Times New Roman" w:cs="Times New Roman"/>
          <w:b/>
          <w:color w:val="262828"/>
          <w:w w:val="105"/>
        </w:rPr>
        <w:t>Period</w:t>
      </w:r>
    </w:p>
    <w:p w14:paraId="17692AEB" w14:textId="185EDD6E" w:rsidR="00DF31F7" w:rsidRDefault="00C34907" w:rsidP="00CD0244">
      <w:pPr>
        <w:pStyle w:val="BodyText"/>
        <w:ind w:left="567" w:right="170"/>
        <w:jc w:val="both"/>
        <w:rPr>
          <w:rFonts w:ascii="Times New Roman" w:hAnsi="Times New Roman" w:cs="Times New Roman"/>
          <w:sz w:val="22"/>
          <w:szCs w:val="22"/>
        </w:rPr>
      </w:pPr>
      <w:r>
        <w:rPr>
          <w:rFonts w:ascii="Times New Roman" w:hAnsi="Times New Roman" w:cs="Times New Roman"/>
          <w:sz w:val="22"/>
          <w:szCs w:val="22"/>
        </w:rPr>
        <w:t xml:space="preserve">During the term of the Service Agreement </w:t>
      </w:r>
      <w:r w:rsidR="00287F81">
        <w:rPr>
          <w:rFonts w:ascii="Times New Roman" w:hAnsi="Times New Roman" w:cs="Times New Roman"/>
          <w:sz w:val="22"/>
          <w:szCs w:val="22"/>
        </w:rPr>
        <w:t>and as necessary or required to comply with the applicable laws.</w:t>
      </w:r>
    </w:p>
    <w:p w14:paraId="55979B88" w14:textId="77777777" w:rsidR="00CD0244" w:rsidRPr="00B23A95" w:rsidRDefault="00CD0244" w:rsidP="00CD0244">
      <w:pPr>
        <w:pStyle w:val="BodyText"/>
        <w:ind w:left="567" w:right="170"/>
        <w:jc w:val="both"/>
        <w:rPr>
          <w:rFonts w:ascii="Times New Roman" w:hAnsi="Times New Roman" w:cs="Times New Roman"/>
          <w:sz w:val="22"/>
          <w:szCs w:val="22"/>
        </w:rPr>
      </w:pPr>
    </w:p>
    <w:p w14:paraId="38A036E4" w14:textId="77777777" w:rsidR="00DF31F7" w:rsidRPr="00B23A95" w:rsidRDefault="004204E5" w:rsidP="00E44EB0">
      <w:pPr>
        <w:pStyle w:val="ListParagraph"/>
        <w:numPr>
          <w:ilvl w:val="0"/>
          <w:numId w:val="1"/>
        </w:numPr>
        <w:tabs>
          <w:tab w:val="left" w:pos="553"/>
        </w:tabs>
        <w:ind w:left="170" w:right="170" w:hanging="170"/>
        <w:jc w:val="both"/>
        <w:rPr>
          <w:rFonts w:ascii="Times New Roman" w:hAnsi="Times New Roman" w:cs="Times New Roman"/>
          <w:b/>
        </w:rPr>
      </w:pPr>
      <w:r w:rsidRPr="00B23A95">
        <w:rPr>
          <w:rFonts w:ascii="Times New Roman" w:hAnsi="Times New Roman" w:cs="Times New Roman"/>
          <w:b/>
          <w:color w:val="262828"/>
          <w:w w:val="105"/>
        </w:rPr>
        <w:t>Contact</w:t>
      </w:r>
      <w:r w:rsidRPr="00B23A95">
        <w:rPr>
          <w:rFonts w:ascii="Times New Roman" w:hAnsi="Times New Roman" w:cs="Times New Roman"/>
          <w:b/>
          <w:color w:val="262828"/>
          <w:spacing w:val="1"/>
          <w:w w:val="105"/>
        </w:rPr>
        <w:t xml:space="preserve"> </w:t>
      </w:r>
      <w:r w:rsidRPr="00B23A95">
        <w:rPr>
          <w:rFonts w:ascii="Times New Roman" w:hAnsi="Times New Roman" w:cs="Times New Roman"/>
          <w:b/>
          <w:color w:val="262828"/>
          <w:w w:val="105"/>
        </w:rPr>
        <w:t>details</w:t>
      </w:r>
    </w:p>
    <w:p w14:paraId="7566982D" w14:textId="3C19C63A" w:rsidR="00DF31F7" w:rsidRDefault="004204E5" w:rsidP="00E44EB0">
      <w:pPr>
        <w:ind w:left="567" w:right="170" w:firstLine="1"/>
        <w:jc w:val="both"/>
        <w:rPr>
          <w:rFonts w:ascii="Times New Roman" w:hAnsi="Times New Roman" w:cs="Times New Roman"/>
          <w:color w:val="151616"/>
        </w:rPr>
      </w:pPr>
      <w:r w:rsidRPr="00B23A95">
        <w:rPr>
          <w:rFonts w:ascii="Times New Roman" w:hAnsi="Times New Roman" w:cs="Times New Roman"/>
          <w:color w:val="262828"/>
        </w:rPr>
        <w:t xml:space="preserve">The </w:t>
      </w:r>
      <w:r w:rsidRPr="00B23A95">
        <w:rPr>
          <w:rFonts w:ascii="Times New Roman" w:hAnsi="Times New Roman" w:cs="Times New Roman"/>
          <w:color w:val="151616"/>
        </w:rPr>
        <w:t xml:space="preserve">contact </w:t>
      </w:r>
      <w:r w:rsidRPr="00B23A95">
        <w:rPr>
          <w:rFonts w:ascii="Times New Roman" w:hAnsi="Times New Roman" w:cs="Times New Roman"/>
          <w:color w:val="262828"/>
        </w:rPr>
        <w:t xml:space="preserve">person regarding this </w:t>
      </w:r>
      <w:r w:rsidRPr="00B23A95">
        <w:rPr>
          <w:rFonts w:ascii="Times New Roman" w:hAnsi="Times New Roman" w:cs="Times New Roman"/>
          <w:color w:val="151616"/>
        </w:rPr>
        <w:t xml:space="preserve">Data Processing Agreement </w:t>
      </w:r>
      <w:r w:rsidRPr="00B23A95">
        <w:rPr>
          <w:rFonts w:ascii="Times New Roman" w:hAnsi="Times New Roman" w:cs="Times New Roman"/>
          <w:color w:val="262828"/>
        </w:rPr>
        <w:t>is</w:t>
      </w:r>
      <w:r w:rsidRPr="00B23A95">
        <w:rPr>
          <w:rFonts w:ascii="Times New Roman" w:hAnsi="Times New Roman" w:cs="Times New Roman"/>
          <w:color w:val="151616"/>
        </w:rPr>
        <w:t xml:space="preserve">: </w:t>
      </w:r>
    </w:p>
    <w:p w14:paraId="4665F717" w14:textId="77777777" w:rsidR="009B311E" w:rsidRPr="00B23A95" w:rsidRDefault="009B311E" w:rsidP="00E44EB0">
      <w:pPr>
        <w:ind w:left="170" w:right="170" w:firstLine="1"/>
        <w:jc w:val="both"/>
        <w:rPr>
          <w:rFonts w:ascii="Times New Roman" w:hAnsi="Times New Roman" w:cs="Times New Roman"/>
          <w:color w:val="151616"/>
        </w:rPr>
      </w:pPr>
    </w:p>
    <w:p w14:paraId="50C511FC" w14:textId="77777777" w:rsidR="009B311E" w:rsidRDefault="00A82128" w:rsidP="00E44EB0">
      <w:pPr>
        <w:ind w:left="567" w:right="170" w:firstLine="1"/>
        <w:jc w:val="both"/>
        <w:rPr>
          <w:rFonts w:ascii="Times New Roman" w:hAnsi="Times New Roman" w:cs="Times New Roman"/>
          <w:color w:val="262828"/>
        </w:rPr>
      </w:pPr>
      <w:r w:rsidRPr="009B311E">
        <w:rPr>
          <w:rFonts w:ascii="Times New Roman" w:hAnsi="Times New Roman" w:cs="Times New Roman"/>
          <w:b/>
          <w:color w:val="262828"/>
        </w:rPr>
        <w:t>Processor</w:t>
      </w:r>
      <w:r>
        <w:rPr>
          <w:rFonts w:ascii="Times New Roman" w:hAnsi="Times New Roman" w:cs="Times New Roman"/>
          <w:color w:val="262828"/>
        </w:rPr>
        <w:t xml:space="preserve">: </w:t>
      </w:r>
    </w:p>
    <w:p w14:paraId="098E7B03" w14:textId="1B82BDC9" w:rsidR="008663DD" w:rsidRPr="00B23A95" w:rsidRDefault="009B311E" w:rsidP="00E44EB0">
      <w:pPr>
        <w:ind w:left="567" w:right="170" w:firstLine="1"/>
        <w:jc w:val="both"/>
        <w:rPr>
          <w:rFonts w:ascii="Times New Roman" w:hAnsi="Times New Roman" w:cs="Times New Roman"/>
          <w:color w:val="262828"/>
        </w:rPr>
      </w:pPr>
      <w:r>
        <w:rPr>
          <w:rFonts w:ascii="Times New Roman" w:hAnsi="Times New Roman" w:cs="Times New Roman"/>
          <w:color w:val="262828"/>
        </w:rPr>
        <w:t xml:space="preserve">Name: </w:t>
      </w:r>
      <w:r w:rsidR="008663DD" w:rsidRPr="00B23A95">
        <w:rPr>
          <w:rFonts w:ascii="Times New Roman" w:hAnsi="Times New Roman" w:cs="Times New Roman"/>
          <w:color w:val="262828"/>
        </w:rPr>
        <w:t xml:space="preserve">Ingram Micro Data Protection </w:t>
      </w:r>
      <w:r w:rsidR="00913DE7">
        <w:rPr>
          <w:rFonts w:ascii="Times New Roman" w:hAnsi="Times New Roman" w:cs="Times New Roman"/>
          <w:color w:val="262828"/>
        </w:rPr>
        <w:t>team</w:t>
      </w:r>
    </w:p>
    <w:p w14:paraId="20DB8AD7" w14:textId="306852F9" w:rsidR="008663DD" w:rsidRPr="00B23A95" w:rsidRDefault="008663DD" w:rsidP="00E44EB0">
      <w:pPr>
        <w:ind w:left="567" w:right="1728"/>
        <w:jc w:val="both"/>
        <w:rPr>
          <w:rFonts w:ascii="Times New Roman" w:hAnsi="Times New Roman" w:cs="Times New Roman"/>
          <w:color w:val="262828"/>
        </w:rPr>
      </w:pPr>
      <w:r w:rsidRPr="00B23A95">
        <w:rPr>
          <w:rFonts w:ascii="Times New Roman" w:hAnsi="Times New Roman" w:cs="Times New Roman"/>
          <w:color w:val="262828"/>
        </w:rPr>
        <w:t xml:space="preserve">E-mail address: </w:t>
      </w:r>
      <w:hyperlink r:id="rId15" w:history="1">
        <w:r w:rsidR="00051036" w:rsidRPr="00437966">
          <w:rPr>
            <w:rStyle w:val="Hyperlink"/>
            <w:rFonts w:ascii="Times New Roman" w:hAnsi="Times New Roman" w:cs="Times New Roman"/>
          </w:rPr>
          <w:t>privacy@ingrammicro.com</w:t>
        </w:r>
      </w:hyperlink>
      <w:r w:rsidR="00051036">
        <w:rPr>
          <w:rFonts w:ascii="Times New Roman" w:hAnsi="Times New Roman" w:cs="Times New Roman"/>
          <w:color w:val="262828"/>
        </w:rPr>
        <w:t xml:space="preserve"> </w:t>
      </w:r>
    </w:p>
    <w:p w14:paraId="0362563D" w14:textId="77777777" w:rsidR="00385903" w:rsidRDefault="00385903" w:rsidP="00E44EB0">
      <w:pPr>
        <w:ind w:left="567" w:right="170"/>
        <w:jc w:val="both"/>
        <w:rPr>
          <w:rFonts w:ascii="Times New Roman" w:hAnsi="Times New Roman" w:cs="Times New Roman"/>
        </w:rPr>
      </w:pPr>
    </w:p>
    <w:p w14:paraId="6E932059" w14:textId="1D4CED65" w:rsidR="00385903" w:rsidRPr="00B23A95" w:rsidRDefault="00385903" w:rsidP="00E44EB0">
      <w:pPr>
        <w:ind w:left="567" w:right="170"/>
        <w:jc w:val="both"/>
        <w:rPr>
          <w:rFonts w:ascii="Times New Roman" w:hAnsi="Times New Roman" w:cs="Times New Roman"/>
          <w:color w:val="151616"/>
        </w:rPr>
      </w:pPr>
      <w:r w:rsidRPr="009B311E">
        <w:rPr>
          <w:rFonts w:ascii="Times New Roman" w:hAnsi="Times New Roman" w:cs="Times New Roman"/>
          <w:b/>
        </w:rPr>
        <w:t>Controller</w:t>
      </w:r>
      <w:r>
        <w:rPr>
          <w:rFonts w:ascii="Times New Roman" w:hAnsi="Times New Roman" w:cs="Times New Roman"/>
        </w:rPr>
        <w:t xml:space="preserve">: </w:t>
      </w:r>
    </w:p>
    <w:p w14:paraId="7BE8DDE5" w14:textId="00162BE4" w:rsidR="009D1CB3" w:rsidRDefault="009B311E" w:rsidP="00E44EB0">
      <w:pPr>
        <w:ind w:left="567" w:right="173"/>
        <w:jc w:val="both"/>
        <w:rPr>
          <w:rFonts w:ascii="Times New Roman" w:hAnsi="Times New Roman" w:cs="Times New Roman"/>
        </w:rPr>
      </w:pPr>
      <w:r>
        <w:rPr>
          <w:rFonts w:ascii="Times New Roman" w:hAnsi="Times New Roman" w:cs="Times New Roman"/>
        </w:rPr>
        <w:t>Name:</w:t>
      </w:r>
    </w:p>
    <w:p w14:paraId="50CF4AC0" w14:textId="1808A104" w:rsidR="009B311E" w:rsidRDefault="009B311E" w:rsidP="00E44EB0">
      <w:pPr>
        <w:ind w:left="567" w:right="173"/>
        <w:jc w:val="both"/>
        <w:rPr>
          <w:rFonts w:ascii="Times New Roman" w:hAnsi="Times New Roman" w:cs="Times New Roman"/>
        </w:rPr>
      </w:pPr>
      <w:r>
        <w:rPr>
          <w:rFonts w:ascii="Times New Roman" w:hAnsi="Times New Roman" w:cs="Times New Roman"/>
        </w:rPr>
        <w:t>E-mail address:</w:t>
      </w:r>
    </w:p>
    <w:p w14:paraId="6AE91661" w14:textId="77777777" w:rsidR="00DF31F7" w:rsidRPr="00B23A95" w:rsidRDefault="00DF31F7" w:rsidP="00E44EB0">
      <w:pPr>
        <w:pStyle w:val="BodyText"/>
        <w:jc w:val="both"/>
        <w:rPr>
          <w:rFonts w:ascii="Times New Roman" w:hAnsi="Times New Roman" w:cs="Times New Roman"/>
          <w:sz w:val="22"/>
          <w:szCs w:val="22"/>
        </w:rPr>
      </w:pPr>
    </w:p>
    <w:p w14:paraId="0B0C717D" w14:textId="77777777" w:rsidR="00DF31F7" w:rsidRPr="00B23A95" w:rsidRDefault="00DF31F7" w:rsidP="00E44EB0">
      <w:pPr>
        <w:pStyle w:val="BodyText"/>
        <w:jc w:val="both"/>
        <w:rPr>
          <w:rFonts w:ascii="Times New Roman" w:hAnsi="Times New Roman" w:cs="Times New Roman"/>
          <w:sz w:val="22"/>
          <w:szCs w:val="22"/>
        </w:rPr>
      </w:pPr>
    </w:p>
    <w:p w14:paraId="64213F27" w14:textId="77777777" w:rsidR="0004686A" w:rsidRPr="00B23A95" w:rsidRDefault="0004686A" w:rsidP="00E44EB0">
      <w:pPr>
        <w:pStyle w:val="BodyText"/>
        <w:jc w:val="both"/>
        <w:rPr>
          <w:rFonts w:ascii="Times New Roman" w:hAnsi="Times New Roman" w:cs="Times New Roman"/>
          <w:sz w:val="22"/>
          <w:szCs w:val="22"/>
        </w:rPr>
      </w:pPr>
    </w:p>
    <w:p w14:paraId="4E66DF5F" w14:textId="6F925AC2" w:rsidR="00DF31F7" w:rsidRPr="00167825" w:rsidRDefault="005534C8" w:rsidP="00E44EB0">
      <w:pPr>
        <w:jc w:val="center"/>
        <w:rPr>
          <w:rFonts w:ascii="Times New Roman" w:hAnsi="Times New Roman" w:cs="Times New Roman"/>
          <w:b/>
          <w:sz w:val="28"/>
        </w:rPr>
      </w:pPr>
      <w:r>
        <w:rPr>
          <w:rFonts w:ascii="Times New Roman" w:hAnsi="Times New Roman" w:cs="Times New Roman"/>
        </w:rPr>
        <w:br w:type="page"/>
      </w:r>
      <w:r w:rsidR="00F729DE" w:rsidRPr="001973B7">
        <w:rPr>
          <w:rFonts w:ascii="Times New Roman" w:hAnsi="Times New Roman" w:cs="Times New Roman"/>
          <w:b/>
          <w:color w:val="131513"/>
          <w:w w:val="105"/>
          <w:szCs w:val="18"/>
        </w:rPr>
        <w:lastRenderedPageBreak/>
        <w:t>ATTACHMENT</w:t>
      </w:r>
      <w:r w:rsidR="004204E5" w:rsidRPr="001973B7">
        <w:rPr>
          <w:rFonts w:ascii="Times New Roman" w:hAnsi="Times New Roman" w:cs="Times New Roman"/>
          <w:b/>
          <w:color w:val="131513"/>
          <w:w w:val="105"/>
          <w:szCs w:val="18"/>
        </w:rPr>
        <w:t xml:space="preserve"> 2</w:t>
      </w:r>
    </w:p>
    <w:p w14:paraId="5B943154" w14:textId="1431881B" w:rsidR="00DF31F7" w:rsidRPr="00B23A95" w:rsidRDefault="004204E5" w:rsidP="00E44EB0">
      <w:pPr>
        <w:pStyle w:val="BodyText"/>
        <w:spacing w:before="240" w:after="240"/>
        <w:ind w:left="170" w:right="170"/>
        <w:jc w:val="both"/>
        <w:rPr>
          <w:rFonts w:ascii="Times New Roman" w:hAnsi="Times New Roman" w:cs="Times New Roman"/>
          <w:sz w:val="22"/>
          <w:szCs w:val="22"/>
        </w:rPr>
      </w:pPr>
      <w:r w:rsidRPr="00B23A95">
        <w:rPr>
          <w:rFonts w:ascii="Times New Roman" w:hAnsi="Times New Roman" w:cs="Times New Roman"/>
          <w:color w:val="131513"/>
          <w:w w:val="105"/>
          <w:sz w:val="22"/>
          <w:szCs w:val="22"/>
        </w:rPr>
        <w:t xml:space="preserve">Description of the </w:t>
      </w:r>
      <w:r w:rsidR="008663DD" w:rsidRPr="00B23A95">
        <w:rPr>
          <w:rFonts w:ascii="Times New Roman" w:hAnsi="Times New Roman" w:cs="Times New Roman"/>
          <w:color w:val="131513"/>
          <w:w w:val="105"/>
          <w:sz w:val="22"/>
          <w:szCs w:val="22"/>
        </w:rPr>
        <w:t>organizational</w:t>
      </w:r>
      <w:r w:rsidRPr="00B23A95">
        <w:rPr>
          <w:rFonts w:ascii="Times New Roman" w:hAnsi="Times New Roman" w:cs="Times New Roman"/>
          <w:color w:val="131513"/>
          <w:w w:val="105"/>
          <w:sz w:val="22"/>
          <w:szCs w:val="22"/>
        </w:rPr>
        <w:t xml:space="preserve"> and technical security measures of the Processor in order to protect Personal Data against accidental or unlawful destruction or accidental loss</w:t>
      </w:r>
      <w:r w:rsidRPr="00B23A95">
        <w:rPr>
          <w:rFonts w:ascii="Times New Roman" w:hAnsi="Times New Roman" w:cs="Times New Roman"/>
          <w:color w:val="3D3D3D"/>
          <w:w w:val="105"/>
          <w:sz w:val="22"/>
          <w:szCs w:val="22"/>
        </w:rPr>
        <w:t xml:space="preserve">, </w:t>
      </w:r>
      <w:r w:rsidRPr="00B23A95">
        <w:rPr>
          <w:rFonts w:ascii="Times New Roman" w:hAnsi="Times New Roman" w:cs="Times New Roman"/>
          <w:color w:val="131513"/>
          <w:w w:val="105"/>
          <w:sz w:val="22"/>
          <w:szCs w:val="22"/>
        </w:rPr>
        <w:t xml:space="preserve">alteration, </w:t>
      </w:r>
      <w:r w:rsidR="008663DD" w:rsidRPr="00B23A95">
        <w:rPr>
          <w:rFonts w:ascii="Times New Roman" w:hAnsi="Times New Roman" w:cs="Times New Roman"/>
          <w:color w:val="131513"/>
          <w:w w:val="105"/>
          <w:sz w:val="22"/>
          <w:szCs w:val="22"/>
        </w:rPr>
        <w:t>unauthorized</w:t>
      </w:r>
      <w:r w:rsidRPr="00B23A95">
        <w:rPr>
          <w:rFonts w:ascii="Times New Roman" w:hAnsi="Times New Roman" w:cs="Times New Roman"/>
          <w:color w:val="131513"/>
          <w:w w:val="105"/>
          <w:sz w:val="22"/>
          <w:szCs w:val="22"/>
        </w:rPr>
        <w:t xml:space="preserve"> disclosure or access and all other forms of unlawful Processing in accordance with applicable Data Protection Laws and Regulations</w:t>
      </w:r>
    </w:p>
    <w:p w14:paraId="49D54EA2" w14:textId="77777777" w:rsidR="00952C17" w:rsidRPr="00952C17" w:rsidRDefault="00952C17" w:rsidP="00E44EB0">
      <w:pPr>
        <w:widowControl/>
        <w:ind w:left="173" w:right="173"/>
        <w:rPr>
          <w:rFonts w:ascii="Times New Roman" w:hAnsi="Times New Roman" w:cs="Times New Roman"/>
          <w:b/>
          <w:color w:val="131513"/>
          <w:w w:val="105"/>
        </w:rPr>
      </w:pPr>
      <w:r w:rsidRPr="00952C17">
        <w:rPr>
          <w:rFonts w:ascii="Times New Roman" w:hAnsi="Times New Roman" w:cs="Times New Roman"/>
          <w:b/>
          <w:color w:val="131513"/>
          <w:w w:val="105"/>
        </w:rPr>
        <w:t xml:space="preserve">I. Organization of Information Security. </w:t>
      </w:r>
    </w:p>
    <w:p w14:paraId="173689E0" w14:textId="77777777" w:rsidR="00952C17" w:rsidRPr="00952C17" w:rsidRDefault="00952C17" w:rsidP="00E44EB0">
      <w:pPr>
        <w:widowControl/>
        <w:spacing w:before="120" w:after="120"/>
        <w:ind w:left="720"/>
        <w:rPr>
          <w:rFonts w:ascii="Times New Roman" w:hAnsi="Times New Roman" w:cs="Times New Roman"/>
          <w:b/>
          <w:color w:val="131513"/>
          <w:w w:val="105"/>
        </w:rPr>
      </w:pPr>
      <w:r w:rsidRPr="00952C17">
        <w:rPr>
          <w:rFonts w:ascii="Times New Roman" w:hAnsi="Times New Roman" w:cs="Times New Roman"/>
          <w:b/>
          <w:color w:val="131513"/>
          <w:w w:val="105"/>
        </w:rPr>
        <w:t xml:space="preserve">1) Security Ownership. </w:t>
      </w:r>
    </w:p>
    <w:p w14:paraId="225414DE" w14:textId="77777777" w:rsidR="00952C17" w:rsidRPr="00952C17" w:rsidRDefault="00952C17" w:rsidP="00E44EB0">
      <w:pPr>
        <w:widowControl/>
        <w:spacing w:before="120" w:after="120"/>
        <w:ind w:left="720"/>
        <w:rPr>
          <w:rFonts w:ascii="Times New Roman" w:hAnsi="Times New Roman" w:cs="Times New Roman"/>
          <w:color w:val="131513"/>
          <w:w w:val="105"/>
        </w:rPr>
      </w:pPr>
      <w:r w:rsidRPr="00952C17">
        <w:rPr>
          <w:rFonts w:ascii="Times New Roman" w:hAnsi="Times New Roman" w:cs="Times New Roman"/>
          <w:color w:val="131513"/>
          <w:w w:val="105"/>
        </w:rPr>
        <w:t xml:space="preserve">Data Processor has appointed one or more security officers responsible for coordinating and monitoring the security rules and procedures. </w:t>
      </w:r>
    </w:p>
    <w:p w14:paraId="0EB14EDC" w14:textId="77777777" w:rsidR="00952C17" w:rsidRPr="00952C17" w:rsidRDefault="00952C17" w:rsidP="00E44EB0">
      <w:pPr>
        <w:widowControl/>
        <w:spacing w:before="120" w:after="120"/>
        <w:ind w:left="720"/>
        <w:rPr>
          <w:rFonts w:ascii="Times New Roman" w:hAnsi="Times New Roman" w:cs="Times New Roman"/>
          <w:b/>
          <w:color w:val="131513"/>
          <w:w w:val="105"/>
        </w:rPr>
      </w:pPr>
      <w:r w:rsidRPr="00952C17">
        <w:rPr>
          <w:rFonts w:ascii="Times New Roman" w:hAnsi="Times New Roman" w:cs="Times New Roman"/>
          <w:b/>
          <w:color w:val="131513"/>
          <w:w w:val="105"/>
        </w:rPr>
        <w:t xml:space="preserve">2) Security Roles and Responsibilities. </w:t>
      </w:r>
    </w:p>
    <w:p w14:paraId="432B08F7" w14:textId="77777777" w:rsidR="00952C17" w:rsidRPr="00952C17" w:rsidRDefault="00952C17" w:rsidP="00E44EB0">
      <w:pPr>
        <w:widowControl/>
        <w:spacing w:before="120" w:after="120"/>
        <w:ind w:left="720"/>
        <w:rPr>
          <w:rFonts w:ascii="Times New Roman" w:hAnsi="Times New Roman" w:cs="Times New Roman"/>
          <w:color w:val="131513"/>
          <w:w w:val="105"/>
        </w:rPr>
      </w:pPr>
      <w:r w:rsidRPr="00952C17">
        <w:rPr>
          <w:rFonts w:ascii="Times New Roman" w:hAnsi="Times New Roman" w:cs="Times New Roman"/>
          <w:color w:val="131513"/>
          <w:w w:val="105"/>
        </w:rPr>
        <w:t xml:space="preserve">Data Processor personnel with access to Personal Data are subject to confidentiality obligations. </w:t>
      </w:r>
    </w:p>
    <w:p w14:paraId="6503CAAA" w14:textId="77777777" w:rsidR="00952C17" w:rsidRPr="00952C17" w:rsidRDefault="00952C17" w:rsidP="00E44EB0">
      <w:pPr>
        <w:widowControl/>
        <w:spacing w:before="120" w:after="120"/>
        <w:ind w:left="720"/>
        <w:rPr>
          <w:rFonts w:ascii="Times New Roman" w:hAnsi="Times New Roman" w:cs="Times New Roman"/>
          <w:b/>
          <w:color w:val="131513"/>
          <w:w w:val="105"/>
        </w:rPr>
      </w:pPr>
      <w:r w:rsidRPr="00952C17">
        <w:rPr>
          <w:rFonts w:ascii="Times New Roman" w:hAnsi="Times New Roman" w:cs="Times New Roman"/>
          <w:b/>
          <w:color w:val="131513"/>
          <w:w w:val="105"/>
        </w:rPr>
        <w:t xml:space="preserve">3) Risk Management Program. </w:t>
      </w:r>
    </w:p>
    <w:p w14:paraId="5D82BAEA" w14:textId="77777777" w:rsidR="00952C17" w:rsidRPr="00952C17" w:rsidRDefault="00952C17" w:rsidP="00E44EB0">
      <w:pPr>
        <w:widowControl/>
        <w:spacing w:before="120" w:after="120"/>
        <w:ind w:left="720"/>
        <w:rPr>
          <w:rFonts w:ascii="Times New Roman" w:hAnsi="Times New Roman" w:cs="Times New Roman"/>
          <w:color w:val="131513"/>
          <w:w w:val="105"/>
        </w:rPr>
      </w:pPr>
      <w:r w:rsidRPr="00952C17">
        <w:rPr>
          <w:rFonts w:ascii="Times New Roman" w:hAnsi="Times New Roman" w:cs="Times New Roman"/>
          <w:color w:val="131513"/>
          <w:w w:val="105"/>
        </w:rPr>
        <w:t xml:space="preserve">Data Processor performed a risk assessment before processing the Personal Data. </w:t>
      </w:r>
    </w:p>
    <w:p w14:paraId="7B499712" w14:textId="77777777" w:rsidR="00952C17" w:rsidRPr="00952C17" w:rsidRDefault="00952C17" w:rsidP="00E44EB0">
      <w:pPr>
        <w:widowControl/>
        <w:spacing w:before="120" w:after="240"/>
        <w:ind w:left="720"/>
        <w:rPr>
          <w:rFonts w:ascii="Times New Roman" w:hAnsi="Times New Roman" w:cs="Times New Roman"/>
          <w:color w:val="131513"/>
          <w:w w:val="105"/>
        </w:rPr>
      </w:pPr>
      <w:r w:rsidRPr="00952C17">
        <w:rPr>
          <w:rFonts w:ascii="Times New Roman" w:hAnsi="Times New Roman" w:cs="Times New Roman"/>
          <w:b/>
          <w:color w:val="131513"/>
          <w:w w:val="105"/>
        </w:rPr>
        <w:t>4)</w:t>
      </w:r>
      <w:r w:rsidRPr="00952C17">
        <w:rPr>
          <w:rFonts w:ascii="Times New Roman" w:hAnsi="Times New Roman" w:cs="Times New Roman"/>
          <w:color w:val="131513"/>
          <w:w w:val="105"/>
        </w:rPr>
        <w:t xml:space="preserve"> Data Processor retains its security documents pursuant to its retention requirements after they are no longer in effect.</w:t>
      </w:r>
    </w:p>
    <w:p w14:paraId="5135753D" w14:textId="77777777" w:rsidR="00952C17" w:rsidRPr="00952C17" w:rsidRDefault="00952C17" w:rsidP="00E44EB0">
      <w:pPr>
        <w:widowControl/>
        <w:autoSpaceDE/>
        <w:autoSpaceDN/>
        <w:spacing w:after="120"/>
        <w:ind w:left="173" w:right="173"/>
        <w:jc w:val="both"/>
        <w:rPr>
          <w:rFonts w:ascii="Times New Roman" w:hAnsi="Times New Roman" w:cs="Times New Roman"/>
          <w:b/>
          <w:color w:val="131513"/>
          <w:w w:val="105"/>
        </w:rPr>
      </w:pPr>
      <w:r w:rsidRPr="00952C17">
        <w:rPr>
          <w:rFonts w:ascii="Times New Roman" w:hAnsi="Times New Roman" w:cs="Times New Roman"/>
          <w:b/>
          <w:color w:val="131513"/>
          <w:w w:val="105"/>
        </w:rPr>
        <w:t>II. Asset Management.</w:t>
      </w:r>
    </w:p>
    <w:p w14:paraId="0ADF8DFD" w14:textId="77777777" w:rsidR="00952C17" w:rsidRPr="00952C17" w:rsidRDefault="00952C17" w:rsidP="00E44EB0">
      <w:pPr>
        <w:widowControl/>
        <w:numPr>
          <w:ilvl w:val="0"/>
          <w:numId w:val="5"/>
        </w:numPr>
        <w:spacing w:after="120"/>
        <w:rPr>
          <w:rFonts w:ascii="Times New Roman" w:hAnsi="Times New Roman" w:cs="Times New Roman"/>
          <w:b/>
          <w:color w:val="131513"/>
          <w:w w:val="105"/>
        </w:rPr>
      </w:pPr>
      <w:r w:rsidRPr="00952C17">
        <w:rPr>
          <w:rFonts w:ascii="Times New Roman" w:hAnsi="Times New Roman" w:cs="Times New Roman"/>
          <w:b/>
          <w:color w:val="131513"/>
          <w:w w:val="105"/>
        </w:rPr>
        <w:t xml:space="preserve">Asset Inventory. </w:t>
      </w:r>
    </w:p>
    <w:p w14:paraId="3D56DACF" w14:textId="77777777" w:rsidR="00952C17" w:rsidRPr="00952C17" w:rsidRDefault="00952C17" w:rsidP="00E44EB0">
      <w:pPr>
        <w:widowControl/>
        <w:spacing w:after="120"/>
        <w:ind w:left="1080"/>
        <w:rPr>
          <w:rFonts w:ascii="Times New Roman" w:hAnsi="Times New Roman" w:cs="Times New Roman"/>
          <w:color w:val="131513"/>
          <w:w w:val="105"/>
        </w:rPr>
      </w:pPr>
      <w:r w:rsidRPr="00952C17">
        <w:rPr>
          <w:rFonts w:ascii="Times New Roman" w:hAnsi="Times New Roman" w:cs="Times New Roman"/>
          <w:color w:val="131513"/>
          <w:w w:val="105"/>
        </w:rPr>
        <w:t xml:space="preserve">Data Processor maintains an inventory of all media on which Personal Data is stored. Access to the inventories of such media is restricted to Data Processor personnel authorized in writing to have such access. </w:t>
      </w:r>
    </w:p>
    <w:p w14:paraId="4814FE02" w14:textId="77777777" w:rsidR="00952C17" w:rsidRPr="00952C17" w:rsidRDefault="00952C17" w:rsidP="00E44EB0">
      <w:pPr>
        <w:widowControl/>
        <w:spacing w:after="120"/>
        <w:ind w:left="720"/>
        <w:rPr>
          <w:rFonts w:ascii="Times New Roman" w:hAnsi="Times New Roman" w:cs="Times New Roman"/>
          <w:b/>
          <w:color w:val="131513"/>
          <w:w w:val="105"/>
        </w:rPr>
      </w:pPr>
      <w:r w:rsidRPr="00952C17">
        <w:rPr>
          <w:rFonts w:ascii="Times New Roman" w:hAnsi="Times New Roman" w:cs="Times New Roman"/>
          <w:b/>
          <w:color w:val="131513"/>
          <w:w w:val="105"/>
        </w:rPr>
        <w:t xml:space="preserve">2) Asset Handling. </w:t>
      </w:r>
    </w:p>
    <w:p w14:paraId="68615F27"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A.</w:t>
      </w:r>
      <w:r w:rsidRPr="00952C17">
        <w:rPr>
          <w:rFonts w:ascii="Times New Roman" w:hAnsi="Times New Roman" w:cs="Times New Roman"/>
          <w:color w:val="131513"/>
          <w:w w:val="105"/>
        </w:rPr>
        <w:t xml:space="preserve"> Data Processor classifies Personal Data to help identify it and to allow for access to it to be appropriately restricted (e.g., through encryption). </w:t>
      </w:r>
    </w:p>
    <w:p w14:paraId="7A8C3F7E"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B</w:t>
      </w:r>
      <w:r w:rsidRPr="00952C17">
        <w:rPr>
          <w:rFonts w:ascii="Times New Roman" w:hAnsi="Times New Roman" w:cs="Times New Roman"/>
          <w:color w:val="131513"/>
          <w:w w:val="105"/>
        </w:rPr>
        <w:t xml:space="preserve">. Data Processor imposes restrictions on printing Personal Data and has procedures for disposing of printed materials that contain Personal Data. </w:t>
      </w:r>
    </w:p>
    <w:p w14:paraId="716CCD4A"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C</w:t>
      </w:r>
      <w:r w:rsidRPr="00952C17">
        <w:rPr>
          <w:rFonts w:ascii="Times New Roman" w:hAnsi="Times New Roman" w:cs="Times New Roman"/>
          <w:color w:val="131513"/>
          <w:w w:val="105"/>
        </w:rPr>
        <w:t xml:space="preserve">. Data Processor personnel must obtain Data Processor authorization prior to storing Personal Data on portable devices, remotely accessing Personal Data, or processing Personal Data outside Data Processor facilities. This includes removing media (e.g., USB sticks and CD ROMs) and documents containing Personal Data from Data Processor’s facilities. </w:t>
      </w:r>
    </w:p>
    <w:p w14:paraId="760C8E49" w14:textId="77777777" w:rsidR="00952C17" w:rsidRPr="00952C17" w:rsidRDefault="00952C17" w:rsidP="00E44EB0">
      <w:pPr>
        <w:widowControl/>
        <w:ind w:left="1440"/>
        <w:rPr>
          <w:rFonts w:ascii="Times New Roman" w:hAnsi="Times New Roman" w:cs="Times New Roman"/>
          <w:color w:val="131513"/>
          <w:w w:val="105"/>
        </w:rPr>
      </w:pPr>
    </w:p>
    <w:p w14:paraId="5ABB70D7" w14:textId="77777777" w:rsidR="00952C17" w:rsidRPr="00952C17" w:rsidRDefault="00952C17" w:rsidP="00E44EB0">
      <w:pPr>
        <w:widowControl/>
        <w:spacing w:after="120"/>
        <w:ind w:left="173"/>
        <w:rPr>
          <w:rFonts w:ascii="Times New Roman" w:hAnsi="Times New Roman" w:cs="Times New Roman"/>
          <w:b/>
          <w:color w:val="131513"/>
          <w:w w:val="105"/>
        </w:rPr>
      </w:pPr>
      <w:r w:rsidRPr="00952C17">
        <w:rPr>
          <w:rFonts w:ascii="Times New Roman" w:hAnsi="Times New Roman" w:cs="Times New Roman"/>
          <w:b/>
          <w:color w:val="131513"/>
          <w:w w:val="105"/>
        </w:rPr>
        <w:t xml:space="preserve">III. Human Resources Security. </w:t>
      </w:r>
    </w:p>
    <w:p w14:paraId="63E4DEB7" w14:textId="77777777" w:rsidR="00952C17" w:rsidRPr="00952C17" w:rsidRDefault="00952C17" w:rsidP="00E44EB0">
      <w:pPr>
        <w:widowControl/>
        <w:spacing w:after="120"/>
        <w:ind w:firstLine="720"/>
        <w:rPr>
          <w:rFonts w:ascii="Times New Roman" w:hAnsi="Times New Roman" w:cs="Times New Roman"/>
          <w:b/>
          <w:color w:val="131513"/>
          <w:w w:val="105"/>
        </w:rPr>
      </w:pPr>
      <w:r w:rsidRPr="00952C17">
        <w:rPr>
          <w:rFonts w:ascii="Times New Roman" w:hAnsi="Times New Roman" w:cs="Times New Roman"/>
          <w:b/>
          <w:color w:val="131513"/>
          <w:w w:val="105"/>
        </w:rPr>
        <w:t xml:space="preserve">1) Security Training. </w:t>
      </w:r>
    </w:p>
    <w:p w14:paraId="5E4100EC"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A</w:t>
      </w:r>
      <w:r w:rsidRPr="00952C17">
        <w:rPr>
          <w:rFonts w:ascii="Times New Roman" w:hAnsi="Times New Roman" w:cs="Times New Roman"/>
          <w:color w:val="131513"/>
          <w:w w:val="105"/>
        </w:rPr>
        <w:t xml:space="preserve">. Data Processor informs its personnel about relevant security procedures and their respective roles. Data Processor also informs its personnel of possible consequences of breaching the security rules and procedures. </w:t>
      </w:r>
    </w:p>
    <w:p w14:paraId="7ECD53E5"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B</w:t>
      </w:r>
      <w:r w:rsidRPr="00952C17">
        <w:rPr>
          <w:rFonts w:ascii="Times New Roman" w:hAnsi="Times New Roman" w:cs="Times New Roman"/>
          <w:color w:val="131513"/>
          <w:w w:val="105"/>
        </w:rPr>
        <w:t xml:space="preserve">. Data Processor will only use anonymous data in training. </w:t>
      </w:r>
    </w:p>
    <w:p w14:paraId="26186331" w14:textId="77777777" w:rsidR="00952C17" w:rsidRPr="00952C17" w:rsidRDefault="00952C17" w:rsidP="00E44EB0">
      <w:pPr>
        <w:widowControl/>
        <w:ind w:left="1440"/>
        <w:rPr>
          <w:rFonts w:ascii="Times New Roman" w:hAnsi="Times New Roman" w:cs="Times New Roman"/>
          <w:color w:val="131513"/>
          <w:w w:val="105"/>
        </w:rPr>
      </w:pPr>
    </w:p>
    <w:p w14:paraId="10A210F7" w14:textId="77777777" w:rsidR="00952C17" w:rsidRPr="00952C17" w:rsidRDefault="00952C17" w:rsidP="00E44EB0">
      <w:pPr>
        <w:widowControl/>
        <w:spacing w:after="120"/>
        <w:ind w:left="173"/>
        <w:rPr>
          <w:rFonts w:ascii="Times New Roman" w:hAnsi="Times New Roman" w:cs="Times New Roman"/>
          <w:b/>
          <w:color w:val="131513"/>
          <w:w w:val="105"/>
        </w:rPr>
      </w:pPr>
      <w:r w:rsidRPr="00952C17">
        <w:rPr>
          <w:rFonts w:ascii="Times New Roman" w:hAnsi="Times New Roman" w:cs="Times New Roman"/>
          <w:b/>
          <w:color w:val="131513"/>
          <w:w w:val="105"/>
        </w:rPr>
        <w:t xml:space="preserve">IV. Physical and Environmental Security. </w:t>
      </w:r>
    </w:p>
    <w:p w14:paraId="3471961E" w14:textId="77777777" w:rsidR="00952C17" w:rsidRPr="00952C17" w:rsidRDefault="00952C17" w:rsidP="00E44EB0">
      <w:pPr>
        <w:widowControl/>
        <w:numPr>
          <w:ilvl w:val="0"/>
          <w:numId w:val="6"/>
        </w:numPr>
        <w:spacing w:after="120"/>
        <w:rPr>
          <w:rFonts w:ascii="Times New Roman" w:hAnsi="Times New Roman" w:cs="Times New Roman"/>
          <w:b/>
          <w:color w:val="131513"/>
          <w:w w:val="105"/>
        </w:rPr>
      </w:pPr>
      <w:r w:rsidRPr="00952C17">
        <w:rPr>
          <w:rFonts w:ascii="Times New Roman" w:hAnsi="Times New Roman" w:cs="Times New Roman"/>
          <w:b/>
          <w:color w:val="131513"/>
          <w:w w:val="105"/>
        </w:rPr>
        <w:t xml:space="preserve">Physical Access to Facilities. </w:t>
      </w:r>
    </w:p>
    <w:p w14:paraId="0498D432" w14:textId="77777777" w:rsidR="00952C17" w:rsidRPr="00952C17" w:rsidRDefault="00952C17" w:rsidP="00E44EB0">
      <w:pPr>
        <w:widowControl/>
        <w:spacing w:after="120"/>
        <w:ind w:left="1080"/>
        <w:rPr>
          <w:rFonts w:ascii="Times New Roman" w:hAnsi="Times New Roman" w:cs="Times New Roman"/>
          <w:color w:val="131513"/>
          <w:w w:val="105"/>
        </w:rPr>
      </w:pPr>
      <w:r w:rsidRPr="00952C17">
        <w:rPr>
          <w:rFonts w:ascii="Times New Roman" w:hAnsi="Times New Roman" w:cs="Times New Roman"/>
          <w:color w:val="131513"/>
          <w:w w:val="105"/>
        </w:rPr>
        <w:t xml:space="preserve">Data Processor limits access to facilities where information systems that process Personal Data are located to identified authorized individuals. </w:t>
      </w:r>
    </w:p>
    <w:p w14:paraId="761126BA" w14:textId="77777777" w:rsidR="00952C17" w:rsidRPr="00952C17" w:rsidRDefault="00952C17" w:rsidP="00E44EB0">
      <w:pPr>
        <w:widowControl/>
        <w:numPr>
          <w:ilvl w:val="0"/>
          <w:numId w:val="6"/>
        </w:numPr>
        <w:spacing w:after="120"/>
        <w:rPr>
          <w:rFonts w:ascii="Times New Roman" w:hAnsi="Times New Roman" w:cs="Times New Roman"/>
          <w:b/>
          <w:color w:val="131513"/>
          <w:w w:val="105"/>
        </w:rPr>
      </w:pPr>
      <w:r w:rsidRPr="00952C17">
        <w:rPr>
          <w:rFonts w:ascii="Times New Roman" w:hAnsi="Times New Roman" w:cs="Times New Roman"/>
          <w:b/>
          <w:color w:val="131513"/>
          <w:w w:val="105"/>
        </w:rPr>
        <w:t xml:space="preserve">Physical Access to Components. </w:t>
      </w:r>
    </w:p>
    <w:p w14:paraId="0B079FFD" w14:textId="77777777" w:rsidR="00952C17" w:rsidRPr="00952C17" w:rsidRDefault="00952C17" w:rsidP="00E44EB0">
      <w:pPr>
        <w:widowControl/>
        <w:spacing w:after="120"/>
        <w:ind w:left="1080"/>
        <w:rPr>
          <w:rFonts w:ascii="Times New Roman" w:hAnsi="Times New Roman" w:cs="Times New Roman"/>
          <w:color w:val="131513"/>
          <w:w w:val="105"/>
        </w:rPr>
      </w:pPr>
      <w:r w:rsidRPr="00952C17">
        <w:rPr>
          <w:rFonts w:ascii="Times New Roman" w:hAnsi="Times New Roman" w:cs="Times New Roman"/>
          <w:color w:val="131513"/>
          <w:w w:val="105"/>
        </w:rPr>
        <w:lastRenderedPageBreak/>
        <w:t xml:space="preserve">Data Processor maintains records of the incoming and outgoing media containing Personal Data, including the kind of media, the authorized sender/recipients, date and time, the number of media and the types of Personal Data they contain. </w:t>
      </w:r>
    </w:p>
    <w:p w14:paraId="3E916E79" w14:textId="77777777" w:rsidR="00952C17" w:rsidRPr="00952C17" w:rsidRDefault="00952C17" w:rsidP="00E44EB0">
      <w:pPr>
        <w:widowControl/>
        <w:numPr>
          <w:ilvl w:val="0"/>
          <w:numId w:val="6"/>
        </w:numPr>
        <w:spacing w:after="120"/>
        <w:rPr>
          <w:rFonts w:ascii="Times New Roman" w:hAnsi="Times New Roman" w:cs="Times New Roman"/>
          <w:b/>
          <w:color w:val="131513"/>
          <w:w w:val="105"/>
        </w:rPr>
      </w:pPr>
      <w:r w:rsidRPr="00952C17">
        <w:rPr>
          <w:rFonts w:ascii="Times New Roman" w:hAnsi="Times New Roman" w:cs="Times New Roman"/>
          <w:b/>
          <w:color w:val="131513"/>
          <w:w w:val="105"/>
        </w:rPr>
        <w:t xml:space="preserve">Protection from Disruptions. </w:t>
      </w:r>
    </w:p>
    <w:p w14:paraId="6C47EF52" w14:textId="77777777" w:rsidR="00952C17" w:rsidRPr="00952C17" w:rsidRDefault="00952C17" w:rsidP="00E44EB0">
      <w:pPr>
        <w:widowControl/>
        <w:spacing w:after="120"/>
        <w:ind w:left="1080"/>
        <w:rPr>
          <w:rFonts w:ascii="Times New Roman" w:hAnsi="Times New Roman" w:cs="Times New Roman"/>
          <w:color w:val="131513"/>
          <w:w w:val="105"/>
        </w:rPr>
      </w:pPr>
      <w:r w:rsidRPr="00952C17">
        <w:rPr>
          <w:rFonts w:ascii="Times New Roman" w:hAnsi="Times New Roman" w:cs="Times New Roman"/>
          <w:color w:val="131513"/>
          <w:w w:val="105"/>
        </w:rPr>
        <w:t xml:space="preserve">Data Processor uses a variety of industry standard systems to protect against loss of data due to power supply failure or line interference. </w:t>
      </w:r>
    </w:p>
    <w:p w14:paraId="1EB5150D" w14:textId="77777777" w:rsidR="00952C17" w:rsidRPr="00952C17" w:rsidRDefault="00952C17" w:rsidP="00E44EB0">
      <w:pPr>
        <w:widowControl/>
        <w:numPr>
          <w:ilvl w:val="0"/>
          <w:numId w:val="6"/>
        </w:numPr>
        <w:spacing w:after="120"/>
        <w:rPr>
          <w:rFonts w:ascii="Times New Roman" w:hAnsi="Times New Roman" w:cs="Times New Roman"/>
          <w:b/>
          <w:color w:val="131513"/>
          <w:w w:val="105"/>
        </w:rPr>
      </w:pPr>
      <w:r w:rsidRPr="00952C17">
        <w:rPr>
          <w:rFonts w:ascii="Times New Roman" w:hAnsi="Times New Roman" w:cs="Times New Roman"/>
          <w:b/>
          <w:color w:val="131513"/>
          <w:w w:val="105"/>
        </w:rPr>
        <w:t xml:space="preserve">Component Disposal. </w:t>
      </w:r>
    </w:p>
    <w:p w14:paraId="23F55BBB" w14:textId="77777777" w:rsidR="00952C17" w:rsidRPr="00952C17" w:rsidRDefault="00952C17" w:rsidP="00E44EB0">
      <w:pPr>
        <w:widowControl/>
        <w:spacing w:after="120"/>
        <w:ind w:left="1080"/>
        <w:rPr>
          <w:rFonts w:ascii="Times New Roman" w:hAnsi="Times New Roman" w:cs="Times New Roman"/>
          <w:color w:val="131513"/>
          <w:w w:val="105"/>
        </w:rPr>
      </w:pPr>
      <w:r w:rsidRPr="00952C17">
        <w:rPr>
          <w:rFonts w:ascii="Times New Roman" w:hAnsi="Times New Roman" w:cs="Times New Roman"/>
          <w:color w:val="131513"/>
          <w:w w:val="105"/>
        </w:rPr>
        <w:t xml:space="preserve">Data Processor uses industry standard processes to delete Personal Data when it is no longer needed. </w:t>
      </w:r>
    </w:p>
    <w:p w14:paraId="16CCDDC4" w14:textId="77777777" w:rsidR="00952C17" w:rsidRPr="00952C17" w:rsidRDefault="00952C17" w:rsidP="00E44EB0">
      <w:pPr>
        <w:widowControl/>
        <w:ind w:left="720"/>
        <w:rPr>
          <w:rFonts w:ascii="Times New Roman" w:hAnsi="Times New Roman" w:cs="Times New Roman"/>
          <w:color w:val="131513"/>
          <w:w w:val="105"/>
        </w:rPr>
      </w:pPr>
    </w:p>
    <w:p w14:paraId="4C6470F5" w14:textId="77777777" w:rsidR="00952C17" w:rsidRPr="00952C17" w:rsidRDefault="00952C17" w:rsidP="00E44EB0">
      <w:pPr>
        <w:widowControl/>
        <w:spacing w:after="120"/>
        <w:ind w:left="173"/>
        <w:rPr>
          <w:rFonts w:ascii="Times New Roman" w:hAnsi="Times New Roman" w:cs="Times New Roman"/>
          <w:b/>
          <w:color w:val="131513"/>
          <w:w w:val="105"/>
        </w:rPr>
      </w:pPr>
      <w:r w:rsidRPr="00952C17">
        <w:rPr>
          <w:rFonts w:ascii="Times New Roman" w:hAnsi="Times New Roman" w:cs="Times New Roman"/>
          <w:b/>
          <w:color w:val="131513"/>
          <w:w w:val="105"/>
        </w:rPr>
        <w:t xml:space="preserve">V. Communications and Operations Management. </w:t>
      </w:r>
    </w:p>
    <w:p w14:paraId="444E4F27" w14:textId="77777777" w:rsidR="00952C17" w:rsidRPr="00952C17" w:rsidRDefault="00952C17" w:rsidP="00E44EB0">
      <w:pPr>
        <w:widowControl/>
        <w:spacing w:after="120"/>
        <w:ind w:left="720"/>
        <w:rPr>
          <w:rFonts w:ascii="Times New Roman" w:hAnsi="Times New Roman" w:cs="Times New Roman"/>
          <w:b/>
          <w:color w:val="131513"/>
          <w:w w:val="105"/>
        </w:rPr>
      </w:pPr>
      <w:r w:rsidRPr="00952C17">
        <w:rPr>
          <w:rFonts w:ascii="Times New Roman" w:hAnsi="Times New Roman" w:cs="Times New Roman"/>
          <w:b/>
          <w:color w:val="131513"/>
          <w:w w:val="105"/>
        </w:rPr>
        <w:t xml:space="preserve">1) Operational Policy. </w:t>
      </w:r>
    </w:p>
    <w:p w14:paraId="0B3F7771" w14:textId="77777777" w:rsidR="00952C17" w:rsidRPr="00952C17" w:rsidRDefault="00952C17" w:rsidP="00E44EB0">
      <w:pPr>
        <w:widowControl/>
        <w:spacing w:after="120"/>
        <w:ind w:left="1080"/>
        <w:rPr>
          <w:rFonts w:ascii="Times New Roman" w:hAnsi="Times New Roman" w:cs="Times New Roman"/>
          <w:color w:val="131513"/>
          <w:w w:val="105"/>
        </w:rPr>
      </w:pPr>
      <w:r w:rsidRPr="00952C17">
        <w:rPr>
          <w:rFonts w:ascii="Times New Roman" w:hAnsi="Times New Roman" w:cs="Times New Roman"/>
          <w:color w:val="131513"/>
          <w:w w:val="105"/>
        </w:rPr>
        <w:t xml:space="preserve">Data Processor maintains security documents describing its security measures and the relevant procedures and responsibilities of its personnel who have access to Personal Data. </w:t>
      </w:r>
    </w:p>
    <w:p w14:paraId="1CD5EF96" w14:textId="77777777" w:rsidR="00952C17" w:rsidRPr="00952C17" w:rsidRDefault="00952C17" w:rsidP="00E44EB0">
      <w:pPr>
        <w:widowControl/>
        <w:autoSpaceDE/>
        <w:autoSpaceDN/>
        <w:spacing w:after="120"/>
        <w:ind w:left="720"/>
        <w:jc w:val="both"/>
        <w:rPr>
          <w:rFonts w:ascii="Times New Roman" w:hAnsi="Times New Roman" w:cs="Times New Roman"/>
          <w:color w:val="131513"/>
          <w:w w:val="105"/>
        </w:rPr>
      </w:pPr>
      <w:r w:rsidRPr="00952C17">
        <w:rPr>
          <w:rFonts w:ascii="Times New Roman" w:hAnsi="Times New Roman" w:cs="Times New Roman"/>
          <w:b/>
          <w:color w:val="131513"/>
          <w:w w:val="105"/>
        </w:rPr>
        <w:t>2)</w:t>
      </w:r>
      <w:r w:rsidRPr="00952C17">
        <w:rPr>
          <w:rFonts w:ascii="Times New Roman" w:hAnsi="Times New Roman" w:cs="Times New Roman"/>
          <w:color w:val="131513"/>
          <w:w w:val="105"/>
        </w:rPr>
        <w:t xml:space="preserve"> </w:t>
      </w:r>
      <w:r w:rsidRPr="00952C17">
        <w:rPr>
          <w:rFonts w:ascii="Times New Roman" w:hAnsi="Times New Roman" w:cs="Times New Roman"/>
          <w:b/>
          <w:color w:val="131513"/>
          <w:w w:val="105"/>
        </w:rPr>
        <w:t>Data Recovery Procedures.</w:t>
      </w:r>
    </w:p>
    <w:p w14:paraId="5655168C"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A</w:t>
      </w:r>
      <w:r w:rsidRPr="00952C17">
        <w:rPr>
          <w:rFonts w:ascii="Times New Roman" w:hAnsi="Times New Roman" w:cs="Times New Roman"/>
          <w:color w:val="131513"/>
          <w:w w:val="105"/>
        </w:rPr>
        <w:t xml:space="preserve">. On an ongoing basis, Data Processor maintains multiple copies of Personal Data from which Personal Data can be recovered. </w:t>
      </w:r>
    </w:p>
    <w:p w14:paraId="194ED686"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B</w:t>
      </w:r>
      <w:r w:rsidRPr="00952C17">
        <w:rPr>
          <w:rFonts w:ascii="Times New Roman" w:hAnsi="Times New Roman" w:cs="Times New Roman"/>
          <w:color w:val="131513"/>
          <w:w w:val="105"/>
        </w:rPr>
        <w:t xml:space="preserve">. Data Processor stores copies of Personal Data and data recovery procedures in a different place from where the primary computer equipment processing the Personal Data is located. </w:t>
      </w:r>
    </w:p>
    <w:p w14:paraId="0088881C"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C</w:t>
      </w:r>
      <w:r w:rsidRPr="00952C17">
        <w:rPr>
          <w:rFonts w:ascii="Times New Roman" w:hAnsi="Times New Roman" w:cs="Times New Roman"/>
          <w:color w:val="131513"/>
          <w:w w:val="105"/>
        </w:rPr>
        <w:t xml:space="preserve">. Data Processor has specific procedures in place governing access to copies of Personal Data. </w:t>
      </w:r>
    </w:p>
    <w:p w14:paraId="10DA3AD8"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D</w:t>
      </w:r>
      <w:r w:rsidRPr="00952C17">
        <w:rPr>
          <w:rFonts w:ascii="Times New Roman" w:hAnsi="Times New Roman" w:cs="Times New Roman"/>
          <w:color w:val="131513"/>
          <w:w w:val="105"/>
        </w:rPr>
        <w:t xml:space="preserve">. Data Processor reviews data recovery procedures at least every six months. </w:t>
      </w:r>
    </w:p>
    <w:p w14:paraId="1F102B71"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E</w:t>
      </w:r>
      <w:r w:rsidRPr="00952C17">
        <w:rPr>
          <w:rFonts w:ascii="Times New Roman" w:hAnsi="Times New Roman" w:cs="Times New Roman"/>
          <w:color w:val="131513"/>
          <w:w w:val="105"/>
        </w:rPr>
        <w:t xml:space="preserve">. Data Processor logs data restoration efforts, including the person responsible, the description of the restored data and which data (if any) had to be input manually in the data recovery process. </w:t>
      </w:r>
    </w:p>
    <w:p w14:paraId="4A5F4B28" w14:textId="77777777" w:rsidR="00952C17" w:rsidRPr="00952C17" w:rsidRDefault="00952C17" w:rsidP="00E44EB0">
      <w:pPr>
        <w:widowControl/>
        <w:spacing w:after="120"/>
        <w:ind w:left="720"/>
        <w:rPr>
          <w:rFonts w:ascii="Times New Roman" w:hAnsi="Times New Roman" w:cs="Times New Roman"/>
          <w:color w:val="131513"/>
          <w:w w:val="105"/>
        </w:rPr>
      </w:pPr>
      <w:r w:rsidRPr="00952C17">
        <w:rPr>
          <w:rFonts w:ascii="Times New Roman" w:hAnsi="Times New Roman" w:cs="Times New Roman"/>
          <w:b/>
          <w:color w:val="131513"/>
          <w:w w:val="105"/>
        </w:rPr>
        <w:t>3)</w:t>
      </w:r>
      <w:r w:rsidRPr="00952C17">
        <w:rPr>
          <w:rFonts w:ascii="Times New Roman" w:hAnsi="Times New Roman" w:cs="Times New Roman"/>
          <w:color w:val="131513"/>
          <w:w w:val="105"/>
        </w:rPr>
        <w:t xml:space="preserve"> </w:t>
      </w:r>
      <w:r w:rsidRPr="00952C17">
        <w:rPr>
          <w:rFonts w:ascii="Times New Roman" w:hAnsi="Times New Roman" w:cs="Times New Roman"/>
          <w:b/>
          <w:color w:val="131513"/>
          <w:w w:val="105"/>
        </w:rPr>
        <w:t>Malicious Software.</w:t>
      </w:r>
      <w:r w:rsidRPr="00952C17">
        <w:rPr>
          <w:rFonts w:ascii="Times New Roman" w:hAnsi="Times New Roman" w:cs="Times New Roman"/>
          <w:color w:val="131513"/>
          <w:w w:val="105"/>
        </w:rPr>
        <w:t xml:space="preserve"> </w:t>
      </w:r>
    </w:p>
    <w:p w14:paraId="44D30919" w14:textId="77777777" w:rsidR="00952C17" w:rsidRPr="00952C17" w:rsidRDefault="00952C17" w:rsidP="00E44EB0">
      <w:pPr>
        <w:widowControl/>
        <w:spacing w:after="120"/>
        <w:ind w:left="1080"/>
        <w:rPr>
          <w:rFonts w:ascii="Times New Roman" w:hAnsi="Times New Roman" w:cs="Times New Roman"/>
          <w:color w:val="131513"/>
          <w:w w:val="105"/>
        </w:rPr>
      </w:pPr>
      <w:r w:rsidRPr="00952C17">
        <w:rPr>
          <w:rFonts w:ascii="Times New Roman" w:hAnsi="Times New Roman" w:cs="Times New Roman"/>
          <w:color w:val="131513"/>
          <w:w w:val="105"/>
        </w:rPr>
        <w:t xml:space="preserve">Data Processor has anti-malware controls to help avoid malicious software gaining unauthorized access to Personal Data, including malicious software originating from public networks. </w:t>
      </w:r>
    </w:p>
    <w:p w14:paraId="6F10D1DB" w14:textId="77777777" w:rsidR="00952C17" w:rsidRPr="00952C17" w:rsidRDefault="00952C17" w:rsidP="00E44EB0">
      <w:pPr>
        <w:widowControl/>
        <w:spacing w:after="120"/>
        <w:ind w:left="720"/>
        <w:rPr>
          <w:rFonts w:ascii="Times New Roman" w:hAnsi="Times New Roman" w:cs="Times New Roman"/>
          <w:color w:val="131513"/>
          <w:w w:val="105"/>
        </w:rPr>
      </w:pPr>
      <w:r w:rsidRPr="00952C17">
        <w:rPr>
          <w:rFonts w:ascii="Times New Roman" w:hAnsi="Times New Roman" w:cs="Times New Roman"/>
          <w:b/>
          <w:color w:val="131513"/>
          <w:w w:val="105"/>
        </w:rPr>
        <w:t>4) Data Beyond Boundaries.</w:t>
      </w:r>
      <w:r w:rsidRPr="00952C17">
        <w:rPr>
          <w:rFonts w:ascii="Times New Roman" w:hAnsi="Times New Roman" w:cs="Times New Roman"/>
          <w:color w:val="131513"/>
          <w:w w:val="105"/>
        </w:rPr>
        <w:t xml:space="preserve"> </w:t>
      </w:r>
    </w:p>
    <w:p w14:paraId="734FAD3A"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A.</w:t>
      </w:r>
      <w:r w:rsidRPr="00952C17">
        <w:rPr>
          <w:rFonts w:ascii="Times New Roman" w:hAnsi="Times New Roman" w:cs="Times New Roman"/>
          <w:color w:val="131513"/>
          <w:w w:val="105"/>
        </w:rPr>
        <w:t xml:space="preserve"> Data Processor encrypts Personal Data that is transmitted over public networks. </w:t>
      </w:r>
    </w:p>
    <w:p w14:paraId="52B56ED9"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B</w:t>
      </w:r>
      <w:r w:rsidRPr="00952C17">
        <w:rPr>
          <w:rFonts w:ascii="Times New Roman" w:hAnsi="Times New Roman" w:cs="Times New Roman"/>
          <w:color w:val="131513"/>
          <w:w w:val="105"/>
        </w:rPr>
        <w:t xml:space="preserve">. Data Processor restricts access to Personal Data in media leaving its facilities (e.g., through encryption). </w:t>
      </w:r>
    </w:p>
    <w:p w14:paraId="156A6083" w14:textId="77777777" w:rsidR="00952C17" w:rsidRPr="00952C17" w:rsidRDefault="00952C17" w:rsidP="00E44EB0">
      <w:pPr>
        <w:widowControl/>
        <w:spacing w:after="120"/>
        <w:ind w:firstLine="720"/>
        <w:rPr>
          <w:rFonts w:ascii="Times New Roman" w:hAnsi="Times New Roman" w:cs="Times New Roman"/>
          <w:color w:val="131513"/>
          <w:w w:val="105"/>
        </w:rPr>
      </w:pPr>
      <w:r w:rsidRPr="00952C17">
        <w:rPr>
          <w:rFonts w:ascii="Times New Roman" w:hAnsi="Times New Roman" w:cs="Times New Roman"/>
          <w:b/>
          <w:color w:val="131513"/>
          <w:w w:val="105"/>
        </w:rPr>
        <w:t>5)</w:t>
      </w:r>
      <w:r w:rsidRPr="00952C17">
        <w:rPr>
          <w:rFonts w:ascii="Times New Roman" w:hAnsi="Times New Roman" w:cs="Times New Roman"/>
          <w:color w:val="131513"/>
          <w:w w:val="105"/>
        </w:rPr>
        <w:t xml:space="preserve"> </w:t>
      </w:r>
      <w:r w:rsidRPr="00952C17">
        <w:rPr>
          <w:rFonts w:ascii="Times New Roman" w:hAnsi="Times New Roman" w:cs="Times New Roman"/>
          <w:b/>
          <w:color w:val="131513"/>
          <w:w w:val="105"/>
        </w:rPr>
        <w:t>Event Logging</w:t>
      </w:r>
      <w:r w:rsidRPr="00952C17">
        <w:rPr>
          <w:rFonts w:ascii="Times New Roman" w:hAnsi="Times New Roman" w:cs="Times New Roman"/>
          <w:color w:val="131513"/>
          <w:w w:val="105"/>
        </w:rPr>
        <w:t xml:space="preserve"> </w:t>
      </w:r>
    </w:p>
    <w:p w14:paraId="2D0547B9"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A</w:t>
      </w:r>
      <w:r w:rsidRPr="00952C17">
        <w:rPr>
          <w:rFonts w:ascii="Times New Roman" w:hAnsi="Times New Roman" w:cs="Times New Roman"/>
          <w:color w:val="131513"/>
          <w:w w:val="105"/>
        </w:rPr>
        <w:t xml:space="preserve">. Data Processor logs the use of data-processing systems. </w:t>
      </w:r>
    </w:p>
    <w:p w14:paraId="3E9D5EA5"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B</w:t>
      </w:r>
      <w:r w:rsidRPr="00952C17">
        <w:rPr>
          <w:rFonts w:ascii="Times New Roman" w:hAnsi="Times New Roman" w:cs="Times New Roman"/>
          <w:color w:val="131513"/>
          <w:w w:val="105"/>
        </w:rPr>
        <w:t xml:space="preserve">. Data Processor logs access and use of information systems containing Personal Data, registering the access ID, time, authorization granted or denied, and relevant activity. </w:t>
      </w:r>
    </w:p>
    <w:p w14:paraId="3644C2FF" w14:textId="77777777" w:rsidR="00952C17" w:rsidRPr="00952C17" w:rsidRDefault="00952C17" w:rsidP="00E44EB0">
      <w:pPr>
        <w:widowControl/>
        <w:ind w:left="1440"/>
        <w:rPr>
          <w:rFonts w:ascii="Times New Roman" w:hAnsi="Times New Roman" w:cs="Times New Roman"/>
          <w:color w:val="131513"/>
          <w:w w:val="105"/>
        </w:rPr>
      </w:pPr>
    </w:p>
    <w:p w14:paraId="06F98F6D" w14:textId="77777777" w:rsidR="00952C17" w:rsidRPr="00952C17" w:rsidRDefault="00952C17" w:rsidP="00E44EB0">
      <w:pPr>
        <w:widowControl/>
        <w:spacing w:after="120"/>
        <w:ind w:left="173"/>
        <w:rPr>
          <w:rFonts w:ascii="Times New Roman" w:hAnsi="Times New Roman" w:cs="Times New Roman"/>
          <w:b/>
          <w:color w:val="131513"/>
          <w:w w:val="105"/>
        </w:rPr>
      </w:pPr>
      <w:r w:rsidRPr="00952C17">
        <w:rPr>
          <w:rFonts w:ascii="Times New Roman" w:hAnsi="Times New Roman" w:cs="Times New Roman"/>
          <w:b/>
          <w:color w:val="131513"/>
          <w:w w:val="105"/>
        </w:rPr>
        <w:t xml:space="preserve">VI. Access Control. </w:t>
      </w:r>
    </w:p>
    <w:p w14:paraId="2EFFF375" w14:textId="77777777" w:rsidR="00952C17" w:rsidRPr="00952C17" w:rsidRDefault="00952C17" w:rsidP="00E44EB0">
      <w:pPr>
        <w:widowControl/>
        <w:numPr>
          <w:ilvl w:val="0"/>
          <w:numId w:val="7"/>
        </w:numPr>
        <w:spacing w:after="120"/>
        <w:rPr>
          <w:rFonts w:ascii="Times New Roman" w:hAnsi="Times New Roman" w:cs="Times New Roman"/>
          <w:b/>
          <w:color w:val="131513"/>
          <w:w w:val="105"/>
        </w:rPr>
      </w:pPr>
      <w:r w:rsidRPr="00952C17">
        <w:rPr>
          <w:rFonts w:ascii="Times New Roman" w:hAnsi="Times New Roman" w:cs="Times New Roman"/>
          <w:b/>
          <w:color w:val="131513"/>
          <w:w w:val="105"/>
        </w:rPr>
        <w:t xml:space="preserve">Access Policy. </w:t>
      </w:r>
    </w:p>
    <w:p w14:paraId="2C2BA573" w14:textId="77777777" w:rsidR="00952C17" w:rsidRPr="00952C17" w:rsidRDefault="00952C17" w:rsidP="00E44EB0">
      <w:pPr>
        <w:widowControl/>
        <w:spacing w:after="120"/>
        <w:ind w:left="1080"/>
        <w:rPr>
          <w:rFonts w:ascii="Times New Roman" w:hAnsi="Times New Roman" w:cs="Times New Roman"/>
          <w:color w:val="131513"/>
          <w:w w:val="105"/>
        </w:rPr>
      </w:pPr>
      <w:r w:rsidRPr="00952C17">
        <w:rPr>
          <w:rFonts w:ascii="Times New Roman" w:hAnsi="Times New Roman" w:cs="Times New Roman"/>
          <w:color w:val="131513"/>
          <w:w w:val="105"/>
        </w:rPr>
        <w:t xml:space="preserve">Data Processor maintains a record of security privileges of individuals having access to Personal Data. </w:t>
      </w:r>
    </w:p>
    <w:p w14:paraId="2176ED5E" w14:textId="77777777" w:rsidR="00952C17" w:rsidRPr="00952C17" w:rsidRDefault="00952C17" w:rsidP="00E44EB0">
      <w:pPr>
        <w:widowControl/>
        <w:spacing w:after="120"/>
        <w:ind w:left="720"/>
        <w:rPr>
          <w:rFonts w:ascii="Times New Roman" w:hAnsi="Times New Roman" w:cs="Times New Roman"/>
          <w:b/>
          <w:color w:val="131513"/>
          <w:w w:val="105"/>
        </w:rPr>
      </w:pPr>
      <w:r w:rsidRPr="00952C17">
        <w:rPr>
          <w:rFonts w:ascii="Times New Roman" w:hAnsi="Times New Roman" w:cs="Times New Roman"/>
          <w:b/>
          <w:color w:val="131513"/>
          <w:w w:val="105"/>
        </w:rPr>
        <w:t xml:space="preserve">2) Access Authorization. </w:t>
      </w:r>
    </w:p>
    <w:p w14:paraId="6A7CF8A7"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lastRenderedPageBreak/>
        <w:t>A.</w:t>
      </w:r>
      <w:r w:rsidRPr="00952C17">
        <w:rPr>
          <w:rFonts w:ascii="Times New Roman" w:hAnsi="Times New Roman" w:cs="Times New Roman"/>
          <w:color w:val="131513"/>
          <w:w w:val="105"/>
        </w:rPr>
        <w:t xml:space="preserve"> Data Processor maintains and updates a record of personnel authorized to access Data Processor systems that contain Personal Data. </w:t>
      </w:r>
    </w:p>
    <w:p w14:paraId="575BFFC6"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B.</w:t>
      </w:r>
      <w:r w:rsidRPr="00952C17">
        <w:rPr>
          <w:rFonts w:ascii="Times New Roman" w:hAnsi="Times New Roman" w:cs="Times New Roman"/>
          <w:color w:val="131513"/>
          <w:w w:val="105"/>
        </w:rPr>
        <w:t xml:space="preserve"> Data Processor deactivates authentication credentials that have not been used for a period of time not to exceed six months. </w:t>
      </w:r>
    </w:p>
    <w:p w14:paraId="7F70385A"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C.</w:t>
      </w:r>
      <w:r w:rsidRPr="00952C17">
        <w:rPr>
          <w:rFonts w:ascii="Times New Roman" w:hAnsi="Times New Roman" w:cs="Times New Roman"/>
          <w:color w:val="131513"/>
          <w:w w:val="105"/>
        </w:rPr>
        <w:t xml:space="preserve"> Data Processor identifies those personnel who may grant, alter or cancel authorized access to data and resources. </w:t>
      </w:r>
    </w:p>
    <w:p w14:paraId="0F2EC457"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D.</w:t>
      </w:r>
      <w:r w:rsidRPr="00952C17">
        <w:rPr>
          <w:rFonts w:ascii="Times New Roman" w:hAnsi="Times New Roman" w:cs="Times New Roman"/>
          <w:color w:val="131513"/>
          <w:w w:val="105"/>
        </w:rPr>
        <w:t xml:space="preserve"> Data Processor ensures that where more than one individual has access to systems containing Personal Data, the individuals have separate identifiers/log-ins. </w:t>
      </w:r>
    </w:p>
    <w:p w14:paraId="102F09F6" w14:textId="77777777" w:rsidR="00952C17" w:rsidRPr="00952C17" w:rsidRDefault="00952C17" w:rsidP="00E44EB0">
      <w:pPr>
        <w:widowControl/>
        <w:spacing w:after="120"/>
        <w:ind w:firstLine="720"/>
        <w:rPr>
          <w:rFonts w:ascii="Times New Roman" w:hAnsi="Times New Roman" w:cs="Times New Roman"/>
          <w:b/>
          <w:color w:val="131513"/>
          <w:w w:val="105"/>
        </w:rPr>
      </w:pPr>
      <w:r w:rsidRPr="00952C17">
        <w:rPr>
          <w:rFonts w:ascii="Times New Roman" w:hAnsi="Times New Roman" w:cs="Times New Roman"/>
          <w:b/>
          <w:color w:val="131513"/>
          <w:w w:val="105"/>
        </w:rPr>
        <w:t xml:space="preserve">3) Least Privilege. </w:t>
      </w:r>
    </w:p>
    <w:p w14:paraId="779DD95D"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A.</w:t>
      </w:r>
      <w:r w:rsidRPr="00952C17">
        <w:rPr>
          <w:rFonts w:ascii="Times New Roman" w:hAnsi="Times New Roman" w:cs="Times New Roman"/>
          <w:color w:val="131513"/>
          <w:w w:val="105"/>
        </w:rPr>
        <w:t xml:space="preserve"> Technical support personnel are only permitted to have access to Personal Data when needed. </w:t>
      </w:r>
    </w:p>
    <w:p w14:paraId="7DA8AB0F" w14:textId="77777777" w:rsidR="00952C17" w:rsidRPr="00952C17" w:rsidRDefault="00952C17" w:rsidP="00E44EB0">
      <w:pPr>
        <w:widowControl/>
        <w:autoSpaceDE/>
        <w:autoSpaceDN/>
        <w:spacing w:after="120"/>
        <w:ind w:left="1440"/>
        <w:jc w:val="both"/>
        <w:rPr>
          <w:rFonts w:ascii="Times New Roman" w:hAnsi="Times New Roman" w:cs="Times New Roman"/>
          <w:color w:val="131513"/>
          <w:w w:val="105"/>
        </w:rPr>
      </w:pPr>
      <w:r w:rsidRPr="00952C17">
        <w:rPr>
          <w:rFonts w:ascii="Times New Roman" w:hAnsi="Times New Roman" w:cs="Times New Roman"/>
          <w:b/>
          <w:color w:val="131513"/>
          <w:w w:val="105"/>
        </w:rPr>
        <w:t>B</w:t>
      </w:r>
      <w:r w:rsidRPr="00952C17">
        <w:rPr>
          <w:rFonts w:ascii="Times New Roman" w:hAnsi="Times New Roman" w:cs="Times New Roman"/>
          <w:color w:val="131513"/>
          <w:w w:val="105"/>
        </w:rPr>
        <w:t>. Data Processor restricts access to Personal Data to only those individuals who require such access to perform their job function.</w:t>
      </w:r>
    </w:p>
    <w:p w14:paraId="4AB75C67" w14:textId="77777777" w:rsidR="00952C17" w:rsidRPr="00952C17" w:rsidRDefault="00952C17" w:rsidP="00E44EB0">
      <w:pPr>
        <w:widowControl/>
        <w:spacing w:after="120"/>
        <w:ind w:firstLine="720"/>
        <w:rPr>
          <w:rFonts w:ascii="Times New Roman" w:hAnsi="Times New Roman" w:cs="Times New Roman"/>
          <w:b/>
          <w:color w:val="131513"/>
          <w:w w:val="105"/>
        </w:rPr>
      </w:pPr>
      <w:r w:rsidRPr="00952C17">
        <w:rPr>
          <w:rFonts w:ascii="Times New Roman" w:hAnsi="Times New Roman" w:cs="Times New Roman"/>
          <w:b/>
          <w:color w:val="131513"/>
          <w:w w:val="105"/>
        </w:rPr>
        <w:t xml:space="preserve">4) Integrity and Confidentiality. </w:t>
      </w:r>
    </w:p>
    <w:p w14:paraId="7760C24B"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A.</w:t>
      </w:r>
      <w:r w:rsidRPr="00952C17">
        <w:rPr>
          <w:rFonts w:ascii="Times New Roman" w:hAnsi="Times New Roman" w:cs="Times New Roman"/>
          <w:color w:val="131513"/>
          <w:w w:val="105"/>
        </w:rPr>
        <w:t xml:space="preserve"> Data Processor instructs Data Processor personnel to disable administrative sessions when leaving premises Data Processor controls or when computers are otherwise left unattended. </w:t>
      </w:r>
    </w:p>
    <w:p w14:paraId="560AA025"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B.</w:t>
      </w:r>
      <w:r w:rsidRPr="00952C17">
        <w:rPr>
          <w:rFonts w:ascii="Times New Roman" w:hAnsi="Times New Roman" w:cs="Times New Roman"/>
          <w:color w:val="131513"/>
          <w:w w:val="105"/>
        </w:rPr>
        <w:t xml:space="preserve"> Data Processor stores passwords in a way that makes them unintelligible while they are in force. </w:t>
      </w:r>
    </w:p>
    <w:p w14:paraId="70AE90AB" w14:textId="77777777" w:rsidR="00952C17" w:rsidRPr="00952C17" w:rsidRDefault="00952C17" w:rsidP="00E44EB0">
      <w:pPr>
        <w:widowControl/>
        <w:spacing w:after="120"/>
        <w:ind w:firstLine="720"/>
        <w:rPr>
          <w:rFonts w:ascii="Times New Roman" w:hAnsi="Times New Roman" w:cs="Times New Roman"/>
          <w:b/>
          <w:color w:val="131513"/>
          <w:w w:val="105"/>
        </w:rPr>
      </w:pPr>
      <w:r w:rsidRPr="00952C17">
        <w:rPr>
          <w:rFonts w:ascii="Times New Roman" w:hAnsi="Times New Roman" w:cs="Times New Roman"/>
          <w:b/>
          <w:color w:val="131513"/>
          <w:w w:val="105"/>
        </w:rPr>
        <w:t xml:space="preserve">5) Authentication. </w:t>
      </w:r>
    </w:p>
    <w:p w14:paraId="73F0D92B"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A</w:t>
      </w:r>
      <w:r w:rsidRPr="00952C17">
        <w:rPr>
          <w:rFonts w:ascii="Times New Roman" w:hAnsi="Times New Roman" w:cs="Times New Roman"/>
          <w:color w:val="131513"/>
          <w:w w:val="105"/>
        </w:rPr>
        <w:t xml:space="preserve">. Data Processor uses industry standard practices to identify and authenticate users who attempt to access information systems. </w:t>
      </w:r>
    </w:p>
    <w:p w14:paraId="79C839EF"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B</w:t>
      </w:r>
      <w:r w:rsidRPr="00952C17">
        <w:rPr>
          <w:rFonts w:ascii="Times New Roman" w:hAnsi="Times New Roman" w:cs="Times New Roman"/>
          <w:color w:val="131513"/>
          <w:w w:val="105"/>
        </w:rPr>
        <w:t xml:space="preserve">. Where authentication mechanisms are based on passwords, Data Processor requires that the passwords are renewed regularly. </w:t>
      </w:r>
    </w:p>
    <w:p w14:paraId="116374A5"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C</w:t>
      </w:r>
      <w:r w:rsidRPr="00952C17">
        <w:rPr>
          <w:rFonts w:ascii="Times New Roman" w:hAnsi="Times New Roman" w:cs="Times New Roman"/>
          <w:color w:val="131513"/>
          <w:w w:val="105"/>
        </w:rPr>
        <w:t xml:space="preserve">. Where authentication mechanisms are based on passwords, Data Processor requires the password to be at least eight characters long. </w:t>
      </w:r>
    </w:p>
    <w:p w14:paraId="2F7EAA4B"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D</w:t>
      </w:r>
      <w:r w:rsidRPr="00952C17">
        <w:rPr>
          <w:rFonts w:ascii="Times New Roman" w:hAnsi="Times New Roman" w:cs="Times New Roman"/>
          <w:color w:val="131513"/>
          <w:w w:val="105"/>
        </w:rPr>
        <w:t xml:space="preserve">. Data Processor ensures that de-activated or expired identifiers are not granted to other individuals. </w:t>
      </w:r>
    </w:p>
    <w:p w14:paraId="2957DC9C"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E</w:t>
      </w:r>
      <w:r w:rsidRPr="00952C17">
        <w:rPr>
          <w:rFonts w:ascii="Times New Roman" w:hAnsi="Times New Roman" w:cs="Times New Roman"/>
          <w:color w:val="131513"/>
          <w:w w:val="105"/>
        </w:rPr>
        <w:t xml:space="preserve">. Data Processor monitors repeated attempts to gain access to the information system using an invalid password. </w:t>
      </w:r>
    </w:p>
    <w:p w14:paraId="2AB70C96"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F</w:t>
      </w:r>
      <w:r w:rsidRPr="00952C17">
        <w:rPr>
          <w:rFonts w:ascii="Times New Roman" w:hAnsi="Times New Roman" w:cs="Times New Roman"/>
          <w:color w:val="131513"/>
          <w:w w:val="105"/>
        </w:rPr>
        <w:t xml:space="preserve">. Data Processor maintains industry standard procedures to deactivate passwords that have been corrupted or inadvertently disclosed. </w:t>
      </w:r>
    </w:p>
    <w:p w14:paraId="4B6AAE02"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G</w:t>
      </w:r>
      <w:r w:rsidRPr="00952C17">
        <w:rPr>
          <w:rFonts w:ascii="Times New Roman" w:hAnsi="Times New Roman" w:cs="Times New Roman"/>
          <w:color w:val="131513"/>
          <w:w w:val="105"/>
        </w:rPr>
        <w:t xml:space="preserve">. Data Processor uses industry standard password protection practices, including practices designed to maintain the confidentiality and integrity of passwords when they are assigned and distributed, and during storage. </w:t>
      </w:r>
    </w:p>
    <w:p w14:paraId="56A2628F" w14:textId="77777777" w:rsidR="00952C17" w:rsidRPr="00952C17" w:rsidRDefault="00952C17" w:rsidP="00E44EB0">
      <w:pPr>
        <w:widowControl/>
        <w:spacing w:after="120"/>
        <w:ind w:firstLine="720"/>
        <w:rPr>
          <w:rFonts w:ascii="Times New Roman" w:hAnsi="Times New Roman" w:cs="Times New Roman"/>
          <w:color w:val="131513"/>
          <w:w w:val="105"/>
        </w:rPr>
      </w:pPr>
      <w:r w:rsidRPr="00952C17">
        <w:rPr>
          <w:rFonts w:ascii="Times New Roman" w:hAnsi="Times New Roman" w:cs="Times New Roman"/>
          <w:b/>
          <w:color w:val="131513"/>
          <w:w w:val="105"/>
        </w:rPr>
        <w:t>6) Network Design</w:t>
      </w:r>
      <w:r w:rsidRPr="00952C17">
        <w:rPr>
          <w:rFonts w:ascii="Times New Roman" w:hAnsi="Times New Roman" w:cs="Times New Roman"/>
          <w:color w:val="131513"/>
          <w:w w:val="105"/>
        </w:rPr>
        <w:t xml:space="preserve">. </w:t>
      </w:r>
    </w:p>
    <w:p w14:paraId="2EABEE01" w14:textId="77777777" w:rsidR="00952C17" w:rsidRPr="00952C17" w:rsidRDefault="00952C17" w:rsidP="00E44EB0">
      <w:pPr>
        <w:widowControl/>
        <w:ind w:left="720" w:firstLine="720"/>
        <w:rPr>
          <w:rFonts w:ascii="Times New Roman" w:hAnsi="Times New Roman" w:cs="Times New Roman"/>
          <w:color w:val="131513"/>
          <w:w w:val="105"/>
        </w:rPr>
      </w:pPr>
      <w:r w:rsidRPr="00952C17">
        <w:rPr>
          <w:rFonts w:ascii="Times New Roman" w:hAnsi="Times New Roman" w:cs="Times New Roman"/>
          <w:b/>
          <w:color w:val="131513"/>
          <w:w w:val="105"/>
        </w:rPr>
        <w:t>A</w:t>
      </w:r>
      <w:r w:rsidRPr="00952C17">
        <w:rPr>
          <w:rFonts w:ascii="Times New Roman" w:hAnsi="Times New Roman" w:cs="Times New Roman"/>
          <w:color w:val="131513"/>
          <w:w w:val="105"/>
        </w:rPr>
        <w:t xml:space="preserve">. Data Processor has controls to avoid individuals assuming access rights they have </w:t>
      </w:r>
    </w:p>
    <w:p w14:paraId="14D65EFA" w14:textId="77777777" w:rsidR="00952C17" w:rsidRPr="00952C17" w:rsidRDefault="00952C17" w:rsidP="00E44EB0">
      <w:pPr>
        <w:widowControl/>
        <w:spacing w:after="120"/>
        <w:ind w:left="720" w:firstLine="720"/>
        <w:rPr>
          <w:rFonts w:ascii="Times New Roman" w:hAnsi="Times New Roman" w:cs="Times New Roman"/>
          <w:color w:val="131513"/>
          <w:w w:val="105"/>
        </w:rPr>
      </w:pPr>
      <w:r w:rsidRPr="00952C17">
        <w:rPr>
          <w:rFonts w:ascii="Times New Roman" w:hAnsi="Times New Roman" w:cs="Times New Roman"/>
          <w:color w:val="131513"/>
          <w:w w:val="105"/>
        </w:rPr>
        <w:t xml:space="preserve">not been assigned to gain access to Personal Data they are not authorized to access. </w:t>
      </w:r>
    </w:p>
    <w:p w14:paraId="7F0662A6" w14:textId="77777777" w:rsidR="00952C17" w:rsidRPr="00952C17" w:rsidRDefault="00952C17" w:rsidP="00E44EB0">
      <w:pPr>
        <w:widowControl/>
        <w:ind w:left="173" w:firstLine="720"/>
        <w:rPr>
          <w:rFonts w:ascii="Times New Roman" w:hAnsi="Times New Roman" w:cs="Times New Roman"/>
          <w:color w:val="131513"/>
          <w:w w:val="105"/>
        </w:rPr>
      </w:pPr>
    </w:p>
    <w:p w14:paraId="33038599" w14:textId="77777777" w:rsidR="00952C17" w:rsidRPr="00952C17" w:rsidRDefault="00952C17" w:rsidP="00E44EB0">
      <w:pPr>
        <w:widowControl/>
        <w:spacing w:after="120"/>
        <w:ind w:left="173"/>
        <w:rPr>
          <w:rFonts w:ascii="Times New Roman" w:hAnsi="Times New Roman" w:cs="Times New Roman"/>
          <w:b/>
          <w:color w:val="131513"/>
          <w:w w:val="105"/>
        </w:rPr>
      </w:pPr>
      <w:r w:rsidRPr="00952C17">
        <w:rPr>
          <w:rFonts w:ascii="Times New Roman" w:hAnsi="Times New Roman" w:cs="Times New Roman"/>
          <w:b/>
          <w:color w:val="131513"/>
          <w:w w:val="105"/>
        </w:rPr>
        <w:t xml:space="preserve">VII. Information Security Incident Management. </w:t>
      </w:r>
    </w:p>
    <w:p w14:paraId="29290BD6" w14:textId="77777777" w:rsidR="00952C17" w:rsidRPr="00952C17" w:rsidRDefault="00952C17" w:rsidP="00E44EB0">
      <w:pPr>
        <w:widowControl/>
        <w:spacing w:after="120"/>
        <w:ind w:left="720"/>
        <w:rPr>
          <w:rFonts w:ascii="Times New Roman" w:hAnsi="Times New Roman" w:cs="Times New Roman"/>
          <w:b/>
          <w:color w:val="131513"/>
          <w:w w:val="105"/>
        </w:rPr>
      </w:pPr>
      <w:r w:rsidRPr="00952C17">
        <w:rPr>
          <w:rFonts w:ascii="Times New Roman" w:hAnsi="Times New Roman" w:cs="Times New Roman"/>
          <w:b/>
          <w:color w:val="131513"/>
          <w:w w:val="105"/>
        </w:rPr>
        <w:t xml:space="preserve">1) Incident Response Process. </w:t>
      </w:r>
    </w:p>
    <w:p w14:paraId="26B7CEA3"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A</w:t>
      </w:r>
      <w:r w:rsidRPr="00952C17">
        <w:rPr>
          <w:rFonts w:ascii="Times New Roman" w:hAnsi="Times New Roman" w:cs="Times New Roman"/>
          <w:color w:val="131513"/>
          <w:w w:val="105"/>
        </w:rPr>
        <w:t xml:space="preserve">. Data Processor maintains a record of security breaches with a description of the breach, the time period, the consequences of the breach, the name of the reporter, and to whom the breach was reported, and the procedure for recovering data. </w:t>
      </w:r>
    </w:p>
    <w:p w14:paraId="747EF809" w14:textId="77777777" w:rsidR="00952C17" w:rsidRPr="00952C17" w:rsidRDefault="00952C17" w:rsidP="00E44EB0">
      <w:pPr>
        <w:widowControl/>
        <w:spacing w:after="120"/>
        <w:ind w:left="1440"/>
        <w:rPr>
          <w:rFonts w:ascii="Times New Roman" w:hAnsi="Times New Roman" w:cs="Times New Roman"/>
          <w:color w:val="131513"/>
          <w:w w:val="105"/>
        </w:rPr>
      </w:pPr>
      <w:r w:rsidRPr="00952C17">
        <w:rPr>
          <w:rFonts w:ascii="Times New Roman" w:hAnsi="Times New Roman" w:cs="Times New Roman"/>
          <w:b/>
          <w:color w:val="131513"/>
          <w:w w:val="105"/>
        </w:rPr>
        <w:t>B</w:t>
      </w:r>
      <w:r w:rsidRPr="00952C17">
        <w:rPr>
          <w:rFonts w:ascii="Times New Roman" w:hAnsi="Times New Roman" w:cs="Times New Roman"/>
          <w:color w:val="131513"/>
          <w:w w:val="105"/>
        </w:rPr>
        <w:t xml:space="preserve">. Data Processor tracks disclosures of Personal Data, including what data has been disclosed, to whom, and at what time. </w:t>
      </w:r>
    </w:p>
    <w:p w14:paraId="45FE73A5" w14:textId="77777777" w:rsidR="00952C17" w:rsidRPr="00952C17" w:rsidRDefault="00952C17" w:rsidP="00E44EB0">
      <w:pPr>
        <w:widowControl/>
        <w:spacing w:after="120"/>
        <w:ind w:left="720"/>
        <w:rPr>
          <w:rFonts w:ascii="Times New Roman" w:hAnsi="Times New Roman" w:cs="Times New Roman"/>
          <w:b/>
          <w:color w:val="131513"/>
          <w:w w:val="105"/>
        </w:rPr>
      </w:pPr>
      <w:r w:rsidRPr="00952C17">
        <w:rPr>
          <w:rFonts w:ascii="Times New Roman" w:hAnsi="Times New Roman" w:cs="Times New Roman"/>
          <w:b/>
          <w:color w:val="131513"/>
          <w:w w:val="105"/>
        </w:rPr>
        <w:t xml:space="preserve">2) Service Monitoring. </w:t>
      </w:r>
    </w:p>
    <w:p w14:paraId="28A2F8B5" w14:textId="39D882FE" w:rsidR="00952C17" w:rsidRPr="00952C17" w:rsidRDefault="00952C17" w:rsidP="00E44EB0">
      <w:pPr>
        <w:widowControl/>
        <w:spacing w:after="120"/>
        <w:ind w:left="1080"/>
        <w:rPr>
          <w:rFonts w:ascii="Times New Roman" w:hAnsi="Times New Roman" w:cs="Times New Roman"/>
          <w:color w:val="131513"/>
          <w:w w:val="105"/>
        </w:rPr>
      </w:pPr>
      <w:r w:rsidRPr="00952C17">
        <w:rPr>
          <w:rFonts w:ascii="Times New Roman" w:hAnsi="Times New Roman" w:cs="Times New Roman"/>
          <w:color w:val="131513"/>
          <w:w w:val="105"/>
        </w:rPr>
        <w:lastRenderedPageBreak/>
        <w:t xml:space="preserve">Data Processor security personnel verify logs at least every six months to propose remediation efforts if necessary. </w:t>
      </w:r>
    </w:p>
    <w:p w14:paraId="0F2C10D9" w14:textId="77777777" w:rsidR="00952C17" w:rsidRPr="00952C17" w:rsidRDefault="00952C17" w:rsidP="00E44EB0">
      <w:pPr>
        <w:widowControl/>
        <w:spacing w:after="120"/>
        <w:ind w:left="173"/>
        <w:rPr>
          <w:rFonts w:ascii="Times New Roman" w:hAnsi="Times New Roman" w:cs="Times New Roman"/>
          <w:b/>
          <w:color w:val="131513"/>
          <w:w w:val="105"/>
        </w:rPr>
      </w:pPr>
      <w:r w:rsidRPr="00952C17">
        <w:rPr>
          <w:rFonts w:ascii="Times New Roman" w:hAnsi="Times New Roman" w:cs="Times New Roman"/>
          <w:b/>
          <w:color w:val="131513"/>
          <w:w w:val="105"/>
        </w:rPr>
        <w:t xml:space="preserve">VIII. Business Continuity Management. </w:t>
      </w:r>
    </w:p>
    <w:p w14:paraId="288F0730" w14:textId="77777777" w:rsidR="00952C17" w:rsidRPr="00952C17" w:rsidRDefault="00952C17" w:rsidP="00E44EB0">
      <w:pPr>
        <w:widowControl/>
        <w:numPr>
          <w:ilvl w:val="0"/>
          <w:numId w:val="8"/>
        </w:numPr>
        <w:rPr>
          <w:rFonts w:ascii="Times New Roman" w:hAnsi="Times New Roman" w:cs="Times New Roman"/>
          <w:color w:val="131513"/>
          <w:w w:val="105"/>
        </w:rPr>
      </w:pPr>
      <w:r w:rsidRPr="00952C17">
        <w:rPr>
          <w:rFonts w:ascii="Times New Roman" w:hAnsi="Times New Roman" w:cs="Times New Roman"/>
          <w:color w:val="131513"/>
          <w:w w:val="105"/>
        </w:rPr>
        <w:t xml:space="preserve">Data Processor maintains emergency and contingency plans for the facilities in which </w:t>
      </w:r>
    </w:p>
    <w:p w14:paraId="12137250" w14:textId="77777777" w:rsidR="00952C17" w:rsidRPr="00952C17" w:rsidRDefault="00952C17" w:rsidP="00E44EB0">
      <w:pPr>
        <w:widowControl/>
        <w:spacing w:after="120"/>
        <w:ind w:left="1080"/>
        <w:rPr>
          <w:rFonts w:ascii="Times New Roman" w:hAnsi="Times New Roman" w:cs="Times New Roman"/>
          <w:color w:val="131513"/>
          <w:w w:val="105"/>
        </w:rPr>
      </w:pPr>
      <w:r w:rsidRPr="00952C17">
        <w:rPr>
          <w:rFonts w:ascii="Times New Roman" w:hAnsi="Times New Roman" w:cs="Times New Roman"/>
          <w:color w:val="131513"/>
          <w:w w:val="105"/>
        </w:rPr>
        <w:t xml:space="preserve">Data Processor information systems that process Personal Data are located. </w:t>
      </w:r>
    </w:p>
    <w:p w14:paraId="0F15318B" w14:textId="77777777" w:rsidR="00952C17" w:rsidRPr="00952C17" w:rsidRDefault="00952C17" w:rsidP="00E44EB0">
      <w:pPr>
        <w:widowControl/>
        <w:numPr>
          <w:ilvl w:val="0"/>
          <w:numId w:val="8"/>
        </w:numPr>
        <w:autoSpaceDE/>
        <w:autoSpaceDN/>
        <w:jc w:val="both"/>
        <w:rPr>
          <w:rFonts w:ascii="Times New Roman" w:hAnsi="Times New Roman" w:cs="Times New Roman"/>
          <w:color w:val="131513"/>
          <w:w w:val="105"/>
        </w:rPr>
      </w:pPr>
      <w:r w:rsidRPr="00952C17">
        <w:rPr>
          <w:rFonts w:ascii="Times New Roman" w:hAnsi="Times New Roman" w:cs="Times New Roman"/>
          <w:color w:val="131513"/>
          <w:w w:val="105"/>
        </w:rPr>
        <w:t xml:space="preserve">Data Processor’s redundant storage and its procedures for recovering data are designed to </w:t>
      </w:r>
    </w:p>
    <w:p w14:paraId="3B1A6A1A" w14:textId="77777777" w:rsidR="00952C17" w:rsidRPr="00952C17" w:rsidRDefault="00952C17" w:rsidP="00E44EB0">
      <w:pPr>
        <w:widowControl/>
        <w:autoSpaceDE/>
        <w:autoSpaceDN/>
        <w:spacing w:after="360"/>
        <w:ind w:left="1077"/>
        <w:jc w:val="both"/>
        <w:rPr>
          <w:rFonts w:ascii="Times New Roman" w:hAnsi="Times New Roman" w:cs="Times New Roman"/>
          <w:color w:val="131513"/>
          <w:w w:val="105"/>
        </w:rPr>
      </w:pPr>
      <w:r w:rsidRPr="00952C17">
        <w:rPr>
          <w:rFonts w:ascii="Times New Roman" w:hAnsi="Times New Roman" w:cs="Times New Roman"/>
          <w:color w:val="131513"/>
          <w:w w:val="105"/>
        </w:rPr>
        <w:t>attempt to reconstruct Personal Data in its original state from before the time it was lost or destroyed.</w:t>
      </w:r>
    </w:p>
    <w:p w14:paraId="287A13D2" w14:textId="7E744B6C" w:rsidR="0004686A" w:rsidRPr="00E903AB" w:rsidDel="00CF7E9B" w:rsidRDefault="00456E53" w:rsidP="00CF7E9B">
      <w:pPr>
        <w:jc w:val="center"/>
        <w:rPr>
          <w:del w:id="411" w:author="Dimova, Stanislava" w:date="2023-03-09T12:10:00Z"/>
          <w:rFonts w:ascii="Times New Roman" w:hAnsi="Times New Roman" w:cs="Times New Roman"/>
          <w:b/>
          <w:sz w:val="20"/>
          <w:szCs w:val="20"/>
        </w:rPr>
      </w:pPr>
      <w:r>
        <w:rPr>
          <w:rFonts w:ascii="Times New Roman" w:hAnsi="Times New Roman" w:cs="Times New Roman"/>
          <w:b/>
          <w:sz w:val="28"/>
        </w:rPr>
        <w:br w:type="page"/>
      </w:r>
      <w:commentRangeStart w:id="412"/>
      <w:commentRangeStart w:id="413"/>
      <w:r w:rsidR="00913DE7" w:rsidRPr="00D702FF" w:rsidDel="00913DE7">
        <w:rPr>
          <w:rFonts w:ascii="Times New Roman" w:hAnsi="Times New Roman" w:cs="Times New Roman"/>
          <w:b/>
        </w:rPr>
        <w:lastRenderedPageBreak/>
        <w:t xml:space="preserve"> </w:t>
      </w:r>
      <w:del w:id="414" w:author="Dimova, Stanislava" w:date="2023-03-09T12:10:00Z">
        <w:r w:rsidR="00F729DE" w:rsidRPr="00D702FF" w:rsidDel="00CF7E9B">
          <w:rPr>
            <w:rFonts w:ascii="Times New Roman" w:hAnsi="Times New Roman" w:cs="Times New Roman"/>
            <w:b/>
          </w:rPr>
          <w:delText>ATTACHMENT</w:delText>
        </w:r>
        <w:r w:rsidR="00073A55" w:rsidRPr="00D702FF" w:rsidDel="00CF7E9B">
          <w:rPr>
            <w:rFonts w:ascii="Times New Roman" w:hAnsi="Times New Roman" w:cs="Times New Roman"/>
            <w:b/>
          </w:rPr>
          <w:delText xml:space="preserve"> </w:delText>
        </w:r>
        <w:r w:rsidR="00792E3D" w:rsidRPr="00D702FF" w:rsidDel="00CF7E9B">
          <w:rPr>
            <w:rFonts w:ascii="Times New Roman" w:hAnsi="Times New Roman" w:cs="Times New Roman"/>
            <w:b/>
          </w:rPr>
          <w:delText>3</w:delText>
        </w:r>
        <w:r w:rsidR="00073A55" w:rsidRPr="00D702FF" w:rsidDel="00CF7E9B">
          <w:rPr>
            <w:rFonts w:ascii="Times New Roman" w:hAnsi="Times New Roman" w:cs="Times New Roman"/>
            <w:b/>
          </w:rPr>
          <w:delText>:</w:delText>
        </w:r>
      </w:del>
    </w:p>
    <w:p w14:paraId="6914FFAA" w14:textId="5C173668" w:rsidR="00D61B5B" w:rsidRPr="00D61B5B" w:rsidDel="00CF7E9B" w:rsidRDefault="00D61B5B" w:rsidP="00832563">
      <w:pPr>
        <w:widowControl/>
        <w:adjustRightInd w:val="0"/>
        <w:jc w:val="center"/>
        <w:rPr>
          <w:del w:id="415" w:author="Dimova, Stanislava" w:date="2023-03-09T12:10:00Z"/>
          <w:rFonts w:ascii="Times New Roman" w:eastAsia="Calibri" w:hAnsi="Times New Roman" w:cs="Times New Roman"/>
          <w:color w:val="000000"/>
        </w:rPr>
      </w:pPr>
      <w:del w:id="416" w:author="Dimova, Stanislava" w:date="2023-03-09T12:10:00Z">
        <w:r w:rsidRPr="00D61B5B" w:rsidDel="00CF7E9B">
          <w:rPr>
            <w:rFonts w:ascii="Times New Roman" w:eastAsia="Calibri" w:hAnsi="Times New Roman" w:cs="Times New Roman"/>
            <w:b/>
            <w:bCs/>
            <w:color w:val="000000"/>
          </w:rPr>
          <w:delText>STANDARD CONTRACTUAL CLAUSES</w:delText>
        </w:r>
        <w:commentRangeEnd w:id="412"/>
        <w:r w:rsidR="00AF4B8D" w:rsidDel="00CF7E9B">
          <w:rPr>
            <w:rStyle w:val="CommentReference"/>
          </w:rPr>
          <w:commentReference w:id="412"/>
        </w:r>
        <w:commentRangeEnd w:id="413"/>
        <w:r w:rsidR="00835A5A" w:rsidDel="00CF7E9B">
          <w:rPr>
            <w:rStyle w:val="CommentReference"/>
          </w:rPr>
          <w:commentReference w:id="413"/>
        </w:r>
      </w:del>
    </w:p>
    <w:p w14:paraId="65A1123E" w14:textId="018F0B00" w:rsidR="00D61B5B" w:rsidRPr="00D61B5B" w:rsidDel="00CF7E9B" w:rsidRDefault="00D61B5B" w:rsidP="00832563">
      <w:pPr>
        <w:widowControl/>
        <w:adjustRightInd w:val="0"/>
        <w:rPr>
          <w:del w:id="417" w:author="Dimova, Stanislava" w:date="2023-03-09T12:10:00Z"/>
          <w:rFonts w:ascii="Times New Roman" w:eastAsia="Calibri" w:hAnsi="Times New Roman" w:cs="Times New Roman"/>
          <w:color w:val="000000"/>
        </w:rPr>
      </w:pPr>
    </w:p>
    <w:p w14:paraId="6F45CD88" w14:textId="5B3ACC12" w:rsidR="00D61B5B" w:rsidRPr="00D61B5B" w:rsidDel="00CF7E9B" w:rsidRDefault="00D61B5B" w:rsidP="00832563">
      <w:pPr>
        <w:widowControl/>
        <w:adjustRightInd w:val="0"/>
        <w:jc w:val="both"/>
        <w:rPr>
          <w:del w:id="418" w:author="Dimova, Stanislava" w:date="2023-03-09T12:10:00Z"/>
          <w:rFonts w:ascii="Times New Roman" w:eastAsia="Calibri" w:hAnsi="Times New Roman" w:cs="Times New Roman"/>
          <w:b/>
          <w:bCs/>
          <w:color w:val="000000"/>
        </w:rPr>
      </w:pPr>
      <w:del w:id="419" w:author="Dimova, Stanislava" w:date="2023-03-09T12:10:00Z">
        <w:r w:rsidRPr="00D61B5B" w:rsidDel="00CF7E9B">
          <w:rPr>
            <w:rFonts w:ascii="Times New Roman" w:eastAsia="Calibri" w:hAnsi="Times New Roman" w:cs="Times New Roman"/>
            <w:b/>
            <w:bCs/>
            <w:color w:val="000000"/>
          </w:rPr>
          <w:delText>pursuant to the COMMISSION IMPLEMENTING DECISION (EU) 2021/914 of 4 June 2021 on standard contractual clauses for the transfer of personal data to third countries pursuant to Regulation (EU) 2016/679 of the European Parliament and of the Council</w:delText>
        </w:r>
      </w:del>
    </w:p>
    <w:p w14:paraId="63EAC1A8" w14:textId="79B3C0CD" w:rsidR="00D61B5B" w:rsidRPr="00D61B5B" w:rsidDel="00CF7E9B" w:rsidRDefault="00D61B5B" w:rsidP="00832563">
      <w:pPr>
        <w:widowControl/>
        <w:adjustRightInd w:val="0"/>
        <w:rPr>
          <w:del w:id="420" w:author="Dimova, Stanislava" w:date="2023-03-09T12:10:00Z"/>
          <w:rFonts w:ascii="Times New Roman" w:eastAsia="Calibri" w:hAnsi="Times New Roman" w:cs="Times New Roman"/>
          <w:color w:val="000000"/>
        </w:rPr>
      </w:pPr>
    </w:p>
    <w:p w14:paraId="40142F8F" w14:textId="0A34EF22" w:rsidR="00D61B5B" w:rsidRPr="00D61B5B" w:rsidDel="00CF7E9B" w:rsidRDefault="00D61B5B" w:rsidP="00832563">
      <w:pPr>
        <w:widowControl/>
        <w:shd w:val="clear" w:color="auto" w:fill="FFFFFF"/>
        <w:tabs>
          <w:tab w:val="left" w:pos="6465"/>
          <w:tab w:val="left" w:leader="dot" w:pos="8688"/>
        </w:tabs>
        <w:autoSpaceDE/>
        <w:autoSpaceDN/>
        <w:spacing w:before="178" w:after="240"/>
        <w:jc w:val="both"/>
        <w:rPr>
          <w:del w:id="421" w:author="Dimova, Stanislava" w:date="2023-03-09T12:10:00Z"/>
          <w:rFonts w:ascii="Times New Roman" w:eastAsia="Times New Roman" w:hAnsi="Times New Roman" w:cs="Times New Roman"/>
          <w:noProof/>
          <w:spacing w:val="-3"/>
          <w:szCs w:val="18"/>
          <w:lang w:val="en-GB"/>
        </w:rPr>
      </w:pPr>
      <w:del w:id="422" w:author="Dimova, Stanislava" w:date="2023-03-09T12:10:00Z">
        <w:r w:rsidRPr="00D61B5B" w:rsidDel="00CF7E9B">
          <w:rPr>
            <w:rFonts w:ascii="Times New Roman" w:eastAsia="Times New Roman" w:hAnsi="Times New Roman" w:cs="Times New Roman"/>
            <w:noProof/>
            <w:spacing w:val="-3"/>
            <w:szCs w:val="18"/>
            <w:lang w:val="en-GB"/>
          </w:rPr>
          <w:delText>Name of the data exporting organisation</w:delText>
        </w:r>
        <w:r w:rsidRPr="00D61B5B" w:rsidDel="00CF7E9B">
          <w:rPr>
            <w:rFonts w:ascii="Times New Roman" w:eastAsia="Times New Roman" w:hAnsi="Times New Roman" w:cs="Times New Roman"/>
            <w:noProof/>
            <w:spacing w:val="-3"/>
            <w:szCs w:val="18"/>
            <w:highlight w:val="yellow"/>
            <w:lang w:val="en-GB"/>
          </w:rPr>
          <w:delText>:</w:delText>
        </w:r>
        <w:r w:rsidRPr="00D61B5B" w:rsidDel="00CF7E9B">
          <w:rPr>
            <w:rFonts w:ascii="Times New Roman" w:eastAsia="Times New Roman" w:hAnsi="Times New Roman" w:cs="Times New Roman"/>
            <w:b/>
            <w:noProof/>
            <w:spacing w:val="-3"/>
            <w:szCs w:val="18"/>
            <w:highlight w:val="yellow"/>
            <w:lang w:val="en-GB"/>
          </w:rPr>
          <w:delText>…..</w:delText>
        </w:r>
      </w:del>
    </w:p>
    <w:p w14:paraId="61715F82" w14:textId="200648DE" w:rsidR="00D61B5B" w:rsidRPr="00D61B5B" w:rsidDel="00CF7E9B" w:rsidRDefault="00D61B5B" w:rsidP="00832563">
      <w:pPr>
        <w:widowControl/>
        <w:shd w:val="clear" w:color="auto" w:fill="FFFFFF"/>
        <w:tabs>
          <w:tab w:val="left" w:pos="6465"/>
          <w:tab w:val="left" w:leader="dot" w:pos="8688"/>
        </w:tabs>
        <w:autoSpaceDE/>
        <w:autoSpaceDN/>
        <w:spacing w:before="178" w:after="240"/>
        <w:jc w:val="both"/>
        <w:rPr>
          <w:del w:id="423" w:author="Dimova, Stanislava" w:date="2023-03-09T12:10:00Z"/>
          <w:rFonts w:ascii="Times New Roman" w:eastAsia="Times New Roman" w:hAnsi="Times New Roman" w:cs="Times New Roman"/>
          <w:noProof/>
          <w:spacing w:val="-3"/>
          <w:szCs w:val="18"/>
          <w:lang w:val="en-GB"/>
        </w:rPr>
      </w:pPr>
      <w:del w:id="424" w:author="Dimova, Stanislava" w:date="2023-03-09T12:10:00Z">
        <w:r w:rsidRPr="00D61B5B" w:rsidDel="00CF7E9B">
          <w:rPr>
            <w:rFonts w:ascii="Times New Roman" w:eastAsia="Times New Roman" w:hAnsi="Times New Roman" w:cs="Times New Roman"/>
            <w:noProof/>
            <w:spacing w:val="-3"/>
            <w:szCs w:val="18"/>
            <w:lang w:val="en-GB"/>
          </w:rPr>
          <w:delText xml:space="preserve">Address: </w:delText>
        </w:r>
        <w:r w:rsidRPr="00D61B5B" w:rsidDel="00CF7E9B">
          <w:rPr>
            <w:rFonts w:ascii="Times New Roman" w:eastAsia="Times New Roman" w:hAnsi="Times New Roman" w:cs="Times New Roman"/>
            <w:noProof/>
            <w:spacing w:val="-3"/>
            <w:szCs w:val="18"/>
            <w:highlight w:val="yellow"/>
            <w:lang w:val="en-GB"/>
          </w:rPr>
          <w:delText>…</w:delText>
        </w:r>
      </w:del>
    </w:p>
    <w:p w14:paraId="5569E0E8" w14:textId="302EB195" w:rsidR="00D61B5B" w:rsidRPr="00D61B5B" w:rsidDel="00CF7E9B" w:rsidRDefault="00D61B5B" w:rsidP="00832563">
      <w:pPr>
        <w:widowControl/>
        <w:shd w:val="clear" w:color="auto" w:fill="FFFFFF"/>
        <w:tabs>
          <w:tab w:val="left" w:pos="4920"/>
          <w:tab w:val="left" w:leader="dot" w:pos="8688"/>
        </w:tabs>
        <w:autoSpaceDE/>
        <w:autoSpaceDN/>
        <w:spacing w:before="182" w:after="160"/>
        <w:jc w:val="both"/>
        <w:rPr>
          <w:del w:id="425" w:author="Dimova, Stanislava" w:date="2023-03-09T12:10:00Z"/>
          <w:rFonts w:ascii="Times New Roman" w:eastAsia="Times New Roman" w:hAnsi="Times New Roman" w:cs="Times New Roman"/>
          <w:noProof/>
          <w:szCs w:val="18"/>
          <w:lang w:val="en-GB"/>
        </w:rPr>
      </w:pPr>
      <w:del w:id="426" w:author="Dimova, Stanislava" w:date="2023-03-09T12:10:00Z">
        <w:r w:rsidRPr="00D61B5B" w:rsidDel="00CF7E9B">
          <w:rPr>
            <w:rFonts w:ascii="Times New Roman" w:eastAsia="Times New Roman" w:hAnsi="Times New Roman" w:cs="Times New Roman"/>
            <w:noProof/>
            <w:szCs w:val="18"/>
            <w:lang w:val="en-GB"/>
          </w:rPr>
          <w:delText xml:space="preserve">Incorporated under the laws of </w:delText>
        </w:r>
        <w:r w:rsidRPr="00D61B5B" w:rsidDel="00CF7E9B">
          <w:rPr>
            <w:rFonts w:ascii="Times New Roman" w:eastAsia="Times New Roman" w:hAnsi="Times New Roman" w:cs="Times New Roman"/>
            <w:b/>
            <w:noProof/>
            <w:szCs w:val="18"/>
            <w:highlight w:val="yellow"/>
            <w:lang w:val="en-GB"/>
          </w:rPr>
          <w:delText>…</w:delText>
        </w:r>
        <w:r w:rsidRPr="00D61B5B" w:rsidDel="00CF7E9B">
          <w:rPr>
            <w:rFonts w:ascii="Times New Roman" w:eastAsia="Times New Roman" w:hAnsi="Times New Roman" w:cs="Times New Roman"/>
            <w:noProof/>
            <w:szCs w:val="18"/>
            <w:highlight w:val="yellow"/>
            <w:lang w:val="en-GB"/>
          </w:rPr>
          <w:delText>,</w:delText>
        </w:r>
        <w:r w:rsidRPr="00D61B5B" w:rsidDel="00CF7E9B">
          <w:rPr>
            <w:rFonts w:ascii="Times New Roman" w:eastAsia="Times New Roman" w:hAnsi="Times New Roman" w:cs="Times New Roman"/>
            <w:noProof/>
            <w:szCs w:val="18"/>
            <w:lang w:val="en-GB"/>
          </w:rPr>
          <w:delText xml:space="preserve"> with corporate registration No. </w:delText>
        </w:r>
        <w:r w:rsidRPr="00D61B5B" w:rsidDel="00CF7E9B">
          <w:rPr>
            <w:rFonts w:ascii="Times New Roman" w:eastAsia="Times New Roman" w:hAnsi="Times New Roman" w:cs="Times New Roman"/>
            <w:b/>
            <w:noProof/>
            <w:szCs w:val="18"/>
            <w:highlight w:val="yellow"/>
            <w:lang w:val="en-GB"/>
          </w:rPr>
          <w:delText>…</w:delText>
        </w:r>
      </w:del>
    </w:p>
    <w:p w14:paraId="59E60696" w14:textId="712F5090" w:rsidR="00D61B5B" w:rsidRPr="00D61B5B" w:rsidDel="00CF7E9B" w:rsidRDefault="00D61B5B" w:rsidP="00832563">
      <w:pPr>
        <w:widowControl/>
        <w:shd w:val="clear" w:color="auto" w:fill="FFFFFF"/>
        <w:autoSpaceDE/>
        <w:autoSpaceDN/>
        <w:spacing w:before="278" w:after="240"/>
        <w:jc w:val="center"/>
        <w:rPr>
          <w:del w:id="427" w:author="Dimova, Stanislava" w:date="2023-03-09T12:10:00Z"/>
          <w:rFonts w:ascii="Times New Roman" w:eastAsia="Times New Roman" w:hAnsi="Times New Roman" w:cs="Times New Roman"/>
          <w:noProof/>
          <w:spacing w:val="-8"/>
          <w:szCs w:val="18"/>
          <w:lang w:val="en-GB"/>
        </w:rPr>
      </w:pPr>
      <w:del w:id="428" w:author="Dimova, Stanislava" w:date="2023-03-09T12:10:00Z">
        <w:r w:rsidRPr="00D61B5B" w:rsidDel="00CF7E9B">
          <w:rPr>
            <w:rFonts w:ascii="Times New Roman" w:eastAsia="Times New Roman" w:hAnsi="Times New Roman" w:cs="Times New Roman"/>
            <w:noProof/>
            <w:spacing w:val="-8"/>
            <w:szCs w:val="18"/>
            <w:lang w:val="en-GB"/>
          </w:rPr>
          <w:br/>
          <w:delText xml:space="preserve">(the data </w:delText>
        </w:r>
        <w:r w:rsidRPr="00D61B5B" w:rsidDel="00CF7E9B">
          <w:rPr>
            <w:rFonts w:ascii="Times New Roman" w:eastAsia="Times New Roman" w:hAnsi="Times New Roman" w:cs="Times New Roman"/>
            <w:b/>
            <w:noProof/>
            <w:spacing w:val="-8"/>
            <w:szCs w:val="18"/>
            <w:lang w:val="en-GB"/>
          </w:rPr>
          <w:delText>exporter</w:delText>
        </w:r>
        <w:r w:rsidRPr="00D61B5B" w:rsidDel="00CF7E9B">
          <w:rPr>
            <w:rFonts w:ascii="Times New Roman" w:eastAsia="Times New Roman" w:hAnsi="Times New Roman" w:cs="Times New Roman"/>
            <w:noProof/>
            <w:spacing w:val="-8"/>
            <w:szCs w:val="18"/>
            <w:lang w:val="en-GB"/>
          </w:rPr>
          <w:delText>)</w:delText>
        </w:r>
      </w:del>
    </w:p>
    <w:p w14:paraId="68978E51" w14:textId="7FF9C456" w:rsidR="00D61B5B" w:rsidRPr="00D61B5B" w:rsidDel="00CF7E9B" w:rsidRDefault="00D61B5B" w:rsidP="00832563">
      <w:pPr>
        <w:widowControl/>
        <w:shd w:val="clear" w:color="auto" w:fill="FFFFFF"/>
        <w:autoSpaceDE/>
        <w:autoSpaceDN/>
        <w:spacing w:before="278" w:after="240"/>
        <w:jc w:val="both"/>
        <w:rPr>
          <w:del w:id="429" w:author="Dimova, Stanislava" w:date="2023-03-09T12:10:00Z"/>
          <w:rFonts w:ascii="Times New Roman" w:eastAsia="Times New Roman" w:hAnsi="Times New Roman" w:cs="Times New Roman"/>
          <w:noProof/>
          <w:szCs w:val="18"/>
          <w:lang w:val="en-GB"/>
        </w:rPr>
      </w:pPr>
      <w:del w:id="430" w:author="Dimova, Stanislava" w:date="2023-03-09T12:10:00Z">
        <w:r w:rsidRPr="00D61B5B" w:rsidDel="00CF7E9B">
          <w:rPr>
            <w:rFonts w:ascii="Times New Roman" w:eastAsia="Times New Roman" w:hAnsi="Times New Roman" w:cs="Times New Roman"/>
            <w:noProof/>
            <w:spacing w:val="-8"/>
            <w:szCs w:val="18"/>
            <w:lang w:val="en-GB"/>
          </w:rPr>
          <w:delText>A</w:delText>
        </w:r>
        <w:r w:rsidRPr="00D61B5B" w:rsidDel="00CF7E9B">
          <w:rPr>
            <w:rFonts w:ascii="Times New Roman" w:eastAsia="Times New Roman" w:hAnsi="Times New Roman" w:cs="Times New Roman"/>
            <w:noProof/>
            <w:szCs w:val="18"/>
            <w:lang w:val="en-GB"/>
          </w:rPr>
          <w:delText>nd</w:delText>
        </w:r>
      </w:del>
    </w:p>
    <w:p w14:paraId="193BB3DC" w14:textId="161B47D8" w:rsidR="00D61B5B" w:rsidRPr="00D61B5B" w:rsidDel="00CF7E9B" w:rsidRDefault="00D61B5B" w:rsidP="00832563">
      <w:pPr>
        <w:widowControl/>
        <w:shd w:val="clear" w:color="auto" w:fill="FFFFFF"/>
        <w:tabs>
          <w:tab w:val="left" w:leader="dot" w:pos="6504"/>
        </w:tabs>
        <w:autoSpaceDE/>
        <w:autoSpaceDN/>
        <w:spacing w:after="240"/>
        <w:jc w:val="both"/>
        <w:rPr>
          <w:del w:id="431" w:author="Dimova, Stanislava" w:date="2023-03-09T12:10:00Z"/>
          <w:rFonts w:ascii="Times New Roman" w:eastAsia="Times New Roman" w:hAnsi="Times New Roman" w:cs="Times New Roman"/>
          <w:noProof/>
          <w:szCs w:val="18"/>
          <w:lang w:val="en-GB"/>
        </w:rPr>
      </w:pPr>
      <w:del w:id="432" w:author="Dimova, Stanislava" w:date="2023-03-09T12:10:00Z">
        <w:r w:rsidRPr="00D61B5B" w:rsidDel="00CF7E9B">
          <w:rPr>
            <w:rFonts w:ascii="Times New Roman" w:eastAsia="Times New Roman" w:hAnsi="Times New Roman" w:cs="Times New Roman"/>
            <w:noProof/>
            <w:spacing w:val="-3"/>
            <w:szCs w:val="18"/>
            <w:lang w:val="en-GB"/>
          </w:rPr>
          <w:delText>Name of the data importing organisation:</w:delText>
        </w:r>
        <w:r w:rsidRPr="00D61B5B" w:rsidDel="00CF7E9B">
          <w:rPr>
            <w:rFonts w:ascii="Times New Roman" w:eastAsia="Times New Roman" w:hAnsi="Times New Roman" w:cs="Times New Roman"/>
            <w:noProof/>
            <w:szCs w:val="18"/>
            <w:lang w:val="en-GB"/>
          </w:rPr>
          <w:delText xml:space="preserve"> </w:delText>
        </w:r>
        <w:r w:rsidRPr="00D61B5B" w:rsidDel="00CF7E9B">
          <w:rPr>
            <w:rFonts w:ascii="Times New Roman" w:eastAsia="Times New Roman" w:hAnsi="Times New Roman" w:cs="Times New Roman"/>
            <w:noProof/>
            <w:szCs w:val="18"/>
            <w:highlight w:val="yellow"/>
            <w:lang w:val="en-GB"/>
          </w:rPr>
          <w:delText>…</w:delText>
        </w:r>
      </w:del>
    </w:p>
    <w:p w14:paraId="226FD11F" w14:textId="7540D923" w:rsidR="00D61B5B" w:rsidRPr="00D61B5B" w:rsidDel="00CF7E9B" w:rsidRDefault="00D61B5B" w:rsidP="00832563">
      <w:pPr>
        <w:widowControl/>
        <w:shd w:val="clear" w:color="auto" w:fill="FFFFFF"/>
        <w:autoSpaceDE/>
        <w:autoSpaceDN/>
        <w:spacing w:before="100" w:beforeAutospacing="1" w:after="100" w:afterAutospacing="1"/>
        <w:jc w:val="both"/>
        <w:rPr>
          <w:del w:id="433" w:author="Dimova, Stanislava" w:date="2023-03-09T12:10:00Z"/>
          <w:rFonts w:ascii="Times New Roman" w:eastAsia="Times New Roman" w:hAnsi="Times New Roman" w:cs="Times New Roman"/>
          <w:b/>
        </w:rPr>
      </w:pPr>
      <w:del w:id="434" w:author="Dimova, Stanislava" w:date="2023-03-09T12:10:00Z">
        <w:r w:rsidRPr="00D61B5B" w:rsidDel="00CF7E9B">
          <w:rPr>
            <w:rFonts w:ascii="Times New Roman" w:eastAsia="Times New Roman" w:hAnsi="Times New Roman" w:cs="Times New Roman"/>
            <w:noProof/>
            <w:spacing w:val="-3"/>
          </w:rPr>
          <w:delText>Address:</w:delText>
        </w:r>
        <w:r w:rsidRPr="00D61B5B" w:rsidDel="00CF7E9B">
          <w:rPr>
            <w:rFonts w:ascii="Times New Roman" w:eastAsia="Times New Roman" w:hAnsi="Times New Roman" w:cs="Times New Roman"/>
            <w:noProof/>
          </w:rPr>
          <w:delText xml:space="preserve"> </w:delText>
        </w:r>
        <w:r w:rsidRPr="00D61B5B" w:rsidDel="00CF7E9B">
          <w:rPr>
            <w:rFonts w:ascii="Times New Roman" w:eastAsia="Times New Roman" w:hAnsi="Times New Roman" w:cs="Times New Roman"/>
            <w:noProof/>
            <w:highlight w:val="yellow"/>
          </w:rPr>
          <w:delText>…</w:delText>
        </w:r>
      </w:del>
    </w:p>
    <w:p w14:paraId="36B64FB4" w14:textId="6A5B09AE" w:rsidR="00D61B5B" w:rsidRPr="00D61B5B" w:rsidDel="00CF7E9B" w:rsidRDefault="00D61B5B" w:rsidP="00832563">
      <w:pPr>
        <w:widowControl/>
        <w:shd w:val="clear" w:color="auto" w:fill="FFFFFF"/>
        <w:autoSpaceDE/>
        <w:autoSpaceDN/>
        <w:spacing w:after="240"/>
        <w:jc w:val="both"/>
        <w:rPr>
          <w:del w:id="435" w:author="Dimova, Stanislava" w:date="2023-03-09T12:10:00Z"/>
          <w:rFonts w:ascii="Times New Roman" w:eastAsia="Times New Roman" w:hAnsi="Times New Roman" w:cs="Times New Roman"/>
          <w:b/>
          <w:lang w:val="en-GB"/>
        </w:rPr>
      </w:pPr>
      <w:del w:id="436" w:author="Dimova, Stanislava" w:date="2023-03-09T12:10:00Z">
        <w:r w:rsidRPr="00D61B5B" w:rsidDel="00CF7E9B">
          <w:rPr>
            <w:rFonts w:ascii="Times New Roman" w:eastAsia="Times New Roman" w:hAnsi="Times New Roman" w:cs="Times New Roman"/>
            <w:lang w:val="en-GB"/>
          </w:rPr>
          <w:delText xml:space="preserve">Incorporated under the laws of </w:delText>
        </w:r>
        <w:r w:rsidRPr="00D61B5B" w:rsidDel="00CF7E9B">
          <w:rPr>
            <w:rFonts w:ascii="Times New Roman" w:eastAsia="Times New Roman" w:hAnsi="Times New Roman" w:cs="Times New Roman"/>
            <w:b/>
            <w:lang w:val="en-GB"/>
          </w:rPr>
          <w:delText>[COUNTRY]</w:delText>
        </w:r>
        <w:r w:rsidRPr="00D61B5B" w:rsidDel="00CF7E9B">
          <w:rPr>
            <w:rFonts w:ascii="Times New Roman" w:eastAsia="Times New Roman" w:hAnsi="Times New Roman" w:cs="Times New Roman"/>
            <w:lang w:val="en-GB"/>
          </w:rPr>
          <w:delText xml:space="preserve"> having its registration number </w:delText>
        </w:r>
        <w:r w:rsidRPr="00D61B5B" w:rsidDel="00CF7E9B">
          <w:rPr>
            <w:rFonts w:ascii="Times New Roman" w:eastAsia="Times New Roman" w:hAnsi="Times New Roman" w:cs="Times New Roman"/>
            <w:b/>
            <w:lang w:val="en-GB"/>
          </w:rPr>
          <w:delText>[NUMBER]</w:delText>
        </w:r>
      </w:del>
    </w:p>
    <w:p w14:paraId="0B1C8423" w14:textId="320B62C2" w:rsidR="00D61B5B" w:rsidRPr="00D61B5B" w:rsidDel="00CF7E9B" w:rsidRDefault="00D61B5B" w:rsidP="00832563">
      <w:pPr>
        <w:widowControl/>
        <w:shd w:val="clear" w:color="auto" w:fill="FFFFFF"/>
        <w:autoSpaceDE/>
        <w:autoSpaceDN/>
        <w:spacing w:before="269" w:after="240"/>
        <w:jc w:val="center"/>
        <w:rPr>
          <w:del w:id="437" w:author="Dimova, Stanislava" w:date="2023-03-09T12:10:00Z"/>
          <w:rFonts w:ascii="Times New Roman" w:eastAsia="Times New Roman" w:hAnsi="Times New Roman" w:cs="Times New Roman"/>
          <w:noProof/>
          <w:szCs w:val="18"/>
          <w:lang w:val="en-GB"/>
        </w:rPr>
      </w:pPr>
      <w:del w:id="438" w:author="Dimova, Stanislava" w:date="2023-03-09T12:10:00Z">
        <w:r w:rsidRPr="00D61B5B" w:rsidDel="00CF7E9B">
          <w:rPr>
            <w:rFonts w:ascii="Times New Roman" w:eastAsia="Times New Roman" w:hAnsi="Times New Roman" w:cs="Times New Roman"/>
            <w:noProof/>
            <w:spacing w:val="-7"/>
            <w:szCs w:val="18"/>
            <w:lang w:val="en-GB"/>
          </w:rPr>
          <w:delText xml:space="preserve">(the data </w:delText>
        </w:r>
        <w:r w:rsidRPr="00D61B5B" w:rsidDel="00CF7E9B">
          <w:rPr>
            <w:rFonts w:ascii="Times New Roman" w:eastAsia="Times New Roman" w:hAnsi="Times New Roman" w:cs="Times New Roman"/>
            <w:b/>
            <w:noProof/>
            <w:spacing w:val="-7"/>
            <w:szCs w:val="18"/>
            <w:lang w:val="en-GB"/>
          </w:rPr>
          <w:delText>importer</w:delText>
        </w:r>
        <w:r w:rsidRPr="00D61B5B" w:rsidDel="00CF7E9B">
          <w:rPr>
            <w:rFonts w:ascii="Times New Roman" w:eastAsia="Times New Roman" w:hAnsi="Times New Roman" w:cs="Times New Roman"/>
            <w:noProof/>
            <w:spacing w:val="-7"/>
            <w:szCs w:val="18"/>
            <w:lang w:val="en-GB"/>
          </w:rPr>
          <w:delText>)</w:delText>
        </w:r>
      </w:del>
    </w:p>
    <w:p w14:paraId="6005DABA" w14:textId="47D4E470" w:rsidR="00D61B5B" w:rsidRPr="00D61B5B" w:rsidDel="00CF7E9B" w:rsidRDefault="00D61B5B" w:rsidP="00832563">
      <w:pPr>
        <w:widowControl/>
        <w:shd w:val="clear" w:color="auto" w:fill="FFFFFF"/>
        <w:autoSpaceDE/>
        <w:autoSpaceDN/>
        <w:spacing w:after="240"/>
        <w:jc w:val="center"/>
        <w:rPr>
          <w:del w:id="439" w:author="Dimova, Stanislava" w:date="2023-03-09T12:10:00Z"/>
          <w:rFonts w:ascii="Times New Roman" w:eastAsia="Times New Roman" w:hAnsi="Times New Roman" w:cs="Times New Roman"/>
          <w:i/>
          <w:noProof/>
          <w:szCs w:val="18"/>
          <w:lang w:val="en-GB"/>
        </w:rPr>
      </w:pPr>
      <w:del w:id="440" w:author="Dimova, Stanislava" w:date="2023-03-09T12:10:00Z">
        <w:r w:rsidRPr="00D61B5B" w:rsidDel="00CF7E9B">
          <w:rPr>
            <w:rFonts w:ascii="Times New Roman" w:eastAsia="Times New Roman" w:hAnsi="Times New Roman" w:cs="Times New Roman"/>
            <w:noProof/>
            <w:szCs w:val="18"/>
            <w:lang w:val="en-GB"/>
          </w:rPr>
          <w:delText>each a “</w:delText>
        </w:r>
        <w:r w:rsidR="00833D1E" w:rsidDel="00CF7E9B">
          <w:rPr>
            <w:rFonts w:ascii="Times New Roman" w:eastAsia="Times New Roman" w:hAnsi="Times New Roman" w:cs="Times New Roman"/>
            <w:b/>
            <w:bCs/>
            <w:noProof/>
            <w:szCs w:val="18"/>
            <w:lang w:val="en-GB"/>
          </w:rPr>
          <w:delText>P</w:delText>
        </w:r>
        <w:r w:rsidRPr="00D61B5B" w:rsidDel="00CF7E9B">
          <w:rPr>
            <w:rFonts w:ascii="Times New Roman" w:eastAsia="Times New Roman" w:hAnsi="Times New Roman" w:cs="Times New Roman"/>
            <w:b/>
            <w:bCs/>
            <w:noProof/>
            <w:szCs w:val="18"/>
            <w:lang w:val="en-GB"/>
          </w:rPr>
          <w:delText>arty</w:delText>
        </w:r>
        <w:r w:rsidRPr="00D61B5B" w:rsidDel="00CF7E9B">
          <w:rPr>
            <w:rFonts w:ascii="Times New Roman" w:eastAsia="Times New Roman" w:hAnsi="Times New Roman" w:cs="Times New Roman"/>
            <w:noProof/>
            <w:szCs w:val="18"/>
            <w:lang w:val="en-GB"/>
          </w:rPr>
          <w:delText>”; together “</w:delText>
        </w:r>
        <w:r w:rsidRPr="00D61B5B" w:rsidDel="00CF7E9B">
          <w:rPr>
            <w:rFonts w:ascii="Times New Roman" w:eastAsia="Times New Roman" w:hAnsi="Times New Roman" w:cs="Times New Roman"/>
            <w:b/>
            <w:bCs/>
            <w:noProof/>
            <w:szCs w:val="18"/>
            <w:lang w:val="en-GB"/>
          </w:rPr>
          <w:delText xml:space="preserve">the </w:delText>
        </w:r>
        <w:r w:rsidR="00833D1E" w:rsidDel="00CF7E9B">
          <w:rPr>
            <w:rFonts w:ascii="Times New Roman" w:eastAsia="Times New Roman" w:hAnsi="Times New Roman" w:cs="Times New Roman"/>
            <w:b/>
            <w:bCs/>
            <w:noProof/>
            <w:szCs w:val="18"/>
            <w:lang w:val="en-GB"/>
          </w:rPr>
          <w:delText>P</w:delText>
        </w:r>
        <w:r w:rsidRPr="00D61B5B" w:rsidDel="00CF7E9B">
          <w:rPr>
            <w:rFonts w:ascii="Times New Roman" w:eastAsia="Times New Roman" w:hAnsi="Times New Roman" w:cs="Times New Roman"/>
            <w:b/>
            <w:bCs/>
            <w:noProof/>
            <w:szCs w:val="18"/>
            <w:lang w:val="en-GB"/>
          </w:rPr>
          <w:delText>arties</w:delText>
        </w:r>
        <w:r w:rsidRPr="00D61B5B" w:rsidDel="00CF7E9B">
          <w:rPr>
            <w:rFonts w:ascii="Times New Roman" w:eastAsia="Times New Roman" w:hAnsi="Times New Roman" w:cs="Times New Roman"/>
            <w:noProof/>
            <w:szCs w:val="18"/>
            <w:lang w:val="en-GB"/>
          </w:rPr>
          <w:delText>”,</w:delText>
        </w:r>
      </w:del>
    </w:p>
    <w:p w14:paraId="5BA4EB42" w14:textId="4D4C7E3E" w:rsidR="00D61B5B" w:rsidRPr="00D61B5B" w:rsidDel="00CF7E9B" w:rsidRDefault="00D61B5B" w:rsidP="00832563">
      <w:pPr>
        <w:widowControl/>
        <w:adjustRightInd w:val="0"/>
        <w:rPr>
          <w:del w:id="441" w:author="Dimova, Stanislava" w:date="2023-03-09T12:10:00Z"/>
          <w:rFonts w:ascii="Times New Roman" w:eastAsia="Calibri" w:hAnsi="Times New Roman" w:cs="Times New Roman"/>
          <w:color w:val="000000"/>
          <w:lang w:val="en-GB"/>
        </w:rPr>
      </w:pPr>
    </w:p>
    <w:p w14:paraId="60E22D13" w14:textId="6A6CE29B" w:rsidR="00D61B5B" w:rsidRPr="00D61B5B" w:rsidDel="00CF7E9B" w:rsidRDefault="00D61B5B" w:rsidP="00832563">
      <w:pPr>
        <w:widowControl/>
        <w:adjustRightInd w:val="0"/>
        <w:jc w:val="center"/>
        <w:rPr>
          <w:del w:id="442" w:author="Dimova, Stanislava" w:date="2023-03-09T12:10:00Z"/>
          <w:rFonts w:ascii="Times New Roman" w:eastAsia="Calibri" w:hAnsi="Times New Roman" w:cs="Times New Roman"/>
          <w:b/>
          <w:bCs/>
          <w:color w:val="000000"/>
        </w:rPr>
      </w:pPr>
      <w:del w:id="443" w:author="Dimova, Stanislava" w:date="2023-03-09T12:10:00Z">
        <w:r w:rsidRPr="00D61B5B" w:rsidDel="00CF7E9B">
          <w:rPr>
            <w:rFonts w:ascii="Times New Roman" w:eastAsia="Calibri" w:hAnsi="Times New Roman" w:cs="Times New Roman"/>
            <w:b/>
            <w:bCs/>
            <w:color w:val="000000"/>
          </w:rPr>
          <w:delText>SECTION I</w:delText>
        </w:r>
      </w:del>
    </w:p>
    <w:p w14:paraId="5FE81388" w14:textId="6E3E491F" w:rsidR="00D61B5B" w:rsidRPr="00D61B5B" w:rsidDel="00CF7E9B" w:rsidRDefault="00D61B5B" w:rsidP="00832563">
      <w:pPr>
        <w:widowControl/>
        <w:adjustRightInd w:val="0"/>
        <w:jc w:val="center"/>
        <w:rPr>
          <w:del w:id="444" w:author="Dimova, Stanislava" w:date="2023-03-09T12:10:00Z"/>
          <w:rFonts w:ascii="Times New Roman" w:eastAsia="Calibri" w:hAnsi="Times New Roman" w:cs="Times New Roman"/>
          <w:color w:val="000000"/>
        </w:rPr>
      </w:pPr>
    </w:p>
    <w:p w14:paraId="65423C3E" w14:textId="0C17BF80" w:rsidR="00D61B5B" w:rsidRPr="00D61B5B" w:rsidDel="00CF7E9B" w:rsidRDefault="00D61B5B" w:rsidP="00832563">
      <w:pPr>
        <w:widowControl/>
        <w:adjustRightInd w:val="0"/>
        <w:jc w:val="center"/>
        <w:rPr>
          <w:del w:id="445" w:author="Dimova, Stanislava" w:date="2023-03-09T12:10:00Z"/>
          <w:rFonts w:ascii="Times New Roman" w:eastAsia="Calibri" w:hAnsi="Times New Roman" w:cs="Times New Roman"/>
          <w:color w:val="000000"/>
        </w:rPr>
      </w:pPr>
      <w:del w:id="446" w:author="Dimova, Stanislava" w:date="2023-03-09T12:10:00Z">
        <w:r w:rsidRPr="00D61B5B" w:rsidDel="00CF7E9B">
          <w:rPr>
            <w:rFonts w:ascii="Times New Roman" w:eastAsia="Calibri" w:hAnsi="Times New Roman" w:cs="Times New Roman"/>
            <w:i/>
            <w:iCs/>
            <w:color w:val="000000"/>
          </w:rPr>
          <w:delText>Clause 1</w:delText>
        </w:r>
      </w:del>
    </w:p>
    <w:p w14:paraId="390E0FAF" w14:textId="3C24F657" w:rsidR="00D61B5B" w:rsidRPr="00D61B5B" w:rsidDel="00CF7E9B" w:rsidRDefault="00D61B5B" w:rsidP="00832563">
      <w:pPr>
        <w:widowControl/>
        <w:adjustRightInd w:val="0"/>
        <w:spacing w:after="120"/>
        <w:jc w:val="center"/>
        <w:rPr>
          <w:del w:id="447" w:author="Dimova, Stanislava" w:date="2023-03-09T12:10:00Z"/>
          <w:rFonts w:ascii="Times New Roman" w:eastAsia="Calibri" w:hAnsi="Times New Roman" w:cs="Times New Roman"/>
          <w:b/>
          <w:bCs/>
          <w:color w:val="000000"/>
        </w:rPr>
      </w:pPr>
      <w:del w:id="448" w:author="Dimova, Stanislava" w:date="2023-03-09T12:10:00Z">
        <w:r w:rsidRPr="00D61B5B" w:rsidDel="00CF7E9B">
          <w:rPr>
            <w:rFonts w:ascii="Times New Roman" w:eastAsia="Calibri" w:hAnsi="Times New Roman" w:cs="Times New Roman"/>
            <w:b/>
            <w:bCs/>
            <w:color w:val="000000"/>
          </w:rPr>
          <w:delText>Purpose and scope</w:delText>
        </w:r>
      </w:del>
    </w:p>
    <w:p w14:paraId="6B7C7B65" w14:textId="0F4A2BF0" w:rsidR="00D61B5B" w:rsidRPr="00D61B5B" w:rsidDel="00CF7E9B" w:rsidRDefault="00D61B5B" w:rsidP="00832563">
      <w:pPr>
        <w:widowControl/>
        <w:numPr>
          <w:ilvl w:val="0"/>
          <w:numId w:val="9"/>
        </w:numPr>
        <w:autoSpaceDE/>
        <w:autoSpaceDN/>
        <w:adjustRightInd w:val="0"/>
        <w:spacing w:after="160"/>
        <w:ind w:left="425" w:hanging="425"/>
        <w:jc w:val="both"/>
        <w:rPr>
          <w:del w:id="449" w:author="Dimova, Stanislava" w:date="2023-03-09T12:10:00Z"/>
          <w:rFonts w:ascii="Times New Roman" w:eastAsia="Calibri" w:hAnsi="Times New Roman" w:cs="Times New Roman"/>
          <w:color w:val="000000"/>
        </w:rPr>
      </w:pPr>
      <w:del w:id="450" w:author="Dimova, Stanislava" w:date="2023-03-09T12:10:00Z">
        <w:r w:rsidRPr="00D61B5B" w:rsidDel="00CF7E9B">
          <w:rPr>
            <w:rFonts w:ascii="Times New Roman" w:eastAsia="Calibri" w:hAnsi="Times New Roman" w:cs="Times New Roman"/>
            <w:color w:val="000000"/>
          </w:rPr>
          <w:delText>The purpose of these standard contractual clauses is to ensure compliance with the requirements of Regulation (EU) 2016/679 of the European Parliament and of the Council of 27 April 2016 on the protection of natural persons with regard to the processing of personal data and on the free movement of such data (General Data Protection Regulation)</w:delText>
        </w:r>
        <w:r w:rsidRPr="00D61B5B" w:rsidDel="00CF7E9B">
          <w:rPr>
            <w:rFonts w:ascii="Times New Roman" w:eastAsia="Calibri" w:hAnsi="Times New Roman" w:cs="Times New Roman"/>
            <w:color w:val="000000"/>
            <w:vertAlign w:val="superscript"/>
          </w:rPr>
          <w:footnoteReference w:id="1"/>
        </w:r>
        <w:r w:rsidRPr="00D61B5B" w:rsidDel="00CF7E9B">
          <w:rPr>
            <w:rFonts w:ascii="Times New Roman" w:eastAsia="Calibri" w:hAnsi="Times New Roman" w:cs="Times New Roman"/>
            <w:color w:val="000000"/>
          </w:rPr>
          <w:delText xml:space="preserve"> for the transfer of personal data to a third country.</w:delText>
        </w:r>
      </w:del>
    </w:p>
    <w:p w14:paraId="2196D531" w14:textId="0E7ABFE1" w:rsidR="00D61B5B" w:rsidRPr="00D61B5B" w:rsidDel="00CF7E9B" w:rsidRDefault="00D61B5B" w:rsidP="00832563">
      <w:pPr>
        <w:widowControl/>
        <w:numPr>
          <w:ilvl w:val="0"/>
          <w:numId w:val="9"/>
        </w:numPr>
        <w:autoSpaceDE/>
        <w:autoSpaceDN/>
        <w:adjustRightInd w:val="0"/>
        <w:spacing w:after="120"/>
        <w:ind w:left="425" w:hanging="425"/>
        <w:jc w:val="both"/>
        <w:rPr>
          <w:del w:id="453" w:author="Dimova, Stanislava" w:date="2023-03-09T12:10:00Z"/>
          <w:rFonts w:ascii="Times New Roman" w:eastAsia="Calibri" w:hAnsi="Times New Roman" w:cs="Times New Roman"/>
          <w:color w:val="000000"/>
        </w:rPr>
      </w:pPr>
      <w:del w:id="454" w:author="Dimova, Stanislava" w:date="2023-03-09T12:10:00Z">
        <w:r w:rsidRPr="00D61B5B" w:rsidDel="00CF7E9B">
          <w:rPr>
            <w:rFonts w:ascii="Times New Roman" w:eastAsia="Calibri" w:hAnsi="Times New Roman" w:cs="Times New Roman"/>
            <w:color w:val="000000"/>
          </w:rPr>
          <w:delText>The Parties:</w:delText>
        </w:r>
      </w:del>
    </w:p>
    <w:p w14:paraId="327D8A40" w14:textId="555C2482" w:rsidR="00D61B5B" w:rsidRPr="00D61B5B" w:rsidDel="00CF7E9B" w:rsidRDefault="00D61B5B" w:rsidP="00832563">
      <w:pPr>
        <w:widowControl/>
        <w:numPr>
          <w:ilvl w:val="0"/>
          <w:numId w:val="10"/>
        </w:numPr>
        <w:autoSpaceDE/>
        <w:autoSpaceDN/>
        <w:adjustRightInd w:val="0"/>
        <w:spacing w:after="120"/>
        <w:jc w:val="both"/>
        <w:rPr>
          <w:del w:id="455" w:author="Dimova, Stanislava" w:date="2023-03-09T12:10:00Z"/>
          <w:rFonts w:ascii="Times New Roman" w:eastAsia="Calibri" w:hAnsi="Times New Roman" w:cs="Times New Roman"/>
          <w:color w:val="000000"/>
        </w:rPr>
      </w:pPr>
      <w:del w:id="456" w:author="Dimova, Stanislava" w:date="2023-03-09T12:10:00Z">
        <w:r w:rsidRPr="00D61B5B" w:rsidDel="00CF7E9B">
          <w:rPr>
            <w:rFonts w:ascii="Times New Roman" w:eastAsia="Calibri" w:hAnsi="Times New Roman" w:cs="Times New Roman"/>
            <w:color w:val="000000"/>
          </w:rPr>
          <w:delText>the natural or legal person(s), public authority/ies, agency/ies or other body/ies (hereinafter ‘</w:delText>
        </w:r>
        <w:r w:rsidRPr="00D61B5B" w:rsidDel="00CF7E9B">
          <w:rPr>
            <w:rFonts w:ascii="Times New Roman" w:eastAsia="Calibri" w:hAnsi="Times New Roman" w:cs="Times New Roman"/>
            <w:b/>
            <w:bCs/>
            <w:color w:val="000000"/>
          </w:rPr>
          <w:delText>entity/ies</w:delText>
        </w:r>
        <w:r w:rsidRPr="00D61B5B" w:rsidDel="00CF7E9B">
          <w:rPr>
            <w:rFonts w:ascii="Times New Roman" w:eastAsia="Calibri" w:hAnsi="Times New Roman" w:cs="Times New Roman"/>
            <w:color w:val="000000"/>
          </w:rPr>
          <w:delText>’) transferring the personal data, as listed in Annex I.A (hereinafter each ‘</w:delText>
        </w:r>
        <w:r w:rsidRPr="00D61B5B" w:rsidDel="00CF7E9B">
          <w:rPr>
            <w:rFonts w:ascii="Times New Roman" w:eastAsia="Calibri" w:hAnsi="Times New Roman" w:cs="Times New Roman"/>
            <w:b/>
            <w:bCs/>
            <w:color w:val="000000"/>
          </w:rPr>
          <w:delText>data exporter</w:delText>
        </w:r>
        <w:r w:rsidRPr="00D61B5B" w:rsidDel="00CF7E9B">
          <w:rPr>
            <w:rFonts w:ascii="Times New Roman" w:eastAsia="Calibri" w:hAnsi="Times New Roman" w:cs="Times New Roman"/>
            <w:color w:val="000000"/>
          </w:rPr>
          <w:delText>’), and</w:delText>
        </w:r>
      </w:del>
    </w:p>
    <w:p w14:paraId="152D7DBD" w14:textId="108D7F26" w:rsidR="00D61B5B" w:rsidRPr="00D61B5B" w:rsidDel="00CF7E9B" w:rsidRDefault="00D61B5B" w:rsidP="00832563">
      <w:pPr>
        <w:widowControl/>
        <w:numPr>
          <w:ilvl w:val="0"/>
          <w:numId w:val="10"/>
        </w:numPr>
        <w:autoSpaceDE/>
        <w:autoSpaceDN/>
        <w:adjustRightInd w:val="0"/>
        <w:spacing w:after="120"/>
        <w:jc w:val="both"/>
        <w:rPr>
          <w:del w:id="457" w:author="Dimova, Stanislava" w:date="2023-03-09T12:10:00Z"/>
          <w:rFonts w:ascii="Times New Roman" w:eastAsia="Calibri" w:hAnsi="Times New Roman" w:cs="Times New Roman"/>
          <w:color w:val="000000"/>
        </w:rPr>
      </w:pPr>
      <w:del w:id="458" w:author="Dimova, Stanislava" w:date="2023-03-09T12:10:00Z">
        <w:r w:rsidRPr="00D61B5B" w:rsidDel="00CF7E9B">
          <w:rPr>
            <w:rFonts w:ascii="Times New Roman" w:eastAsia="Calibri" w:hAnsi="Times New Roman" w:cs="Times New Roman"/>
            <w:color w:val="000000"/>
          </w:rPr>
          <w:delText>the entity/ies in a third country receiving the personal data from the data exporter, directly or indirectly via another entity also Party to these Clauses, as listed in Annex I.A (hereinafter each ‘</w:delText>
        </w:r>
        <w:r w:rsidRPr="00D61B5B" w:rsidDel="00CF7E9B">
          <w:rPr>
            <w:rFonts w:ascii="Times New Roman" w:eastAsia="Calibri" w:hAnsi="Times New Roman" w:cs="Times New Roman"/>
            <w:b/>
            <w:bCs/>
            <w:color w:val="000000"/>
          </w:rPr>
          <w:delText>data importer</w:delText>
        </w:r>
        <w:r w:rsidRPr="00D61B5B" w:rsidDel="00CF7E9B">
          <w:rPr>
            <w:rFonts w:ascii="Times New Roman" w:eastAsia="Calibri" w:hAnsi="Times New Roman" w:cs="Times New Roman"/>
            <w:color w:val="000000"/>
          </w:rPr>
          <w:delText>’)</w:delText>
        </w:r>
      </w:del>
    </w:p>
    <w:p w14:paraId="0D3D6FE3" w14:textId="308DD190" w:rsidR="00D61B5B" w:rsidRPr="00D61B5B" w:rsidDel="00CF7E9B" w:rsidRDefault="00D61B5B" w:rsidP="00832563">
      <w:pPr>
        <w:widowControl/>
        <w:adjustRightInd w:val="0"/>
        <w:spacing w:after="120"/>
        <w:ind w:left="425"/>
        <w:jc w:val="both"/>
        <w:rPr>
          <w:del w:id="459" w:author="Dimova, Stanislava" w:date="2023-03-09T12:10:00Z"/>
          <w:rFonts w:ascii="Times New Roman" w:eastAsia="Calibri" w:hAnsi="Times New Roman" w:cs="Times New Roman"/>
          <w:color w:val="000000"/>
        </w:rPr>
      </w:pPr>
      <w:del w:id="460" w:author="Dimova, Stanislava" w:date="2023-03-09T12:10:00Z">
        <w:r w:rsidRPr="00D61B5B" w:rsidDel="00CF7E9B">
          <w:rPr>
            <w:rFonts w:ascii="Times New Roman" w:eastAsia="Calibri" w:hAnsi="Times New Roman" w:cs="Times New Roman"/>
            <w:color w:val="000000"/>
          </w:rPr>
          <w:delText>have agreed to these standard contractual clauses (hereinafter: ‘</w:delText>
        </w:r>
        <w:r w:rsidRPr="00D61B5B" w:rsidDel="00CF7E9B">
          <w:rPr>
            <w:rFonts w:ascii="Times New Roman" w:eastAsia="Calibri" w:hAnsi="Times New Roman" w:cs="Times New Roman"/>
            <w:b/>
            <w:bCs/>
            <w:color w:val="000000"/>
          </w:rPr>
          <w:delText>Clauses’</w:delText>
        </w:r>
        <w:r w:rsidRPr="00D61B5B" w:rsidDel="00CF7E9B">
          <w:rPr>
            <w:rFonts w:ascii="Times New Roman" w:eastAsia="Calibri" w:hAnsi="Times New Roman" w:cs="Times New Roman"/>
            <w:color w:val="000000"/>
          </w:rPr>
          <w:delText>).</w:delText>
        </w:r>
      </w:del>
    </w:p>
    <w:p w14:paraId="08FA2219" w14:textId="4FEB8E40" w:rsidR="00D61B5B" w:rsidRPr="00D61B5B" w:rsidDel="00CF7E9B" w:rsidRDefault="00D61B5B" w:rsidP="00832563">
      <w:pPr>
        <w:widowControl/>
        <w:numPr>
          <w:ilvl w:val="0"/>
          <w:numId w:val="9"/>
        </w:numPr>
        <w:autoSpaceDE/>
        <w:autoSpaceDN/>
        <w:adjustRightInd w:val="0"/>
        <w:spacing w:after="120"/>
        <w:ind w:left="425" w:hanging="425"/>
        <w:jc w:val="both"/>
        <w:rPr>
          <w:del w:id="461" w:author="Dimova, Stanislava" w:date="2023-03-09T12:10:00Z"/>
          <w:rFonts w:ascii="Times New Roman" w:eastAsia="Calibri" w:hAnsi="Times New Roman" w:cs="Times New Roman"/>
          <w:color w:val="000000"/>
        </w:rPr>
      </w:pPr>
      <w:del w:id="462" w:author="Dimova, Stanislava" w:date="2023-03-09T12:10:00Z">
        <w:r w:rsidRPr="00D61B5B" w:rsidDel="00CF7E9B">
          <w:rPr>
            <w:rFonts w:ascii="Times New Roman" w:eastAsia="Calibri" w:hAnsi="Times New Roman" w:cs="Times New Roman"/>
            <w:color w:val="000000"/>
          </w:rPr>
          <w:delText>These Clauses apply with respect to the transfer of personal data as specified in Annex I.B.</w:delText>
        </w:r>
      </w:del>
    </w:p>
    <w:p w14:paraId="7EFAC942" w14:textId="176CF725" w:rsidR="00D61B5B" w:rsidRPr="00D61B5B" w:rsidDel="00CF7E9B" w:rsidRDefault="00D61B5B" w:rsidP="00832563">
      <w:pPr>
        <w:widowControl/>
        <w:numPr>
          <w:ilvl w:val="0"/>
          <w:numId w:val="9"/>
        </w:numPr>
        <w:autoSpaceDE/>
        <w:autoSpaceDN/>
        <w:adjustRightInd w:val="0"/>
        <w:spacing w:after="360"/>
        <w:ind w:left="425" w:hanging="425"/>
        <w:jc w:val="both"/>
        <w:rPr>
          <w:del w:id="463" w:author="Dimova, Stanislava" w:date="2023-03-09T12:10:00Z"/>
          <w:rFonts w:ascii="Times New Roman" w:eastAsia="Calibri" w:hAnsi="Times New Roman" w:cs="Times New Roman"/>
          <w:color w:val="000000"/>
        </w:rPr>
      </w:pPr>
      <w:del w:id="464" w:author="Dimova, Stanislava" w:date="2023-03-09T12:10:00Z">
        <w:r w:rsidRPr="00D61B5B" w:rsidDel="00CF7E9B">
          <w:rPr>
            <w:rFonts w:ascii="Times New Roman" w:eastAsia="Calibri" w:hAnsi="Times New Roman" w:cs="Times New Roman"/>
            <w:color w:val="000000"/>
          </w:rPr>
          <w:delText>The Appendix to these Clauses containing the Annexes referred to therein forms an integral part of these Clauses.</w:delText>
        </w:r>
      </w:del>
    </w:p>
    <w:p w14:paraId="7607E14F" w14:textId="48999F43" w:rsidR="00D61B5B" w:rsidRPr="00D61B5B" w:rsidDel="00CF7E9B" w:rsidRDefault="00D61B5B" w:rsidP="00832563">
      <w:pPr>
        <w:widowControl/>
        <w:adjustRightInd w:val="0"/>
        <w:jc w:val="center"/>
        <w:rPr>
          <w:del w:id="465" w:author="Dimova, Stanislava" w:date="2023-03-09T12:10:00Z"/>
          <w:rFonts w:ascii="Times New Roman" w:eastAsia="Calibri" w:hAnsi="Times New Roman" w:cs="Times New Roman"/>
          <w:color w:val="000000"/>
        </w:rPr>
      </w:pPr>
      <w:del w:id="466" w:author="Dimova, Stanislava" w:date="2023-03-09T12:10:00Z">
        <w:r w:rsidRPr="00D61B5B" w:rsidDel="00CF7E9B">
          <w:rPr>
            <w:rFonts w:ascii="Times New Roman" w:eastAsia="Calibri" w:hAnsi="Times New Roman" w:cs="Times New Roman"/>
            <w:i/>
            <w:iCs/>
            <w:color w:val="000000"/>
          </w:rPr>
          <w:delText>Clause 2</w:delText>
        </w:r>
      </w:del>
    </w:p>
    <w:p w14:paraId="275B891D" w14:textId="66AA4572" w:rsidR="00D61B5B" w:rsidRPr="00D61B5B" w:rsidDel="00CF7E9B" w:rsidRDefault="00D61B5B" w:rsidP="00832563">
      <w:pPr>
        <w:widowControl/>
        <w:adjustRightInd w:val="0"/>
        <w:spacing w:after="120"/>
        <w:jc w:val="center"/>
        <w:rPr>
          <w:del w:id="467" w:author="Dimova, Stanislava" w:date="2023-03-09T12:10:00Z"/>
          <w:rFonts w:ascii="Times New Roman" w:eastAsia="Calibri" w:hAnsi="Times New Roman" w:cs="Times New Roman"/>
          <w:b/>
          <w:bCs/>
          <w:color w:val="000000"/>
        </w:rPr>
      </w:pPr>
      <w:del w:id="468" w:author="Dimova, Stanislava" w:date="2023-03-09T12:10:00Z">
        <w:r w:rsidRPr="00D61B5B" w:rsidDel="00CF7E9B">
          <w:rPr>
            <w:rFonts w:ascii="Times New Roman" w:eastAsia="Calibri" w:hAnsi="Times New Roman" w:cs="Times New Roman"/>
            <w:b/>
            <w:bCs/>
            <w:color w:val="000000"/>
          </w:rPr>
          <w:delText>Effect and invariability of the Clauses</w:delText>
        </w:r>
      </w:del>
    </w:p>
    <w:p w14:paraId="7DA7E949" w14:textId="5487DD19" w:rsidR="00D61B5B" w:rsidRPr="00D61B5B" w:rsidDel="00CF7E9B" w:rsidRDefault="00D61B5B" w:rsidP="009944C9">
      <w:pPr>
        <w:widowControl/>
        <w:numPr>
          <w:ilvl w:val="0"/>
          <w:numId w:val="11"/>
        </w:numPr>
        <w:autoSpaceDE/>
        <w:autoSpaceDN/>
        <w:adjustRightInd w:val="0"/>
        <w:spacing w:after="120"/>
        <w:ind w:left="426" w:hanging="426"/>
        <w:jc w:val="both"/>
        <w:rPr>
          <w:del w:id="469" w:author="Dimova, Stanislava" w:date="2023-03-09T12:10:00Z"/>
          <w:rFonts w:ascii="Times New Roman" w:eastAsia="Calibri" w:hAnsi="Times New Roman" w:cs="Times New Roman"/>
          <w:color w:val="000000"/>
        </w:rPr>
      </w:pPr>
      <w:del w:id="470" w:author="Dimova, Stanislava" w:date="2023-03-09T12:10:00Z">
        <w:r w:rsidRPr="00D61B5B" w:rsidDel="00CF7E9B">
          <w:rPr>
            <w:rFonts w:ascii="Times New Roman" w:eastAsia="Calibri" w:hAnsi="Times New Roman" w:cs="Times New Roman"/>
            <w:color w:val="000000"/>
          </w:rPr>
          <w:delText>These Clauses set out appropriate safeguards, including enforceable data subject rights and effective legal remedies, pursuant to Article 46(1) and Article 46(2)(c) of Regulation (EU) 2016/679 and, with respect to data transfers from controllers to processors and/or processors to processors, standard contractual clauses pursuant to Article 28(7) of Regulation (EU) 2016/679, provided they are not modified, except to select the appropriate Module(s) or to add or update information in the Appendix. This does not prevent the Parties from including the standard contractual clauses laid down in these Clauses in a wider contract and/or to add other clauses or additional safeguards, provided that they do not contradict, directly or indirectly, these Clauses or prejudice the fundamental rights or freedoms of data subjects.</w:delText>
        </w:r>
      </w:del>
    </w:p>
    <w:p w14:paraId="2DAD87DD" w14:textId="7AC19CAF" w:rsidR="00D61B5B" w:rsidRPr="00D61B5B" w:rsidDel="00CF7E9B" w:rsidRDefault="00D61B5B" w:rsidP="009944C9">
      <w:pPr>
        <w:widowControl/>
        <w:numPr>
          <w:ilvl w:val="0"/>
          <w:numId w:val="11"/>
        </w:numPr>
        <w:autoSpaceDE/>
        <w:autoSpaceDN/>
        <w:adjustRightInd w:val="0"/>
        <w:spacing w:after="360"/>
        <w:ind w:left="425" w:hanging="425"/>
        <w:jc w:val="both"/>
        <w:rPr>
          <w:del w:id="471" w:author="Dimova, Stanislava" w:date="2023-03-09T12:10:00Z"/>
          <w:rFonts w:ascii="Times New Roman" w:eastAsia="Calibri" w:hAnsi="Times New Roman" w:cs="Times New Roman"/>
          <w:color w:val="000000"/>
        </w:rPr>
      </w:pPr>
      <w:del w:id="472" w:author="Dimova, Stanislava" w:date="2023-03-09T12:10:00Z">
        <w:r w:rsidRPr="00D61B5B" w:rsidDel="00CF7E9B">
          <w:rPr>
            <w:rFonts w:ascii="Times New Roman" w:eastAsia="Calibri" w:hAnsi="Times New Roman" w:cs="Times New Roman"/>
            <w:color w:val="000000"/>
          </w:rPr>
          <w:delText>These Clauses are without prejudice to obligations to which the data exporter is subject by virtue of Regulation (EU) 2016/679.</w:delText>
        </w:r>
      </w:del>
    </w:p>
    <w:p w14:paraId="7541E3F3" w14:textId="7D557FF9" w:rsidR="00D61B5B" w:rsidRPr="00D61B5B" w:rsidDel="00CF7E9B" w:rsidRDefault="00D61B5B" w:rsidP="009944C9">
      <w:pPr>
        <w:widowControl/>
        <w:adjustRightInd w:val="0"/>
        <w:jc w:val="center"/>
        <w:rPr>
          <w:del w:id="473" w:author="Dimova, Stanislava" w:date="2023-03-09T12:10:00Z"/>
          <w:rFonts w:ascii="Times New Roman" w:eastAsia="Calibri" w:hAnsi="Times New Roman" w:cs="Times New Roman"/>
          <w:color w:val="000000"/>
        </w:rPr>
      </w:pPr>
      <w:del w:id="474" w:author="Dimova, Stanislava" w:date="2023-03-09T12:10:00Z">
        <w:r w:rsidRPr="00D61B5B" w:rsidDel="00CF7E9B">
          <w:rPr>
            <w:rFonts w:ascii="Times New Roman" w:eastAsia="Calibri" w:hAnsi="Times New Roman" w:cs="Times New Roman"/>
            <w:i/>
            <w:iCs/>
            <w:color w:val="000000"/>
          </w:rPr>
          <w:delText>Clause 3</w:delText>
        </w:r>
      </w:del>
    </w:p>
    <w:p w14:paraId="7BD2EA18" w14:textId="3B3F7701" w:rsidR="00D61B5B" w:rsidRPr="00D61B5B" w:rsidDel="00CF7E9B" w:rsidRDefault="00D61B5B" w:rsidP="009944C9">
      <w:pPr>
        <w:widowControl/>
        <w:adjustRightInd w:val="0"/>
        <w:spacing w:after="120"/>
        <w:jc w:val="center"/>
        <w:rPr>
          <w:del w:id="475" w:author="Dimova, Stanislava" w:date="2023-03-09T12:10:00Z"/>
          <w:rFonts w:ascii="Times New Roman" w:eastAsia="Calibri" w:hAnsi="Times New Roman" w:cs="Times New Roman"/>
          <w:b/>
          <w:bCs/>
          <w:color w:val="000000"/>
        </w:rPr>
      </w:pPr>
      <w:del w:id="476" w:author="Dimova, Stanislava" w:date="2023-03-09T12:10:00Z">
        <w:r w:rsidRPr="00D61B5B" w:rsidDel="00CF7E9B">
          <w:rPr>
            <w:rFonts w:ascii="Times New Roman" w:eastAsia="Calibri" w:hAnsi="Times New Roman" w:cs="Times New Roman"/>
            <w:b/>
            <w:bCs/>
            <w:color w:val="000000"/>
          </w:rPr>
          <w:delText>Third-party beneficiaries</w:delText>
        </w:r>
      </w:del>
    </w:p>
    <w:p w14:paraId="656B8EA2" w14:textId="4E6C5FE1" w:rsidR="00D61B5B" w:rsidRPr="00D61B5B" w:rsidDel="00CF7E9B" w:rsidRDefault="00D61B5B" w:rsidP="009944C9">
      <w:pPr>
        <w:widowControl/>
        <w:numPr>
          <w:ilvl w:val="0"/>
          <w:numId w:val="12"/>
        </w:numPr>
        <w:autoSpaceDE/>
        <w:autoSpaceDN/>
        <w:adjustRightInd w:val="0"/>
        <w:spacing w:after="120"/>
        <w:ind w:left="425" w:hanging="425"/>
        <w:jc w:val="both"/>
        <w:rPr>
          <w:del w:id="477" w:author="Dimova, Stanislava" w:date="2023-03-09T12:10:00Z"/>
          <w:rFonts w:ascii="Times New Roman" w:eastAsia="Calibri" w:hAnsi="Times New Roman" w:cs="Times New Roman"/>
          <w:color w:val="000000"/>
        </w:rPr>
      </w:pPr>
      <w:del w:id="478" w:author="Dimova, Stanislava" w:date="2023-03-09T12:10:00Z">
        <w:r w:rsidRPr="00D61B5B" w:rsidDel="00CF7E9B">
          <w:rPr>
            <w:rFonts w:ascii="Times New Roman" w:eastAsia="Calibri" w:hAnsi="Times New Roman" w:cs="Times New Roman"/>
            <w:color w:val="000000"/>
          </w:rPr>
          <w:delText>Data subjects may invoke and enforce these Clauses, as third-party beneficiaries, against the data exporter and/or data importer, with the following exceptions:</w:delText>
        </w:r>
      </w:del>
    </w:p>
    <w:p w14:paraId="6A4BB6B0" w14:textId="58DED9AE" w:rsidR="00D61B5B" w:rsidRPr="00D61B5B" w:rsidDel="00CF7E9B" w:rsidRDefault="00D61B5B" w:rsidP="009944C9">
      <w:pPr>
        <w:widowControl/>
        <w:numPr>
          <w:ilvl w:val="0"/>
          <w:numId w:val="13"/>
        </w:numPr>
        <w:autoSpaceDE/>
        <w:autoSpaceDN/>
        <w:adjustRightInd w:val="0"/>
        <w:spacing w:after="120"/>
        <w:ind w:left="992" w:hanging="567"/>
        <w:jc w:val="both"/>
        <w:rPr>
          <w:del w:id="479" w:author="Dimova, Stanislava" w:date="2023-03-09T12:10:00Z"/>
          <w:rFonts w:ascii="Times New Roman" w:eastAsia="Calibri" w:hAnsi="Times New Roman" w:cs="Times New Roman"/>
          <w:color w:val="000000"/>
        </w:rPr>
      </w:pPr>
      <w:del w:id="480" w:author="Dimova, Stanislava" w:date="2023-03-09T12:10:00Z">
        <w:r w:rsidRPr="00D61B5B" w:rsidDel="00CF7E9B">
          <w:rPr>
            <w:rFonts w:ascii="Times New Roman" w:eastAsia="Calibri" w:hAnsi="Times New Roman" w:cs="Times New Roman"/>
            <w:color w:val="000000"/>
          </w:rPr>
          <w:delText>Clause 1, Clause 2, Clause 3, Clause 6, Clause 7;</w:delText>
        </w:r>
      </w:del>
    </w:p>
    <w:p w14:paraId="75AC75F8" w14:textId="763A5F9D" w:rsidR="00D61B5B" w:rsidRPr="00D61B5B" w:rsidDel="00CF7E9B" w:rsidRDefault="00D61B5B" w:rsidP="009944C9">
      <w:pPr>
        <w:widowControl/>
        <w:numPr>
          <w:ilvl w:val="0"/>
          <w:numId w:val="13"/>
        </w:numPr>
        <w:autoSpaceDE/>
        <w:autoSpaceDN/>
        <w:adjustRightInd w:val="0"/>
        <w:spacing w:after="120"/>
        <w:ind w:left="992" w:hanging="567"/>
        <w:jc w:val="both"/>
        <w:rPr>
          <w:del w:id="481" w:author="Dimova, Stanislava" w:date="2023-03-09T12:10:00Z"/>
          <w:rFonts w:ascii="Times New Roman" w:eastAsia="Calibri" w:hAnsi="Times New Roman" w:cs="Times New Roman"/>
          <w:color w:val="000000"/>
        </w:rPr>
      </w:pPr>
      <w:del w:id="482" w:author="Dimova, Stanislava" w:date="2023-03-09T12:10:00Z">
        <w:r w:rsidRPr="00D61B5B" w:rsidDel="00CF7E9B">
          <w:rPr>
            <w:rFonts w:ascii="Times New Roman" w:eastAsia="Calibri" w:hAnsi="Times New Roman" w:cs="Times New Roman"/>
            <w:color w:val="000000"/>
          </w:rPr>
          <w:delText xml:space="preserve">Clause 8.1(b), 8.9(a), (c), (d) and (e); </w:delText>
        </w:r>
      </w:del>
    </w:p>
    <w:p w14:paraId="7436AAD8" w14:textId="2D09BE30" w:rsidR="00D61B5B" w:rsidRPr="00D61B5B" w:rsidDel="00CF7E9B" w:rsidRDefault="00D61B5B" w:rsidP="009944C9">
      <w:pPr>
        <w:widowControl/>
        <w:numPr>
          <w:ilvl w:val="0"/>
          <w:numId w:val="13"/>
        </w:numPr>
        <w:autoSpaceDE/>
        <w:autoSpaceDN/>
        <w:adjustRightInd w:val="0"/>
        <w:spacing w:after="120"/>
        <w:ind w:left="992" w:hanging="567"/>
        <w:jc w:val="both"/>
        <w:rPr>
          <w:del w:id="483" w:author="Dimova, Stanislava" w:date="2023-03-09T12:10:00Z"/>
          <w:rFonts w:ascii="Times New Roman" w:eastAsia="Calibri" w:hAnsi="Times New Roman" w:cs="Times New Roman"/>
          <w:color w:val="000000"/>
        </w:rPr>
      </w:pPr>
      <w:del w:id="484" w:author="Dimova, Stanislava" w:date="2023-03-09T12:10:00Z">
        <w:r w:rsidRPr="00D61B5B" w:rsidDel="00CF7E9B">
          <w:rPr>
            <w:rFonts w:ascii="Times New Roman" w:eastAsia="Calibri" w:hAnsi="Times New Roman" w:cs="Times New Roman"/>
            <w:color w:val="000000"/>
          </w:rPr>
          <w:delText xml:space="preserve">Clause 9(a), (c), (d) and (e); </w:delText>
        </w:r>
      </w:del>
    </w:p>
    <w:p w14:paraId="70451521" w14:textId="76D1807A" w:rsidR="00D61B5B" w:rsidRPr="00D61B5B" w:rsidDel="00CF7E9B" w:rsidRDefault="00D61B5B" w:rsidP="009944C9">
      <w:pPr>
        <w:widowControl/>
        <w:numPr>
          <w:ilvl w:val="0"/>
          <w:numId w:val="13"/>
        </w:numPr>
        <w:autoSpaceDE/>
        <w:autoSpaceDN/>
        <w:adjustRightInd w:val="0"/>
        <w:spacing w:after="120"/>
        <w:ind w:left="992" w:hanging="567"/>
        <w:jc w:val="both"/>
        <w:rPr>
          <w:del w:id="485" w:author="Dimova, Stanislava" w:date="2023-03-09T12:10:00Z"/>
          <w:rFonts w:ascii="Times New Roman" w:eastAsia="Calibri" w:hAnsi="Times New Roman" w:cs="Times New Roman"/>
          <w:color w:val="000000"/>
        </w:rPr>
      </w:pPr>
      <w:del w:id="486" w:author="Dimova, Stanislava" w:date="2023-03-09T12:10:00Z">
        <w:r w:rsidRPr="00D61B5B" w:rsidDel="00CF7E9B">
          <w:rPr>
            <w:rFonts w:ascii="Times New Roman" w:eastAsia="Calibri" w:hAnsi="Times New Roman" w:cs="Times New Roman"/>
            <w:color w:val="000000"/>
          </w:rPr>
          <w:delText>Clause 12(a), (d) and (f);</w:delText>
        </w:r>
      </w:del>
    </w:p>
    <w:p w14:paraId="25488C26" w14:textId="0D79AD78" w:rsidR="00D61B5B" w:rsidRPr="00D61B5B" w:rsidDel="00CF7E9B" w:rsidRDefault="00D61B5B" w:rsidP="009944C9">
      <w:pPr>
        <w:widowControl/>
        <w:numPr>
          <w:ilvl w:val="0"/>
          <w:numId w:val="13"/>
        </w:numPr>
        <w:autoSpaceDE/>
        <w:autoSpaceDN/>
        <w:adjustRightInd w:val="0"/>
        <w:spacing w:after="120"/>
        <w:ind w:left="992" w:hanging="567"/>
        <w:jc w:val="both"/>
        <w:rPr>
          <w:del w:id="487" w:author="Dimova, Stanislava" w:date="2023-03-09T12:10:00Z"/>
          <w:rFonts w:ascii="Times New Roman" w:eastAsia="Calibri" w:hAnsi="Times New Roman" w:cs="Times New Roman"/>
          <w:color w:val="000000"/>
        </w:rPr>
      </w:pPr>
      <w:del w:id="488" w:author="Dimova, Stanislava" w:date="2023-03-09T12:10:00Z">
        <w:r w:rsidRPr="00D61B5B" w:rsidDel="00CF7E9B">
          <w:rPr>
            <w:rFonts w:ascii="Times New Roman" w:eastAsia="Calibri" w:hAnsi="Times New Roman" w:cs="Times New Roman"/>
            <w:color w:val="000000"/>
          </w:rPr>
          <w:delText>Clause 13;</w:delText>
        </w:r>
      </w:del>
    </w:p>
    <w:p w14:paraId="6B355CB4" w14:textId="7F290F71" w:rsidR="00D61B5B" w:rsidRPr="00D61B5B" w:rsidDel="00CF7E9B" w:rsidRDefault="00D61B5B" w:rsidP="009944C9">
      <w:pPr>
        <w:widowControl/>
        <w:numPr>
          <w:ilvl w:val="0"/>
          <w:numId w:val="13"/>
        </w:numPr>
        <w:autoSpaceDE/>
        <w:autoSpaceDN/>
        <w:adjustRightInd w:val="0"/>
        <w:spacing w:after="120"/>
        <w:ind w:left="992" w:hanging="567"/>
        <w:jc w:val="both"/>
        <w:rPr>
          <w:del w:id="489" w:author="Dimova, Stanislava" w:date="2023-03-09T12:10:00Z"/>
          <w:rFonts w:ascii="Times New Roman" w:eastAsia="Calibri" w:hAnsi="Times New Roman" w:cs="Times New Roman"/>
          <w:color w:val="000000"/>
        </w:rPr>
      </w:pPr>
      <w:del w:id="490" w:author="Dimova, Stanislava" w:date="2023-03-09T12:10:00Z">
        <w:r w:rsidRPr="00D61B5B" w:rsidDel="00CF7E9B">
          <w:rPr>
            <w:rFonts w:ascii="Times New Roman" w:eastAsia="Calibri" w:hAnsi="Times New Roman" w:cs="Times New Roman"/>
            <w:color w:val="000000"/>
          </w:rPr>
          <w:delText>Clause 15.1(c), (d) and (e);</w:delText>
        </w:r>
      </w:del>
    </w:p>
    <w:p w14:paraId="7932497E" w14:textId="7D0D9B2A" w:rsidR="00D61B5B" w:rsidRPr="00D61B5B" w:rsidDel="00CF7E9B" w:rsidRDefault="00D61B5B" w:rsidP="009944C9">
      <w:pPr>
        <w:widowControl/>
        <w:numPr>
          <w:ilvl w:val="0"/>
          <w:numId w:val="13"/>
        </w:numPr>
        <w:autoSpaceDE/>
        <w:autoSpaceDN/>
        <w:adjustRightInd w:val="0"/>
        <w:spacing w:after="120"/>
        <w:ind w:left="992" w:hanging="567"/>
        <w:jc w:val="both"/>
        <w:rPr>
          <w:del w:id="491" w:author="Dimova, Stanislava" w:date="2023-03-09T12:10:00Z"/>
          <w:rFonts w:ascii="Times New Roman" w:eastAsia="Calibri" w:hAnsi="Times New Roman" w:cs="Times New Roman"/>
        </w:rPr>
      </w:pPr>
      <w:del w:id="492" w:author="Dimova, Stanislava" w:date="2023-03-09T12:10:00Z">
        <w:r w:rsidRPr="00D61B5B" w:rsidDel="00CF7E9B">
          <w:rPr>
            <w:rFonts w:ascii="Times New Roman" w:eastAsia="Calibri" w:hAnsi="Times New Roman" w:cs="Times New Roman"/>
            <w:color w:val="000000"/>
          </w:rPr>
          <w:delText>Clause 1</w:delText>
        </w:r>
        <w:r w:rsidRPr="00D61B5B" w:rsidDel="00CF7E9B">
          <w:rPr>
            <w:rFonts w:ascii="Times New Roman" w:eastAsia="Calibri" w:hAnsi="Times New Roman" w:cs="Times New Roman"/>
          </w:rPr>
          <w:delText>6(e);</w:delText>
        </w:r>
      </w:del>
    </w:p>
    <w:p w14:paraId="193A5A64" w14:textId="2EC22E38" w:rsidR="00D61B5B" w:rsidRPr="00D61B5B" w:rsidDel="00CF7E9B" w:rsidRDefault="00D61B5B" w:rsidP="009944C9">
      <w:pPr>
        <w:widowControl/>
        <w:numPr>
          <w:ilvl w:val="0"/>
          <w:numId w:val="13"/>
        </w:numPr>
        <w:autoSpaceDE/>
        <w:autoSpaceDN/>
        <w:adjustRightInd w:val="0"/>
        <w:spacing w:after="120"/>
        <w:ind w:left="992" w:hanging="567"/>
        <w:jc w:val="both"/>
        <w:rPr>
          <w:del w:id="493" w:author="Dimova, Stanislava" w:date="2023-03-09T12:10:00Z"/>
          <w:rFonts w:ascii="Times New Roman" w:eastAsia="Calibri" w:hAnsi="Times New Roman" w:cs="Times New Roman"/>
        </w:rPr>
      </w:pPr>
      <w:del w:id="494" w:author="Dimova, Stanislava" w:date="2023-03-09T12:10:00Z">
        <w:r w:rsidRPr="00D61B5B" w:rsidDel="00CF7E9B">
          <w:rPr>
            <w:rFonts w:ascii="Times New Roman" w:eastAsia="Calibri" w:hAnsi="Times New Roman" w:cs="Times New Roman"/>
          </w:rPr>
          <w:delText>Clause 18(a) and (b);.</w:delText>
        </w:r>
      </w:del>
    </w:p>
    <w:p w14:paraId="6EAA6C4B" w14:textId="7AA580B0" w:rsidR="00D61B5B" w:rsidRPr="00D61B5B" w:rsidDel="00CF7E9B" w:rsidRDefault="00D61B5B" w:rsidP="009944C9">
      <w:pPr>
        <w:widowControl/>
        <w:numPr>
          <w:ilvl w:val="0"/>
          <w:numId w:val="12"/>
        </w:numPr>
        <w:autoSpaceDE/>
        <w:autoSpaceDN/>
        <w:adjustRightInd w:val="0"/>
        <w:spacing w:after="240"/>
        <w:ind w:left="425" w:hanging="425"/>
        <w:jc w:val="both"/>
        <w:rPr>
          <w:del w:id="495" w:author="Dimova, Stanislava" w:date="2023-03-09T12:10:00Z"/>
          <w:rFonts w:ascii="Times New Roman" w:eastAsia="Calibri" w:hAnsi="Times New Roman" w:cs="Times New Roman"/>
        </w:rPr>
      </w:pPr>
      <w:del w:id="496" w:author="Dimova, Stanislava" w:date="2023-03-09T12:10:00Z">
        <w:r w:rsidRPr="00D61B5B" w:rsidDel="00CF7E9B">
          <w:rPr>
            <w:rFonts w:ascii="Times New Roman" w:eastAsia="Calibri" w:hAnsi="Times New Roman" w:cs="Times New Roman"/>
          </w:rPr>
          <w:delText>Paragraph (a) is without prejudice to rights of data subjects under Regulation (EU) 2016/679.</w:delText>
        </w:r>
      </w:del>
    </w:p>
    <w:p w14:paraId="1B095B68" w14:textId="49515696" w:rsidR="00D61B5B" w:rsidRPr="00D61B5B" w:rsidDel="00CF7E9B" w:rsidRDefault="00D61B5B" w:rsidP="009944C9">
      <w:pPr>
        <w:widowControl/>
        <w:adjustRightInd w:val="0"/>
        <w:jc w:val="center"/>
        <w:rPr>
          <w:del w:id="497" w:author="Dimova, Stanislava" w:date="2023-03-09T12:10:00Z"/>
          <w:rFonts w:ascii="Times New Roman" w:eastAsia="Calibri" w:hAnsi="Times New Roman" w:cs="Times New Roman"/>
        </w:rPr>
      </w:pPr>
      <w:del w:id="498" w:author="Dimova, Stanislava" w:date="2023-03-09T12:10:00Z">
        <w:r w:rsidRPr="00D61B5B" w:rsidDel="00CF7E9B">
          <w:rPr>
            <w:rFonts w:ascii="Times New Roman" w:eastAsia="Calibri" w:hAnsi="Times New Roman" w:cs="Times New Roman"/>
            <w:i/>
            <w:iCs/>
          </w:rPr>
          <w:delText>Clause 4</w:delText>
        </w:r>
      </w:del>
    </w:p>
    <w:p w14:paraId="51045675" w14:textId="7ADBCE67" w:rsidR="00D61B5B" w:rsidRPr="00D61B5B" w:rsidDel="00CF7E9B" w:rsidRDefault="00D61B5B" w:rsidP="009944C9">
      <w:pPr>
        <w:widowControl/>
        <w:adjustRightInd w:val="0"/>
        <w:spacing w:after="120"/>
        <w:jc w:val="center"/>
        <w:rPr>
          <w:del w:id="499" w:author="Dimova, Stanislava" w:date="2023-03-09T12:10:00Z"/>
          <w:rFonts w:ascii="Times New Roman" w:eastAsia="Calibri" w:hAnsi="Times New Roman" w:cs="Times New Roman"/>
          <w:b/>
          <w:bCs/>
        </w:rPr>
      </w:pPr>
      <w:del w:id="500" w:author="Dimova, Stanislava" w:date="2023-03-09T12:10:00Z">
        <w:r w:rsidRPr="00D61B5B" w:rsidDel="00CF7E9B">
          <w:rPr>
            <w:rFonts w:ascii="Times New Roman" w:eastAsia="Calibri" w:hAnsi="Times New Roman" w:cs="Times New Roman"/>
            <w:b/>
            <w:bCs/>
          </w:rPr>
          <w:delText>Interpretation</w:delText>
        </w:r>
      </w:del>
    </w:p>
    <w:p w14:paraId="2E75B0C1" w14:textId="5B80CBBB" w:rsidR="00D61B5B" w:rsidRPr="00D61B5B" w:rsidDel="00CF7E9B" w:rsidRDefault="00D61B5B" w:rsidP="009944C9">
      <w:pPr>
        <w:widowControl/>
        <w:numPr>
          <w:ilvl w:val="0"/>
          <w:numId w:val="14"/>
        </w:numPr>
        <w:autoSpaceDE/>
        <w:autoSpaceDN/>
        <w:adjustRightInd w:val="0"/>
        <w:spacing w:after="157"/>
        <w:ind w:left="426" w:hanging="426"/>
        <w:jc w:val="both"/>
        <w:rPr>
          <w:del w:id="501" w:author="Dimova, Stanislava" w:date="2023-03-09T12:10:00Z"/>
          <w:rFonts w:ascii="Times New Roman" w:eastAsia="Calibri" w:hAnsi="Times New Roman" w:cs="Times New Roman"/>
        </w:rPr>
      </w:pPr>
      <w:del w:id="502" w:author="Dimova, Stanislava" w:date="2023-03-09T12:10:00Z">
        <w:r w:rsidRPr="00D61B5B" w:rsidDel="00CF7E9B">
          <w:rPr>
            <w:rFonts w:ascii="Times New Roman" w:eastAsia="Calibri" w:hAnsi="Times New Roman" w:cs="Times New Roman"/>
          </w:rPr>
          <w:delText>Where these Clauses use terms that are defined in Regulation (EU) 2016/679, those terms shall have the same meaning as in that Regulation.</w:delText>
        </w:r>
      </w:del>
    </w:p>
    <w:p w14:paraId="740AA551" w14:textId="6F778871" w:rsidR="00D61B5B" w:rsidRPr="00D61B5B" w:rsidDel="00CF7E9B" w:rsidRDefault="00D61B5B" w:rsidP="009944C9">
      <w:pPr>
        <w:widowControl/>
        <w:numPr>
          <w:ilvl w:val="0"/>
          <w:numId w:val="14"/>
        </w:numPr>
        <w:autoSpaceDE/>
        <w:autoSpaceDN/>
        <w:adjustRightInd w:val="0"/>
        <w:spacing w:after="157"/>
        <w:ind w:left="426" w:hanging="426"/>
        <w:jc w:val="both"/>
        <w:rPr>
          <w:del w:id="503" w:author="Dimova, Stanislava" w:date="2023-03-09T12:10:00Z"/>
          <w:rFonts w:ascii="Times New Roman" w:eastAsia="Calibri" w:hAnsi="Times New Roman" w:cs="Times New Roman"/>
        </w:rPr>
      </w:pPr>
      <w:del w:id="504" w:author="Dimova, Stanislava" w:date="2023-03-09T12:10:00Z">
        <w:r w:rsidRPr="00D61B5B" w:rsidDel="00CF7E9B">
          <w:rPr>
            <w:rFonts w:ascii="Times New Roman" w:eastAsia="Calibri" w:hAnsi="Times New Roman" w:cs="Times New Roman"/>
          </w:rPr>
          <w:delText>These Clauses shall be read and interpreted in the light of the provisions of Regulation (EU) 2016/679.</w:delText>
        </w:r>
      </w:del>
    </w:p>
    <w:p w14:paraId="57750006" w14:textId="5FBF23B4" w:rsidR="00D61B5B" w:rsidRPr="00D61B5B" w:rsidDel="00CF7E9B" w:rsidRDefault="00D61B5B" w:rsidP="009944C9">
      <w:pPr>
        <w:widowControl/>
        <w:numPr>
          <w:ilvl w:val="0"/>
          <w:numId w:val="14"/>
        </w:numPr>
        <w:autoSpaceDE/>
        <w:autoSpaceDN/>
        <w:adjustRightInd w:val="0"/>
        <w:spacing w:after="360"/>
        <w:ind w:left="425" w:hanging="425"/>
        <w:jc w:val="both"/>
        <w:rPr>
          <w:del w:id="505" w:author="Dimova, Stanislava" w:date="2023-03-09T12:10:00Z"/>
          <w:rFonts w:ascii="Times New Roman" w:eastAsia="Calibri" w:hAnsi="Times New Roman" w:cs="Times New Roman"/>
        </w:rPr>
      </w:pPr>
      <w:del w:id="506" w:author="Dimova, Stanislava" w:date="2023-03-09T12:10:00Z">
        <w:r w:rsidRPr="00D61B5B" w:rsidDel="00CF7E9B">
          <w:rPr>
            <w:rFonts w:ascii="Times New Roman" w:eastAsia="Calibri" w:hAnsi="Times New Roman" w:cs="Times New Roman"/>
          </w:rPr>
          <w:delText>These Clauses shall not be interpreted in a way that conflicts with rights and obligations provided for in Regulation (EU) 2016/679.</w:delText>
        </w:r>
      </w:del>
    </w:p>
    <w:p w14:paraId="3E8EB9BA" w14:textId="4D075A38" w:rsidR="00D61B5B" w:rsidRPr="00D61B5B" w:rsidDel="00CF7E9B" w:rsidRDefault="00D61B5B" w:rsidP="009944C9">
      <w:pPr>
        <w:widowControl/>
        <w:adjustRightInd w:val="0"/>
        <w:jc w:val="center"/>
        <w:rPr>
          <w:del w:id="507" w:author="Dimova, Stanislava" w:date="2023-03-09T12:10:00Z"/>
          <w:rFonts w:ascii="Times New Roman" w:eastAsia="Calibri" w:hAnsi="Times New Roman" w:cs="Times New Roman"/>
        </w:rPr>
      </w:pPr>
      <w:del w:id="508" w:author="Dimova, Stanislava" w:date="2023-03-09T12:10:00Z">
        <w:r w:rsidRPr="00D61B5B" w:rsidDel="00CF7E9B">
          <w:rPr>
            <w:rFonts w:ascii="Times New Roman" w:eastAsia="Calibri" w:hAnsi="Times New Roman" w:cs="Times New Roman"/>
            <w:i/>
            <w:iCs/>
          </w:rPr>
          <w:delText>Clause 5</w:delText>
        </w:r>
      </w:del>
    </w:p>
    <w:p w14:paraId="0477DC5B" w14:textId="296A7366" w:rsidR="00D61B5B" w:rsidRPr="00D61B5B" w:rsidDel="00CF7E9B" w:rsidRDefault="00D61B5B" w:rsidP="009944C9">
      <w:pPr>
        <w:widowControl/>
        <w:adjustRightInd w:val="0"/>
        <w:spacing w:after="120"/>
        <w:jc w:val="center"/>
        <w:rPr>
          <w:del w:id="509" w:author="Dimova, Stanislava" w:date="2023-03-09T12:10:00Z"/>
          <w:rFonts w:ascii="Times New Roman" w:eastAsia="Calibri" w:hAnsi="Times New Roman" w:cs="Times New Roman"/>
          <w:b/>
          <w:bCs/>
        </w:rPr>
      </w:pPr>
      <w:del w:id="510" w:author="Dimova, Stanislava" w:date="2023-03-09T12:10:00Z">
        <w:r w:rsidRPr="00D61B5B" w:rsidDel="00CF7E9B">
          <w:rPr>
            <w:rFonts w:ascii="Times New Roman" w:eastAsia="Calibri" w:hAnsi="Times New Roman" w:cs="Times New Roman"/>
            <w:b/>
            <w:bCs/>
          </w:rPr>
          <w:delText>Hierarchy</w:delText>
        </w:r>
      </w:del>
    </w:p>
    <w:p w14:paraId="054D42FD" w14:textId="031C3265" w:rsidR="00D61B5B" w:rsidRPr="00D61B5B" w:rsidDel="00CF7E9B" w:rsidRDefault="00D61B5B" w:rsidP="009944C9">
      <w:pPr>
        <w:widowControl/>
        <w:adjustRightInd w:val="0"/>
        <w:spacing w:after="360"/>
        <w:jc w:val="both"/>
        <w:rPr>
          <w:del w:id="511" w:author="Dimova, Stanislava" w:date="2023-03-09T12:10:00Z"/>
          <w:rFonts w:ascii="Times New Roman" w:eastAsia="Calibri" w:hAnsi="Times New Roman" w:cs="Times New Roman"/>
        </w:rPr>
      </w:pPr>
      <w:del w:id="512" w:author="Dimova, Stanislava" w:date="2023-03-09T12:10:00Z">
        <w:r w:rsidRPr="00D61B5B" w:rsidDel="00CF7E9B">
          <w:rPr>
            <w:rFonts w:ascii="Times New Roman" w:eastAsia="Calibri" w:hAnsi="Times New Roman" w:cs="Times New Roman"/>
          </w:rPr>
          <w:delText>In the event of a contradiction between these Clauses and the provisions of related agreements between the Parties, existing at the time these Clauses are agreed or entered into thereafter, these Clauses shall prevail.</w:delText>
        </w:r>
      </w:del>
    </w:p>
    <w:p w14:paraId="000F92AB" w14:textId="281ACB1D" w:rsidR="00D61B5B" w:rsidRPr="00D61B5B" w:rsidDel="00CF7E9B" w:rsidRDefault="00D61B5B" w:rsidP="009944C9">
      <w:pPr>
        <w:widowControl/>
        <w:adjustRightInd w:val="0"/>
        <w:jc w:val="center"/>
        <w:rPr>
          <w:del w:id="513" w:author="Dimova, Stanislava" w:date="2023-03-09T12:10:00Z"/>
          <w:rFonts w:ascii="Times New Roman" w:eastAsia="Calibri" w:hAnsi="Times New Roman" w:cs="Times New Roman"/>
        </w:rPr>
      </w:pPr>
      <w:del w:id="514" w:author="Dimova, Stanislava" w:date="2023-03-09T12:10:00Z">
        <w:r w:rsidRPr="00D61B5B" w:rsidDel="00CF7E9B">
          <w:rPr>
            <w:rFonts w:ascii="Times New Roman" w:eastAsia="Calibri" w:hAnsi="Times New Roman" w:cs="Times New Roman"/>
            <w:i/>
            <w:iCs/>
          </w:rPr>
          <w:delText>Clause 6</w:delText>
        </w:r>
      </w:del>
    </w:p>
    <w:p w14:paraId="707A6AC8" w14:textId="34CEE2A8" w:rsidR="00D61B5B" w:rsidRPr="00D61B5B" w:rsidDel="00CF7E9B" w:rsidRDefault="00D61B5B" w:rsidP="009944C9">
      <w:pPr>
        <w:widowControl/>
        <w:adjustRightInd w:val="0"/>
        <w:spacing w:after="120"/>
        <w:jc w:val="center"/>
        <w:rPr>
          <w:del w:id="515" w:author="Dimova, Stanislava" w:date="2023-03-09T12:10:00Z"/>
          <w:rFonts w:ascii="Times New Roman" w:eastAsia="Calibri" w:hAnsi="Times New Roman" w:cs="Times New Roman"/>
          <w:b/>
          <w:bCs/>
        </w:rPr>
      </w:pPr>
      <w:del w:id="516" w:author="Dimova, Stanislava" w:date="2023-03-09T12:10:00Z">
        <w:r w:rsidRPr="00D61B5B" w:rsidDel="00CF7E9B">
          <w:rPr>
            <w:rFonts w:ascii="Times New Roman" w:eastAsia="Calibri" w:hAnsi="Times New Roman" w:cs="Times New Roman"/>
            <w:b/>
            <w:bCs/>
          </w:rPr>
          <w:delText>Description of the transfer(s)</w:delText>
        </w:r>
      </w:del>
    </w:p>
    <w:p w14:paraId="235F717F" w14:textId="47AD9F9C" w:rsidR="00D61B5B" w:rsidRPr="00D61B5B" w:rsidDel="00CF7E9B" w:rsidRDefault="00D61B5B" w:rsidP="009944C9">
      <w:pPr>
        <w:widowControl/>
        <w:adjustRightInd w:val="0"/>
        <w:spacing w:after="360"/>
        <w:jc w:val="both"/>
        <w:rPr>
          <w:del w:id="517" w:author="Dimova, Stanislava" w:date="2023-03-09T12:10:00Z"/>
          <w:rFonts w:ascii="Times New Roman" w:eastAsia="Calibri" w:hAnsi="Times New Roman" w:cs="Times New Roman"/>
        </w:rPr>
      </w:pPr>
      <w:del w:id="518" w:author="Dimova, Stanislava" w:date="2023-03-09T12:10:00Z">
        <w:r w:rsidRPr="00D61B5B" w:rsidDel="00CF7E9B">
          <w:rPr>
            <w:rFonts w:ascii="Times New Roman" w:eastAsia="Calibri" w:hAnsi="Times New Roman" w:cs="Times New Roman"/>
          </w:rPr>
          <w:delText>The details of the transfer(s), and in particular the categories of personal data that are transferred and the purpose(s) for which they are transferred, are specified in Annex I.B.</w:delText>
        </w:r>
      </w:del>
    </w:p>
    <w:p w14:paraId="1F91D98C" w14:textId="6F6952F3" w:rsidR="00D61B5B" w:rsidRPr="00D61B5B" w:rsidDel="00CF7E9B" w:rsidRDefault="00D61B5B" w:rsidP="009944C9">
      <w:pPr>
        <w:widowControl/>
        <w:adjustRightInd w:val="0"/>
        <w:jc w:val="center"/>
        <w:rPr>
          <w:del w:id="519" w:author="Dimova, Stanislava" w:date="2023-03-09T12:10:00Z"/>
          <w:rFonts w:ascii="Times New Roman" w:eastAsia="Calibri" w:hAnsi="Times New Roman" w:cs="Times New Roman"/>
        </w:rPr>
      </w:pPr>
      <w:del w:id="520" w:author="Dimova, Stanislava" w:date="2023-03-09T12:10:00Z">
        <w:r w:rsidRPr="00D61B5B" w:rsidDel="00CF7E9B">
          <w:rPr>
            <w:rFonts w:ascii="Times New Roman" w:eastAsia="Calibri" w:hAnsi="Times New Roman" w:cs="Times New Roman"/>
            <w:i/>
            <w:iCs/>
          </w:rPr>
          <w:delText xml:space="preserve">Clause 7 </w:delText>
        </w:r>
      </w:del>
    </w:p>
    <w:p w14:paraId="3953A37B" w14:textId="36C5D593" w:rsidR="00D61B5B" w:rsidRPr="00D61B5B" w:rsidDel="00CF7E9B" w:rsidRDefault="00D61B5B" w:rsidP="009944C9">
      <w:pPr>
        <w:widowControl/>
        <w:adjustRightInd w:val="0"/>
        <w:spacing w:after="120"/>
        <w:jc w:val="center"/>
        <w:rPr>
          <w:del w:id="521" w:author="Dimova, Stanislava" w:date="2023-03-09T12:10:00Z"/>
          <w:rFonts w:ascii="Times New Roman" w:eastAsia="Calibri" w:hAnsi="Times New Roman" w:cs="Times New Roman"/>
          <w:b/>
          <w:bCs/>
        </w:rPr>
      </w:pPr>
      <w:del w:id="522" w:author="Dimova, Stanislava" w:date="2023-03-09T12:10:00Z">
        <w:r w:rsidRPr="00D61B5B" w:rsidDel="00CF7E9B">
          <w:rPr>
            <w:rFonts w:ascii="Times New Roman" w:eastAsia="Calibri" w:hAnsi="Times New Roman" w:cs="Times New Roman"/>
            <w:b/>
            <w:bCs/>
          </w:rPr>
          <w:delText>Docking clause</w:delText>
        </w:r>
      </w:del>
    </w:p>
    <w:p w14:paraId="58B3746F" w14:textId="1EAEB6D8" w:rsidR="00D61B5B" w:rsidRPr="00D61B5B" w:rsidDel="00CF7E9B" w:rsidRDefault="00D61B5B" w:rsidP="009944C9">
      <w:pPr>
        <w:widowControl/>
        <w:adjustRightInd w:val="0"/>
        <w:spacing w:after="360"/>
        <w:jc w:val="center"/>
        <w:rPr>
          <w:del w:id="523" w:author="Dimova, Stanislava" w:date="2023-03-09T12:10:00Z"/>
          <w:rFonts w:ascii="Times New Roman" w:eastAsia="Calibri" w:hAnsi="Times New Roman" w:cs="Times New Roman"/>
          <w:i/>
          <w:iCs/>
        </w:rPr>
      </w:pPr>
      <w:del w:id="524" w:author="Dimova, Stanislava" w:date="2023-03-09T12:10:00Z">
        <w:r w:rsidRPr="00D61B5B" w:rsidDel="00CF7E9B">
          <w:rPr>
            <w:rFonts w:ascii="Times New Roman" w:eastAsia="Calibri" w:hAnsi="Times New Roman" w:cs="Times New Roman"/>
            <w:i/>
            <w:iCs/>
          </w:rPr>
          <w:delText>Not used</w:delText>
        </w:r>
      </w:del>
    </w:p>
    <w:p w14:paraId="77869C7D" w14:textId="0BA665CD" w:rsidR="00D61B5B" w:rsidRPr="00D61B5B" w:rsidDel="00CF7E9B" w:rsidRDefault="00D61B5B" w:rsidP="009944C9">
      <w:pPr>
        <w:widowControl/>
        <w:adjustRightInd w:val="0"/>
        <w:spacing w:after="120"/>
        <w:jc w:val="center"/>
        <w:rPr>
          <w:del w:id="525" w:author="Dimova, Stanislava" w:date="2023-03-09T12:10:00Z"/>
          <w:rFonts w:ascii="Times New Roman" w:eastAsia="Calibri" w:hAnsi="Times New Roman" w:cs="Times New Roman"/>
          <w:b/>
          <w:bCs/>
        </w:rPr>
      </w:pPr>
      <w:del w:id="526" w:author="Dimova, Stanislava" w:date="2023-03-09T12:10:00Z">
        <w:r w:rsidRPr="00D61B5B" w:rsidDel="00CF7E9B">
          <w:rPr>
            <w:rFonts w:ascii="Times New Roman" w:eastAsia="Calibri" w:hAnsi="Times New Roman" w:cs="Times New Roman"/>
            <w:b/>
            <w:bCs/>
          </w:rPr>
          <w:delText>SECTION II – OBLIGATIONS OF THE PARTIES</w:delText>
        </w:r>
      </w:del>
    </w:p>
    <w:p w14:paraId="022E6345" w14:textId="459681DF" w:rsidR="00D61B5B" w:rsidRPr="00D61B5B" w:rsidDel="00CF7E9B" w:rsidRDefault="00D61B5B" w:rsidP="009944C9">
      <w:pPr>
        <w:widowControl/>
        <w:adjustRightInd w:val="0"/>
        <w:jc w:val="center"/>
        <w:rPr>
          <w:del w:id="527" w:author="Dimova, Stanislava" w:date="2023-03-09T12:10:00Z"/>
          <w:rFonts w:ascii="Times New Roman" w:eastAsia="Calibri" w:hAnsi="Times New Roman" w:cs="Times New Roman"/>
        </w:rPr>
      </w:pPr>
      <w:del w:id="528" w:author="Dimova, Stanislava" w:date="2023-03-09T12:10:00Z">
        <w:r w:rsidRPr="00D61B5B" w:rsidDel="00CF7E9B">
          <w:rPr>
            <w:rFonts w:ascii="Times New Roman" w:eastAsia="Calibri" w:hAnsi="Times New Roman" w:cs="Times New Roman"/>
            <w:i/>
            <w:iCs/>
          </w:rPr>
          <w:delText>Clause 8</w:delText>
        </w:r>
      </w:del>
    </w:p>
    <w:p w14:paraId="48A30B48" w14:textId="58235DE0" w:rsidR="00D61B5B" w:rsidRPr="00D61B5B" w:rsidDel="00CF7E9B" w:rsidRDefault="00D61B5B" w:rsidP="009944C9">
      <w:pPr>
        <w:widowControl/>
        <w:adjustRightInd w:val="0"/>
        <w:spacing w:after="120"/>
        <w:jc w:val="center"/>
        <w:rPr>
          <w:del w:id="529" w:author="Dimova, Stanislava" w:date="2023-03-09T12:10:00Z"/>
          <w:rFonts w:ascii="Times New Roman" w:eastAsia="Calibri" w:hAnsi="Times New Roman" w:cs="Times New Roman"/>
          <w:b/>
          <w:bCs/>
        </w:rPr>
      </w:pPr>
      <w:del w:id="530" w:author="Dimova, Stanislava" w:date="2023-03-09T12:10:00Z">
        <w:r w:rsidRPr="00D61B5B" w:rsidDel="00CF7E9B">
          <w:rPr>
            <w:rFonts w:ascii="Times New Roman" w:eastAsia="Calibri" w:hAnsi="Times New Roman" w:cs="Times New Roman"/>
            <w:b/>
            <w:bCs/>
          </w:rPr>
          <w:delText>Data protection safeguards</w:delText>
        </w:r>
      </w:del>
    </w:p>
    <w:p w14:paraId="31F4B25C" w14:textId="13157E93" w:rsidR="00D61B5B" w:rsidRPr="00D61B5B" w:rsidDel="00CF7E9B" w:rsidRDefault="00D61B5B" w:rsidP="009944C9">
      <w:pPr>
        <w:widowControl/>
        <w:adjustRightInd w:val="0"/>
        <w:spacing w:after="240"/>
        <w:jc w:val="both"/>
        <w:rPr>
          <w:del w:id="531" w:author="Dimova, Stanislava" w:date="2023-03-09T12:10:00Z"/>
          <w:rFonts w:ascii="Times New Roman" w:eastAsia="Calibri" w:hAnsi="Times New Roman" w:cs="Times New Roman"/>
        </w:rPr>
      </w:pPr>
      <w:del w:id="532" w:author="Dimova, Stanislava" w:date="2023-03-09T12:10:00Z">
        <w:r w:rsidRPr="00D61B5B" w:rsidDel="00CF7E9B">
          <w:rPr>
            <w:rFonts w:ascii="Times New Roman" w:eastAsia="Calibri" w:hAnsi="Times New Roman" w:cs="Times New Roman"/>
          </w:rPr>
          <w:delText>The data exporter warrants that it has used reasonable efforts to determine that the data importer is able, through the implementation of appropriate technical and organisational measures, to satisfy its obligations under these Clauses.</w:delText>
        </w:r>
      </w:del>
    </w:p>
    <w:p w14:paraId="136B3ECE" w14:textId="7D0E49B9" w:rsidR="00D61B5B" w:rsidRPr="00D61B5B" w:rsidDel="00CF7E9B" w:rsidRDefault="00D61B5B" w:rsidP="009944C9">
      <w:pPr>
        <w:widowControl/>
        <w:numPr>
          <w:ilvl w:val="1"/>
          <w:numId w:val="15"/>
        </w:numPr>
        <w:autoSpaceDE/>
        <w:autoSpaceDN/>
        <w:adjustRightInd w:val="0"/>
        <w:spacing w:after="120"/>
        <w:ind w:left="425" w:hanging="425"/>
        <w:jc w:val="both"/>
        <w:rPr>
          <w:del w:id="533" w:author="Dimova, Stanislava" w:date="2023-03-09T12:10:00Z"/>
          <w:rFonts w:ascii="Times New Roman" w:eastAsia="Calibri" w:hAnsi="Times New Roman" w:cs="Times New Roman"/>
        </w:rPr>
      </w:pPr>
      <w:del w:id="534" w:author="Dimova, Stanislava" w:date="2023-03-09T12:10:00Z">
        <w:r w:rsidRPr="00D61B5B" w:rsidDel="00CF7E9B">
          <w:rPr>
            <w:rFonts w:ascii="Times New Roman" w:eastAsia="Calibri" w:hAnsi="Times New Roman" w:cs="Times New Roman"/>
            <w:b/>
            <w:bCs/>
          </w:rPr>
          <w:delText>Instructions</w:delText>
        </w:r>
      </w:del>
    </w:p>
    <w:p w14:paraId="14550DF9" w14:textId="14E0EA8A" w:rsidR="00D61B5B" w:rsidRPr="00D61B5B" w:rsidDel="00CF7E9B" w:rsidRDefault="00D61B5B" w:rsidP="009944C9">
      <w:pPr>
        <w:widowControl/>
        <w:numPr>
          <w:ilvl w:val="0"/>
          <w:numId w:val="16"/>
        </w:numPr>
        <w:autoSpaceDE/>
        <w:autoSpaceDN/>
        <w:adjustRightInd w:val="0"/>
        <w:spacing w:after="138"/>
        <w:ind w:left="426" w:hanging="426"/>
        <w:jc w:val="both"/>
        <w:rPr>
          <w:del w:id="535" w:author="Dimova, Stanislava" w:date="2023-03-09T12:10:00Z"/>
          <w:rFonts w:ascii="Times New Roman" w:eastAsia="Calibri" w:hAnsi="Times New Roman" w:cs="Times New Roman"/>
        </w:rPr>
      </w:pPr>
      <w:del w:id="536" w:author="Dimova, Stanislava" w:date="2023-03-09T12:10:00Z">
        <w:r w:rsidRPr="00D61B5B" w:rsidDel="00CF7E9B">
          <w:rPr>
            <w:rFonts w:ascii="Times New Roman" w:eastAsia="Calibri" w:hAnsi="Times New Roman" w:cs="Times New Roman"/>
          </w:rPr>
          <w:delText>The data importer shall process the personal data only on documented instructions from the data exporter. The data exporter may give such instructions throughout the duration of the contract.</w:delText>
        </w:r>
      </w:del>
    </w:p>
    <w:p w14:paraId="1E05D895" w14:textId="190B5BC4" w:rsidR="00D61B5B" w:rsidRPr="00D61B5B" w:rsidDel="00CF7E9B" w:rsidRDefault="00D61B5B" w:rsidP="009944C9">
      <w:pPr>
        <w:widowControl/>
        <w:numPr>
          <w:ilvl w:val="0"/>
          <w:numId w:val="16"/>
        </w:numPr>
        <w:autoSpaceDE/>
        <w:autoSpaceDN/>
        <w:adjustRightInd w:val="0"/>
        <w:spacing w:after="240"/>
        <w:ind w:left="425" w:hanging="425"/>
        <w:jc w:val="both"/>
        <w:rPr>
          <w:del w:id="537" w:author="Dimova, Stanislava" w:date="2023-03-09T12:10:00Z"/>
          <w:rFonts w:ascii="Times New Roman" w:eastAsia="Calibri" w:hAnsi="Times New Roman" w:cs="Times New Roman"/>
        </w:rPr>
      </w:pPr>
      <w:del w:id="538" w:author="Dimova, Stanislava" w:date="2023-03-09T12:10:00Z">
        <w:r w:rsidRPr="00D61B5B" w:rsidDel="00CF7E9B">
          <w:rPr>
            <w:rFonts w:ascii="Times New Roman" w:eastAsia="Calibri" w:hAnsi="Times New Roman" w:cs="Times New Roman"/>
          </w:rPr>
          <w:delText>The data importer shall immediately inform the data exporter if it is unable to follow those instructions.</w:delText>
        </w:r>
      </w:del>
    </w:p>
    <w:p w14:paraId="61529EC6" w14:textId="2865EB32" w:rsidR="00D61B5B" w:rsidRPr="00D61B5B" w:rsidDel="00CF7E9B" w:rsidRDefault="00D61B5B" w:rsidP="009944C9">
      <w:pPr>
        <w:widowControl/>
        <w:numPr>
          <w:ilvl w:val="1"/>
          <w:numId w:val="15"/>
        </w:numPr>
        <w:autoSpaceDE/>
        <w:autoSpaceDN/>
        <w:adjustRightInd w:val="0"/>
        <w:spacing w:after="120"/>
        <w:ind w:left="425" w:hanging="425"/>
        <w:jc w:val="both"/>
        <w:rPr>
          <w:del w:id="539" w:author="Dimova, Stanislava" w:date="2023-03-09T12:10:00Z"/>
          <w:rFonts w:ascii="Times New Roman" w:eastAsia="Calibri" w:hAnsi="Times New Roman" w:cs="Times New Roman"/>
        </w:rPr>
      </w:pPr>
      <w:del w:id="540" w:author="Dimova, Stanislava" w:date="2023-03-09T12:10:00Z">
        <w:r w:rsidRPr="00D61B5B" w:rsidDel="00CF7E9B">
          <w:rPr>
            <w:rFonts w:ascii="Times New Roman" w:eastAsia="Calibri" w:hAnsi="Times New Roman" w:cs="Times New Roman"/>
            <w:b/>
            <w:bCs/>
          </w:rPr>
          <w:delText>Purpose limitation</w:delText>
        </w:r>
      </w:del>
    </w:p>
    <w:p w14:paraId="39A1F92E" w14:textId="406D4566" w:rsidR="00D61B5B" w:rsidRPr="00D61B5B" w:rsidDel="00CF7E9B" w:rsidRDefault="00D61B5B" w:rsidP="009944C9">
      <w:pPr>
        <w:widowControl/>
        <w:adjustRightInd w:val="0"/>
        <w:spacing w:after="240"/>
        <w:jc w:val="both"/>
        <w:rPr>
          <w:del w:id="541" w:author="Dimova, Stanislava" w:date="2023-03-09T12:10:00Z"/>
          <w:rFonts w:ascii="Times New Roman" w:eastAsia="Calibri" w:hAnsi="Times New Roman" w:cs="Times New Roman"/>
        </w:rPr>
      </w:pPr>
      <w:del w:id="542" w:author="Dimova, Stanislava" w:date="2023-03-09T12:10:00Z">
        <w:r w:rsidRPr="00D61B5B" w:rsidDel="00CF7E9B">
          <w:rPr>
            <w:rFonts w:ascii="Times New Roman" w:eastAsia="Calibri" w:hAnsi="Times New Roman" w:cs="Times New Roman"/>
          </w:rPr>
          <w:delText>The data importer shall process the personal data only for the specific purpose(s) of the transfer, as set out in Annex I. B, unless on further instructions from the data exporter.</w:delText>
        </w:r>
      </w:del>
    </w:p>
    <w:p w14:paraId="15E13F18" w14:textId="5F9419D3" w:rsidR="00D61B5B" w:rsidRPr="00D61B5B" w:rsidDel="00CF7E9B" w:rsidRDefault="00D61B5B" w:rsidP="009944C9">
      <w:pPr>
        <w:widowControl/>
        <w:numPr>
          <w:ilvl w:val="1"/>
          <w:numId w:val="15"/>
        </w:numPr>
        <w:autoSpaceDE/>
        <w:autoSpaceDN/>
        <w:adjustRightInd w:val="0"/>
        <w:spacing w:after="120"/>
        <w:ind w:left="425" w:hanging="425"/>
        <w:jc w:val="both"/>
        <w:rPr>
          <w:del w:id="543" w:author="Dimova, Stanislava" w:date="2023-03-09T12:10:00Z"/>
          <w:rFonts w:ascii="Times New Roman" w:eastAsia="Calibri" w:hAnsi="Times New Roman" w:cs="Times New Roman"/>
        </w:rPr>
      </w:pPr>
      <w:del w:id="544" w:author="Dimova, Stanislava" w:date="2023-03-09T12:10:00Z">
        <w:r w:rsidRPr="00D61B5B" w:rsidDel="00CF7E9B">
          <w:rPr>
            <w:rFonts w:ascii="Times New Roman" w:eastAsia="Calibri" w:hAnsi="Times New Roman" w:cs="Times New Roman"/>
            <w:b/>
            <w:bCs/>
          </w:rPr>
          <w:delText>Transparency</w:delText>
        </w:r>
      </w:del>
    </w:p>
    <w:p w14:paraId="7D3E25FA" w14:textId="710BDCBA" w:rsidR="00D61B5B" w:rsidRPr="00D61B5B" w:rsidDel="00CF7E9B" w:rsidRDefault="00D61B5B" w:rsidP="009944C9">
      <w:pPr>
        <w:widowControl/>
        <w:adjustRightInd w:val="0"/>
        <w:spacing w:after="240"/>
        <w:jc w:val="both"/>
        <w:rPr>
          <w:del w:id="545" w:author="Dimova, Stanislava" w:date="2023-03-09T12:10:00Z"/>
          <w:rFonts w:ascii="Times New Roman" w:eastAsia="Calibri" w:hAnsi="Times New Roman" w:cs="Times New Roman"/>
        </w:rPr>
      </w:pPr>
      <w:del w:id="546" w:author="Dimova, Stanislava" w:date="2023-03-09T12:10:00Z">
        <w:r w:rsidRPr="00D61B5B" w:rsidDel="00CF7E9B">
          <w:rPr>
            <w:rFonts w:ascii="Times New Roman" w:eastAsia="Calibri" w:hAnsi="Times New Roman" w:cs="Times New Roman"/>
          </w:rPr>
          <w:delText>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to these Clauses prior to sharing a copy, but shall provide a meaningful summary where the data subject would otherwise not be able to understand its content or exercise his/her rights. On request, the Parties shall provide the data subject with the reasons for the redactions, to the extent possible without revealing the redacted information. This Clause is without prejudice to the obligations of the data exporter under Articles 13 and 14 of Regulation (EU) 2016/679.</w:delText>
        </w:r>
      </w:del>
    </w:p>
    <w:p w14:paraId="5443D2BE" w14:textId="32381856" w:rsidR="00D61B5B" w:rsidRPr="00D61B5B" w:rsidDel="00CF7E9B" w:rsidRDefault="00D61B5B" w:rsidP="009944C9">
      <w:pPr>
        <w:widowControl/>
        <w:numPr>
          <w:ilvl w:val="1"/>
          <w:numId w:val="15"/>
        </w:numPr>
        <w:autoSpaceDE/>
        <w:autoSpaceDN/>
        <w:adjustRightInd w:val="0"/>
        <w:spacing w:after="120"/>
        <w:ind w:left="425" w:hanging="425"/>
        <w:jc w:val="both"/>
        <w:rPr>
          <w:del w:id="547" w:author="Dimova, Stanislava" w:date="2023-03-09T12:10:00Z"/>
          <w:rFonts w:ascii="Times New Roman" w:eastAsia="Calibri" w:hAnsi="Times New Roman" w:cs="Times New Roman"/>
        </w:rPr>
      </w:pPr>
      <w:del w:id="548" w:author="Dimova, Stanislava" w:date="2023-03-09T12:10:00Z">
        <w:r w:rsidRPr="00D61B5B" w:rsidDel="00CF7E9B">
          <w:rPr>
            <w:rFonts w:ascii="Times New Roman" w:eastAsia="Calibri" w:hAnsi="Times New Roman" w:cs="Times New Roman"/>
            <w:b/>
            <w:bCs/>
          </w:rPr>
          <w:delText>Accuracy</w:delText>
        </w:r>
      </w:del>
    </w:p>
    <w:p w14:paraId="48F8A4A8" w14:textId="5908826A" w:rsidR="00D61B5B" w:rsidRPr="00D61B5B" w:rsidDel="00CF7E9B" w:rsidRDefault="00D61B5B" w:rsidP="009944C9">
      <w:pPr>
        <w:widowControl/>
        <w:adjustRightInd w:val="0"/>
        <w:spacing w:after="240"/>
        <w:jc w:val="both"/>
        <w:rPr>
          <w:del w:id="549" w:author="Dimova, Stanislava" w:date="2023-03-09T12:10:00Z"/>
          <w:rFonts w:ascii="Times New Roman" w:eastAsia="Calibri" w:hAnsi="Times New Roman" w:cs="Times New Roman"/>
        </w:rPr>
      </w:pPr>
      <w:del w:id="550" w:author="Dimova, Stanislava" w:date="2023-03-09T12:10:00Z">
        <w:r w:rsidRPr="00D61B5B" w:rsidDel="00CF7E9B">
          <w:rPr>
            <w:rFonts w:ascii="Times New Roman" w:eastAsia="Calibri" w:hAnsi="Times New Roman" w:cs="Times New Roman"/>
          </w:rPr>
          <w:delText>If the data importer becomes aware that the personal data it has received is inaccurate, or has become outdated, it shall inform the data exporter without undue delay. In this case, the data importer shall cooperate with the data exporter to erase or rectify the data.</w:delText>
        </w:r>
      </w:del>
    </w:p>
    <w:p w14:paraId="05D18E83" w14:textId="65AA820C" w:rsidR="00D61B5B" w:rsidRPr="00D61B5B" w:rsidDel="00CF7E9B" w:rsidRDefault="00D61B5B" w:rsidP="009944C9">
      <w:pPr>
        <w:widowControl/>
        <w:numPr>
          <w:ilvl w:val="1"/>
          <w:numId w:val="15"/>
        </w:numPr>
        <w:autoSpaceDE/>
        <w:autoSpaceDN/>
        <w:adjustRightInd w:val="0"/>
        <w:spacing w:after="120"/>
        <w:ind w:left="425" w:hanging="425"/>
        <w:jc w:val="both"/>
        <w:rPr>
          <w:del w:id="551" w:author="Dimova, Stanislava" w:date="2023-03-09T12:10:00Z"/>
          <w:rFonts w:ascii="Times New Roman" w:eastAsia="Calibri" w:hAnsi="Times New Roman" w:cs="Times New Roman"/>
        </w:rPr>
      </w:pPr>
      <w:del w:id="552" w:author="Dimova, Stanislava" w:date="2023-03-09T12:10:00Z">
        <w:r w:rsidRPr="00D61B5B" w:rsidDel="00CF7E9B">
          <w:rPr>
            <w:rFonts w:ascii="Times New Roman" w:eastAsia="Calibri" w:hAnsi="Times New Roman" w:cs="Times New Roman"/>
            <w:b/>
            <w:bCs/>
          </w:rPr>
          <w:delText>Duration of processing and erasure or return of data</w:delText>
        </w:r>
      </w:del>
    </w:p>
    <w:p w14:paraId="5354E405" w14:textId="6773F11F" w:rsidR="00D61B5B" w:rsidRPr="00D61B5B" w:rsidDel="00CF7E9B" w:rsidRDefault="00D61B5B" w:rsidP="009944C9">
      <w:pPr>
        <w:widowControl/>
        <w:adjustRightInd w:val="0"/>
        <w:spacing w:after="240"/>
        <w:jc w:val="both"/>
        <w:rPr>
          <w:del w:id="553" w:author="Dimova, Stanislava" w:date="2023-03-09T12:10:00Z"/>
          <w:rFonts w:ascii="Times New Roman" w:eastAsia="Calibri" w:hAnsi="Times New Roman" w:cs="Times New Roman"/>
        </w:rPr>
      </w:pPr>
      <w:del w:id="554" w:author="Dimova, Stanislava" w:date="2023-03-09T12:10:00Z">
        <w:r w:rsidRPr="00D61B5B" w:rsidDel="00CF7E9B">
          <w:rPr>
            <w:rFonts w:ascii="Times New Roman" w:eastAsia="Calibri" w:hAnsi="Times New Roman" w:cs="Times New Roman"/>
          </w:rPr>
          <w:delTex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it to the extent and for as long as required under that local law. This is without prejudice to Clause 14, in particular the requirement for the data importer under Clause 14(e) to notify the data exporter throughout the duration of the contract if it has reason to believe that it is or has become subject to laws or practices not in line with the requirements under Clause 14(a).</w:delText>
        </w:r>
      </w:del>
    </w:p>
    <w:p w14:paraId="7ABC8900" w14:textId="2F5CE387" w:rsidR="00D61B5B" w:rsidRPr="00D61B5B" w:rsidDel="00CF7E9B" w:rsidRDefault="00D61B5B" w:rsidP="009944C9">
      <w:pPr>
        <w:widowControl/>
        <w:numPr>
          <w:ilvl w:val="1"/>
          <w:numId w:val="15"/>
        </w:numPr>
        <w:autoSpaceDE/>
        <w:autoSpaceDN/>
        <w:adjustRightInd w:val="0"/>
        <w:spacing w:after="120"/>
        <w:ind w:left="425" w:hanging="425"/>
        <w:jc w:val="both"/>
        <w:rPr>
          <w:del w:id="555" w:author="Dimova, Stanislava" w:date="2023-03-09T12:10:00Z"/>
          <w:rFonts w:ascii="Times New Roman" w:eastAsia="Calibri" w:hAnsi="Times New Roman" w:cs="Times New Roman"/>
        </w:rPr>
      </w:pPr>
      <w:del w:id="556" w:author="Dimova, Stanislava" w:date="2023-03-09T12:10:00Z">
        <w:r w:rsidRPr="00D61B5B" w:rsidDel="00CF7E9B">
          <w:rPr>
            <w:rFonts w:ascii="Times New Roman" w:eastAsia="Calibri" w:hAnsi="Times New Roman" w:cs="Times New Roman"/>
            <w:b/>
            <w:bCs/>
          </w:rPr>
          <w:delText>Security of processing</w:delText>
        </w:r>
      </w:del>
    </w:p>
    <w:p w14:paraId="2DE0C880" w14:textId="11F78E90" w:rsidR="00D61B5B" w:rsidRPr="00D61B5B" w:rsidDel="00CF7E9B" w:rsidRDefault="00D61B5B" w:rsidP="009944C9">
      <w:pPr>
        <w:widowControl/>
        <w:numPr>
          <w:ilvl w:val="0"/>
          <w:numId w:val="17"/>
        </w:numPr>
        <w:autoSpaceDE/>
        <w:autoSpaceDN/>
        <w:adjustRightInd w:val="0"/>
        <w:spacing w:after="177"/>
        <w:ind w:left="426" w:hanging="426"/>
        <w:jc w:val="both"/>
        <w:rPr>
          <w:del w:id="557" w:author="Dimova, Stanislava" w:date="2023-03-09T12:10:00Z"/>
          <w:rFonts w:ascii="Times New Roman" w:eastAsia="Calibri" w:hAnsi="Times New Roman" w:cs="Times New Roman"/>
        </w:rPr>
      </w:pPr>
      <w:del w:id="558" w:author="Dimova, Stanislava" w:date="2023-03-09T12:10:00Z">
        <w:r w:rsidRPr="00D61B5B" w:rsidDel="00CF7E9B">
          <w:rPr>
            <w:rFonts w:ascii="Times New Roman" w:eastAsia="Calibri" w:hAnsi="Times New Roman" w:cs="Times New Roman"/>
          </w:rPr>
          <w:delText>The data importer and, during transmission, also the data exporter shall implement appropriate technical and organisational measures to ensure the security of the data, including protection against a breach of security leading to accidental or unlawful destruction, loss, alteration, unauthorised disclosure or access to that data (hereinafter ‘</w:delText>
        </w:r>
        <w:r w:rsidRPr="00D61B5B" w:rsidDel="00CF7E9B">
          <w:rPr>
            <w:rFonts w:ascii="Times New Roman" w:eastAsia="Calibri" w:hAnsi="Times New Roman" w:cs="Times New Roman"/>
            <w:b/>
            <w:bCs/>
          </w:rPr>
          <w:delText>personal data breach</w:delText>
        </w:r>
        <w:r w:rsidRPr="00D61B5B" w:rsidDel="00CF7E9B">
          <w:rPr>
            <w:rFonts w:ascii="Times New Roman" w:eastAsia="Calibri" w:hAnsi="Times New Roman" w:cs="Times New Roman"/>
          </w:rPr>
          <w:delText>’). In assessing the appropriate level of security, the Parties shall take due account of the state of the art, the costs of implementation, the nature, scope, context and purpose(s) of processing and the risks involved in the processing for the data subjects. The Parties shall in particular consider having recourse to encryption or pseudonymisation, including during transmission, where the purpose of processing can be fulfilled in that manner. In case of pseudonymisation, the additional information for attributing the personal data to a specific data subject shall, where possible, remain under the exclusive control of the data exporter. In complying with its obligations under this paragraph, the data importer shall at least implement the technical and organisational measures specified in Annex II. The data importer shall carry out regular checks to ensure that these measures continue to provide an appropriate level of security.</w:delText>
        </w:r>
      </w:del>
    </w:p>
    <w:p w14:paraId="2378A7F3" w14:textId="018DBC12" w:rsidR="00D61B5B" w:rsidRPr="00D61B5B" w:rsidDel="00CF7E9B" w:rsidRDefault="00D61B5B" w:rsidP="009944C9">
      <w:pPr>
        <w:widowControl/>
        <w:numPr>
          <w:ilvl w:val="0"/>
          <w:numId w:val="17"/>
        </w:numPr>
        <w:autoSpaceDE/>
        <w:autoSpaceDN/>
        <w:adjustRightInd w:val="0"/>
        <w:spacing w:after="177"/>
        <w:ind w:left="426" w:hanging="426"/>
        <w:jc w:val="both"/>
        <w:rPr>
          <w:del w:id="559" w:author="Dimova, Stanislava" w:date="2023-03-09T12:10:00Z"/>
          <w:rFonts w:ascii="Times New Roman" w:eastAsia="Calibri" w:hAnsi="Times New Roman" w:cs="Times New Roman"/>
        </w:rPr>
      </w:pPr>
      <w:del w:id="560" w:author="Dimova, Stanislava" w:date="2023-03-09T12:10:00Z">
        <w:r w:rsidRPr="00D61B5B" w:rsidDel="00CF7E9B">
          <w:rPr>
            <w:rFonts w:ascii="Times New Roman" w:eastAsia="Calibri" w:hAnsi="Times New Roman" w:cs="Times New Roman"/>
          </w:rPr>
          <w:delText>The data importer shall grant access to the personal data to members of its personnel only to the extent strictly necessary for the implementation, management and monitoring of the contract. It shall ensure that persons authorised to process the personal data have committed themselves to confidentiality or are under an appropriate statutory obligation of confidentiality.</w:delText>
        </w:r>
      </w:del>
    </w:p>
    <w:p w14:paraId="66CFD9C2" w14:textId="2CE0D351" w:rsidR="00D61B5B" w:rsidRPr="00D61B5B" w:rsidDel="00CF7E9B" w:rsidRDefault="00D61B5B" w:rsidP="009944C9">
      <w:pPr>
        <w:widowControl/>
        <w:numPr>
          <w:ilvl w:val="0"/>
          <w:numId w:val="17"/>
        </w:numPr>
        <w:autoSpaceDE/>
        <w:autoSpaceDN/>
        <w:adjustRightInd w:val="0"/>
        <w:spacing w:after="177"/>
        <w:ind w:left="426" w:hanging="426"/>
        <w:jc w:val="both"/>
        <w:rPr>
          <w:del w:id="561" w:author="Dimova, Stanislava" w:date="2023-03-09T12:10:00Z"/>
          <w:rFonts w:ascii="Times New Roman" w:eastAsia="Calibri" w:hAnsi="Times New Roman" w:cs="Times New Roman"/>
        </w:rPr>
      </w:pPr>
      <w:del w:id="562" w:author="Dimova, Stanislava" w:date="2023-03-09T12:10:00Z">
        <w:r w:rsidRPr="00D61B5B" w:rsidDel="00CF7E9B">
          <w:rPr>
            <w:rFonts w:ascii="Times New Roman" w:eastAsia="Calibri" w:hAnsi="Times New Roman" w:cs="Times New Roman"/>
          </w:rPr>
          <w:delText xml:space="preserve">In the event of a personal data breach concerning personal data processed by the data importer under these Clauses, the data importer shall take appropriate measures to address the breach, including measures to mitigate its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categories and approximate number of data subjects and personal data records concerned), its likely consequences and the measures taken or proposed to address the breach including, where appropriate, measures to mitigate its possible adverse effects. Where, and in so far as, it is not possible to provide all information at the same time, the initial notification shall contain the information then available and further information shall, as it becomes available, subsequently be provided without undue delay. </w:delText>
        </w:r>
      </w:del>
    </w:p>
    <w:p w14:paraId="4EE1E86D" w14:textId="2431C843" w:rsidR="00D61B5B" w:rsidRPr="00D61B5B" w:rsidDel="00CF7E9B" w:rsidRDefault="00D61B5B" w:rsidP="009944C9">
      <w:pPr>
        <w:widowControl/>
        <w:numPr>
          <w:ilvl w:val="0"/>
          <w:numId w:val="17"/>
        </w:numPr>
        <w:autoSpaceDE/>
        <w:autoSpaceDN/>
        <w:adjustRightInd w:val="0"/>
        <w:spacing w:after="240"/>
        <w:ind w:left="425" w:hanging="425"/>
        <w:jc w:val="both"/>
        <w:rPr>
          <w:del w:id="563" w:author="Dimova, Stanislava" w:date="2023-03-09T12:10:00Z"/>
          <w:rFonts w:ascii="Times New Roman" w:eastAsia="Calibri" w:hAnsi="Times New Roman" w:cs="Times New Roman"/>
        </w:rPr>
      </w:pPr>
      <w:del w:id="564" w:author="Dimova, Stanislava" w:date="2023-03-09T12:10:00Z">
        <w:r w:rsidRPr="00D61B5B" w:rsidDel="00CF7E9B">
          <w:rPr>
            <w:rFonts w:ascii="Times New Roman" w:eastAsia="Calibri" w:hAnsi="Times New Roman" w:cs="Times New Roman"/>
          </w:rPr>
          <w:delText>The data importer shall cooperate with and assist the data exporter to enable the data exporter to comply with its obligations under Regulation (EU) 2016/679, in particular to notify the competent supervisory authority and the affected data subjects, taking into account the nature of processing and the information available to the data importer.</w:delText>
        </w:r>
      </w:del>
    </w:p>
    <w:p w14:paraId="4B9E8E97" w14:textId="38CD16FC" w:rsidR="00D61B5B" w:rsidRPr="00D61B5B" w:rsidDel="00CF7E9B" w:rsidRDefault="00D61B5B" w:rsidP="009944C9">
      <w:pPr>
        <w:widowControl/>
        <w:numPr>
          <w:ilvl w:val="1"/>
          <w:numId w:val="15"/>
        </w:numPr>
        <w:autoSpaceDE/>
        <w:autoSpaceDN/>
        <w:adjustRightInd w:val="0"/>
        <w:spacing w:after="120"/>
        <w:ind w:left="425" w:hanging="425"/>
        <w:jc w:val="both"/>
        <w:rPr>
          <w:del w:id="565" w:author="Dimova, Stanislava" w:date="2023-03-09T12:10:00Z"/>
          <w:rFonts w:ascii="Times New Roman" w:eastAsia="Calibri" w:hAnsi="Times New Roman" w:cs="Times New Roman"/>
        </w:rPr>
      </w:pPr>
      <w:del w:id="566" w:author="Dimova, Stanislava" w:date="2023-03-09T12:10:00Z">
        <w:r w:rsidRPr="00D61B5B" w:rsidDel="00CF7E9B">
          <w:rPr>
            <w:rFonts w:ascii="Times New Roman" w:eastAsia="Calibri" w:hAnsi="Times New Roman" w:cs="Times New Roman"/>
            <w:b/>
            <w:bCs/>
          </w:rPr>
          <w:delText>Sensitive data</w:delText>
        </w:r>
      </w:del>
    </w:p>
    <w:p w14:paraId="1CD10D66" w14:textId="69F5B5F0" w:rsidR="00D61B5B" w:rsidRPr="00D61B5B" w:rsidDel="00CF7E9B" w:rsidRDefault="00D61B5B" w:rsidP="009944C9">
      <w:pPr>
        <w:widowControl/>
        <w:adjustRightInd w:val="0"/>
        <w:spacing w:after="240"/>
        <w:jc w:val="both"/>
        <w:rPr>
          <w:del w:id="567" w:author="Dimova, Stanislava" w:date="2023-03-09T12:10:00Z"/>
          <w:rFonts w:ascii="Times New Roman" w:eastAsia="Calibri" w:hAnsi="Times New Roman" w:cs="Times New Roman"/>
        </w:rPr>
      </w:pPr>
      <w:del w:id="568" w:author="Dimova, Stanislava" w:date="2023-03-09T12:10:00Z">
        <w:r w:rsidRPr="00D61B5B" w:rsidDel="00CF7E9B">
          <w:rPr>
            <w:rFonts w:ascii="Times New Roman" w:eastAsia="Calibri" w:hAnsi="Times New Roman" w:cs="Times New Roman"/>
          </w:rPr>
          <w:delText>Where the transfer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and offences (hereinafter ‘</w:delText>
        </w:r>
        <w:r w:rsidRPr="00D61B5B" w:rsidDel="00CF7E9B">
          <w:rPr>
            <w:rFonts w:ascii="Times New Roman" w:eastAsia="Calibri" w:hAnsi="Times New Roman" w:cs="Times New Roman"/>
            <w:b/>
            <w:bCs/>
          </w:rPr>
          <w:delText>sensitive data</w:delText>
        </w:r>
        <w:r w:rsidRPr="00D61B5B" w:rsidDel="00CF7E9B">
          <w:rPr>
            <w:rFonts w:ascii="Times New Roman" w:eastAsia="Calibri" w:hAnsi="Times New Roman" w:cs="Times New Roman"/>
          </w:rPr>
          <w:delText>’), the data importer shall apply the specific restrictions and/or additional safeguards described in Annex I.B.</w:delText>
        </w:r>
      </w:del>
    </w:p>
    <w:p w14:paraId="1AFBD407" w14:textId="63890C98" w:rsidR="00D61B5B" w:rsidRPr="00D61B5B" w:rsidDel="00CF7E9B" w:rsidRDefault="00D61B5B" w:rsidP="009944C9">
      <w:pPr>
        <w:widowControl/>
        <w:numPr>
          <w:ilvl w:val="1"/>
          <w:numId w:val="15"/>
        </w:numPr>
        <w:autoSpaceDE/>
        <w:autoSpaceDN/>
        <w:adjustRightInd w:val="0"/>
        <w:spacing w:after="120"/>
        <w:ind w:left="425" w:hanging="425"/>
        <w:jc w:val="both"/>
        <w:rPr>
          <w:del w:id="569" w:author="Dimova, Stanislava" w:date="2023-03-09T12:10:00Z"/>
          <w:rFonts w:ascii="Times New Roman" w:eastAsia="Calibri" w:hAnsi="Times New Roman" w:cs="Times New Roman"/>
        </w:rPr>
      </w:pPr>
      <w:del w:id="570" w:author="Dimova, Stanislava" w:date="2023-03-09T12:10:00Z">
        <w:r w:rsidRPr="00D61B5B" w:rsidDel="00CF7E9B">
          <w:rPr>
            <w:rFonts w:ascii="Times New Roman" w:eastAsia="Calibri" w:hAnsi="Times New Roman" w:cs="Times New Roman"/>
            <w:b/>
            <w:bCs/>
          </w:rPr>
          <w:delText>Onward transfers</w:delText>
        </w:r>
      </w:del>
    </w:p>
    <w:p w14:paraId="4A01DF71" w14:textId="1A541C8B" w:rsidR="00D61B5B" w:rsidRPr="00D61B5B" w:rsidDel="00CF7E9B" w:rsidRDefault="00D61B5B" w:rsidP="009944C9">
      <w:pPr>
        <w:widowControl/>
        <w:adjustRightInd w:val="0"/>
        <w:spacing w:after="120"/>
        <w:jc w:val="both"/>
        <w:rPr>
          <w:del w:id="571" w:author="Dimova, Stanislava" w:date="2023-03-09T12:10:00Z"/>
          <w:rFonts w:ascii="Times New Roman" w:eastAsia="Calibri" w:hAnsi="Times New Roman" w:cs="Times New Roman"/>
        </w:rPr>
      </w:pPr>
      <w:del w:id="572" w:author="Dimova, Stanislava" w:date="2023-03-09T12:10:00Z">
        <w:r w:rsidRPr="00D61B5B" w:rsidDel="00CF7E9B">
          <w:rPr>
            <w:rFonts w:ascii="Times New Roman" w:eastAsia="Calibri" w:hAnsi="Times New Roman" w:cs="Times New Roman"/>
          </w:rPr>
          <w:delText>The data importer shall only disclose the personal data to a third party on documented instructions from the data exporter. In addition, the data may only be disclosed to a third party located outside the European Union</w:delText>
        </w:r>
        <w:r w:rsidRPr="00D61B5B" w:rsidDel="00CF7E9B">
          <w:rPr>
            <w:rFonts w:ascii="Times New Roman" w:eastAsia="Calibri" w:hAnsi="Times New Roman" w:cs="Times New Roman"/>
            <w:color w:val="000000"/>
            <w:vertAlign w:val="superscript"/>
          </w:rPr>
          <w:footnoteReference w:id="2"/>
        </w:r>
        <w:r w:rsidRPr="00D61B5B" w:rsidDel="00CF7E9B">
          <w:rPr>
            <w:rFonts w:ascii="Times New Roman" w:eastAsia="Calibri" w:hAnsi="Times New Roman" w:cs="Times New Roman"/>
            <w:color w:val="000000"/>
          </w:rPr>
          <w:delText xml:space="preserve"> </w:delText>
        </w:r>
        <w:r w:rsidRPr="00D61B5B" w:rsidDel="00CF7E9B">
          <w:rPr>
            <w:rFonts w:ascii="Times New Roman" w:eastAsia="Calibri" w:hAnsi="Times New Roman" w:cs="Times New Roman"/>
          </w:rPr>
          <w:delText>(in the same country as the data importer or in another third country, hereinafter ‘</w:delText>
        </w:r>
        <w:r w:rsidRPr="00D61B5B" w:rsidDel="00CF7E9B">
          <w:rPr>
            <w:rFonts w:ascii="Times New Roman" w:eastAsia="Calibri" w:hAnsi="Times New Roman" w:cs="Times New Roman"/>
            <w:b/>
            <w:bCs/>
          </w:rPr>
          <w:delText>onward transfer</w:delText>
        </w:r>
        <w:r w:rsidRPr="00D61B5B" w:rsidDel="00CF7E9B">
          <w:rPr>
            <w:rFonts w:ascii="Times New Roman" w:eastAsia="Calibri" w:hAnsi="Times New Roman" w:cs="Times New Roman"/>
          </w:rPr>
          <w:delText>’) if the third party is or agrees to be bound by these Clauses, under the appropriate Module, or if:</w:delText>
        </w:r>
      </w:del>
    </w:p>
    <w:p w14:paraId="44E5D628" w14:textId="18F22B33" w:rsidR="00D61B5B" w:rsidRPr="00D61B5B" w:rsidDel="00CF7E9B" w:rsidRDefault="00D61B5B" w:rsidP="009944C9">
      <w:pPr>
        <w:widowControl/>
        <w:numPr>
          <w:ilvl w:val="0"/>
          <w:numId w:val="18"/>
        </w:numPr>
        <w:autoSpaceDE/>
        <w:autoSpaceDN/>
        <w:adjustRightInd w:val="0"/>
        <w:spacing w:after="180"/>
        <w:ind w:left="567" w:hanging="567"/>
        <w:jc w:val="both"/>
        <w:rPr>
          <w:del w:id="575" w:author="Dimova, Stanislava" w:date="2023-03-09T12:10:00Z"/>
          <w:rFonts w:ascii="Times New Roman" w:eastAsia="Calibri" w:hAnsi="Times New Roman" w:cs="Times New Roman"/>
        </w:rPr>
      </w:pPr>
      <w:del w:id="576" w:author="Dimova, Stanislava" w:date="2023-03-09T12:10:00Z">
        <w:r w:rsidRPr="00D61B5B" w:rsidDel="00CF7E9B">
          <w:rPr>
            <w:rFonts w:ascii="Times New Roman" w:eastAsia="Calibri" w:hAnsi="Times New Roman" w:cs="Times New Roman"/>
          </w:rPr>
          <w:delText>the onward transfer is to a country benefitting from an adequacy decision pursuant to Article 45 of Regulation (EU) 2016/679 that covers the onward transfer;</w:delText>
        </w:r>
      </w:del>
    </w:p>
    <w:p w14:paraId="405589C8" w14:textId="5A69F614" w:rsidR="00D61B5B" w:rsidRPr="00D61B5B" w:rsidDel="00CF7E9B" w:rsidRDefault="00D61B5B" w:rsidP="009944C9">
      <w:pPr>
        <w:widowControl/>
        <w:numPr>
          <w:ilvl w:val="0"/>
          <w:numId w:val="18"/>
        </w:numPr>
        <w:autoSpaceDE/>
        <w:autoSpaceDN/>
        <w:adjustRightInd w:val="0"/>
        <w:spacing w:after="180"/>
        <w:ind w:left="567" w:hanging="567"/>
        <w:jc w:val="both"/>
        <w:rPr>
          <w:del w:id="577" w:author="Dimova, Stanislava" w:date="2023-03-09T12:10:00Z"/>
          <w:rFonts w:ascii="Times New Roman" w:eastAsia="Calibri" w:hAnsi="Times New Roman" w:cs="Times New Roman"/>
        </w:rPr>
      </w:pPr>
      <w:del w:id="578" w:author="Dimova, Stanislava" w:date="2023-03-09T12:10:00Z">
        <w:r w:rsidRPr="00D61B5B" w:rsidDel="00CF7E9B">
          <w:rPr>
            <w:rFonts w:ascii="Times New Roman" w:eastAsia="Calibri" w:hAnsi="Times New Roman" w:cs="Times New Roman"/>
          </w:rPr>
          <w:delText>the third party otherwise ensures appropriate safeguards pursuant to Articles 46 or 47 Regulation of (EU) 2016/679 with respect to the processing in question;</w:delText>
        </w:r>
      </w:del>
    </w:p>
    <w:p w14:paraId="2C93A1E9" w14:textId="0D31C8F7" w:rsidR="00D61B5B" w:rsidRPr="00D61B5B" w:rsidDel="00CF7E9B" w:rsidRDefault="00D61B5B" w:rsidP="009944C9">
      <w:pPr>
        <w:widowControl/>
        <w:numPr>
          <w:ilvl w:val="0"/>
          <w:numId w:val="18"/>
        </w:numPr>
        <w:autoSpaceDE/>
        <w:autoSpaceDN/>
        <w:adjustRightInd w:val="0"/>
        <w:spacing w:after="180"/>
        <w:ind w:left="567" w:hanging="567"/>
        <w:jc w:val="both"/>
        <w:rPr>
          <w:del w:id="579" w:author="Dimova, Stanislava" w:date="2023-03-09T12:10:00Z"/>
          <w:rFonts w:ascii="Times New Roman" w:eastAsia="Calibri" w:hAnsi="Times New Roman" w:cs="Times New Roman"/>
        </w:rPr>
      </w:pPr>
      <w:del w:id="580" w:author="Dimova, Stanislava" w:date="2023-03-09T12:10:00Z">
        <w:r w:rsidRPr="00D61B5B" w:rsidDel="00CF7E9B">
          <w:rPr>
            <w:rFonts w:ascii="Times New Roman" w:eastAsia="Calibri" w:hAnsi="Times New Roman" w:cs="Times New Roman"/>
          </w:rPr>
          <w:delText>the onward transfer is necessary for the establishment, exercise or defence of legal claims in the context of specific administrative, regulatory or judicial proceedings; or</w:delText>
        </w:r>
      </w:del>
    </w:p>
    <w:p w14:paraId="36B742D5" w14:textId="25A41D06" w:rsidR="00D61B5B" w:rsidRPr="00D61B5B" w:rsidDel="00CF7E9B" w:rsidRDefault="00D61B5B" w:rsidP="009944C9">
      <w:pPr>
        <w:widowControl/>
        <w:numPr>
          <w:ilvl w:val="0"/>
          <w:numId w:val="18"/>
        </w:numPr>
        <w:autoSpaceDE/>
        <w:autoSpaceDN/>
        <w:adjustRightInd w:val="0"/>
        <w:spacing w:after="180"/>
        <w:ind w:left="567" w:hanging="567"/>
        <w:jc w:val="both"/>
        <w:rPr>
          <w:del w:id="581" w:author="Dimova, Stanislava" w:date="2023-03-09T12:10:00Z"/>
          <w:rFonts w:ascii="Times New Roman" w:eastAsia="Calibri" w:hAnsi="Times New Roman" w:cs="Times New Roman"/>
        </w:rPr>
      </w:pPr>
      <w:del w:id="582" w:author="Dimova, Stanislava" w:date="2023-03-09T12:10:00Z">
        <w:r w:rsidRPr="00D61B5B" w:rsidDel="00CF7E9B">
          <w:rPr>
            <w:rFonts w:ascii="Times New Roman" w:eastAsia="Calibri" w:hAnsi="Times New Roman" w:cs="Times New Roman"/>
          </w:rPr>
          <w:delText>the onward transfer is necessary in order to protect the vital interests of the data subject or of another natural person.</w:delText>
        </w:r>
      </w:del>
    </w:p>
    <w:p w14:paraId="2F8BC164" w14:textId="4F216C6B" w:rsidR="00D61B5B" w:rsidRPr="00D61B5B" w:rsidDel="00CF7E9B" w:rsidRDefault="00D61B5B" w:rsidP="009944C9">
      <w:pPr>
        <w:widowControl/>
        <w:adjustRightInd w:val="0"/>
        <w:spacing w:after="240"/>
        <w:jc w:val="both"/>
        <w:rPr>
          <w:del w:id="583" w:author="Dimova, Stanislava" w:date="2023-03-09T12:10:00Z"/>
          <w:rFonts w:ascii="Times New Roman" w:eastAsia="Calibri" w:hAnsi="Times New Roman" w:cs="Times New Roman"/>
        </w:rPr>
      </w:pPr>
      <w:del w:id="584" w:author="Dimova, Stanislava" w:date="2023-03-09T12:10:00Z">
        <w:r w:rsidRPr="00D61B5B" w:rsidDel="00CF7E9B">
          <w:rPr>
            <w:rFonts w:ascii="Times New Roman" w:eastAsia="Calibri" w:hAnsi="Times New Roman" w:cs="Times New Roman"/>
          </w:rPr>
          <w:delText>Any onward transfer is subject to compliance by the data importer with all the other safeguards under these Clauses, in particular purpose limitation.</w:delText>
        </w:r>
      </w:del>
    </w:p>
    <w:p w14:paraId="1F86F544" w14:textId="1EECEC26" w:rsidR="00D61B5B" w:rsidRPr="00D61B5B" w:rsidDel="00CF7E9B" w:rsidRDefault="00D61B5B" w:rsidP="009944C9">
      <w:pPr>
        <w:widowControl/>
        <w:numPr>
          <w:ilvl w:val="1"/>
          <w:numId w:val="15"/>
        </w:numPr>
        <w:autoSpaceDE/>
        <w:autoSpaceDN/>
        <w:adjustRightInd w:val="0"/>
        <w:spacing w:after="120"/>
        <w:ind w:left="425" w:hanging="425"/>
        <w:jc w:val="both"/>
        <w:rPr>
          <w:del w:id="585" w:author="Dimova, Stanislava" w:date="2023-03-09T12:10:00Z"/>
          <w:rFonts w:ascii="Times New Roman" w:eastAsia="Calibri" w:hAnsi="Times New Roman" w:cs="Times New Roman"/>
        </w:rPr>
      </w:pPr>
      <w:del w:id="586" w:author="Dimova, Stanislava" w:date="2023-03-09T12:10:00Z">
        <w:r w:rsidRPr="00D61B5B" w:rsidDel="00CF7E9B">
          <w:rPr>
            <w:rFonts w:ascii="Times New Roman" w:eastAsia="Calibri" w:hAnsi="Times New Roman" w:cs="Times New Roman"/>
            <w:b/>
            <w:bCs/>
          </w:rPr>
          <w:delText>Documentation and compliance</w:delText>
        </w:r>
      </w:del>
    </w:p>
    <w:p w14:paraId="177C06AD" w14:textId="79643953" w:rsidR="00D61B5B" w:rsidRPr="00D61B5B" w:rsidDel="00CF7E9B" w:rsidRDefault="00D61B5B" w:rsidP="009944C9">
      <w:pPr>
        <w:widowControl/>
        <w:numPr>
          <w:ilvl w:val="0"/>
          <w:numId w:val="19"/>
        </w:numPr>
        <w:autoSpaceDE/>
        <w:autoSpaceDN/>
        <w:adjustRightInd w:val="0"/>
        <w:spacing w:after="180"/>
        <w:ind w:left="426" w:hanging="426"/>
        <w:jc w:val="both"/>
        <w:rPr>
          <w:del w:id="587" w:author="Dimova, Stanislava" w:date="2023-03-09T12:10:00Z"/>
          <w:rFonts w:ascii="Times New Roman" w:eastAsia="Calibri" w:hAnsi="Times New Roman" w:cs="Times New Roman"/>
        </w:rPr>
      </w:pPr>
      <w:del w:id="588" w:author="Dimova, Stanislava" w:date="2023-03-09T12:10:00Z">
        <w:r w:rsidRPr="00D61B5B" w:rsidDel="00CF7E9B">
          <w:rPr>
            <w:rFonts w:ascii="Times New Roman" w:eastAsia="Calibri" w:hAnsi="Times New Roman" w:cs="Times New Roman"/>
          </w:rPr>
          <w:delText>The data importer shall promptly and adequately deal with enquiries from the data exporter that relate to the processing under these Clauses.</w:delText>
        </w:r>
      </w:del>
    </w:p>
    <w:p w14:paraId="0C18CD94" w14:textId="22582811" w:rsidR="00D61B5B" w:rsidRPr="00D61B5B" w:rsidDel="00CF7E9B" w:rsidRDefault="00D61B5B" w:rsidP="009944C9">
      <w:pPr>
        <w:widowControl/>
        <w:numPr>
          <w:ilvl w:val="0"/>
          <w:numId w:val="19"/>
        </w:numPr>
        <w:autoSpaceDE/>
        <w:autoSpaceDN/>
        <w:adjustRightInd w:val="0"/>
        <w:spacing w:after="180"/>
        <w:ind w:left="426" w:hanging="426"/>
        <w:jc w:val="both"/>
        <w:rPr>
          <w:del w:id="589" w:author="Dimova, Stanislava" w:date="2023-03-09T12:10:00Z"/>
          <w:rFonts w:ascii="Times New Roman" w:eastAsia="Calibri" w:hAnsi="Times New Roman" w:cs="Times New Roman"/>
        </w:rPr>
      </w:pPr>
      <w:del w:id="590" w:author="Dimova, Stanislava" w:date="2023-03-09T12:10:00Z">
        <w:r w:rsidRPr="00D61B5B" w:rsidDel="00CF7E9B">
          <w:rPr>
            <w:rFonts w:ascii="Times New Roman" w:eastAsia="Calibri" w:hAnsi="Times New Roman" w:cs="Times New Roman"/>
          </w:rPr>
          <w:delText>The Parties shall be able to demonstrate compliance with these Clauses. In particular, the data importer shall keep appropriate documentation on the processing activities carried out on behalf of the data exporter.</w:delText>
        </w:r>
      </w:del>
    </w:p>
    <w:p w14:paraId="2E93591E" w14:textId="6D3FD5EA" w:rsidR="00D61B5B" w:rsidRPr="00D61B5B" w:rsidDel="00CF7E9B" w:rsidRDefault="00D61B5B" w:rsidP="009944C9">
      <w:pPr>
        <w:widowControl/>
        <w:numPr>
          <w:ilvl w:val="0"/>
          <w:numId w:val="19"/>
        </w:numPr>
        <w:autoSpaceDE/>
        <w:autoSpaceDN/>
        <w:adjustRightInd w:val="0"/>
        <w:spacing w:after="180"/>
        <w:ind w:left="426" w:hanging="426"/>
        <w:jc w:val="both"/>
        <w:rPr>
          <w:del w:id="591" w:author="Dimova, Stanislava" w:date="2023-03-09T12:10:00Z"/>
          <w:rFonts w:ascii="Times New Roman" w:eastAsia="Calibri" w:hAnsi="Times New Roman" w:cs="Times New Roman"/>
        </w:rPr>
      </w:pPr>
      <w:del w:id="592" w:author="Dimova, Stanislava" w:date="2023-03-09T12:10:00Z">
        <w:r w:rsidRPr="00D61B5B" w:rsidDel="00CF7E9B">
          <w:rPr>
            <w:rFonts w:ascii="Times New Roman" w:eastAsia="Calibri" w:hAnsi="Times New Roman" w:cs="Times New Roman"/>
          </w:rPr>
          <w:delText>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 compliance. In deciding on a review or audit, the data exporter may take into account relevant certifications held by the data importer.</w:delText>
        </w:r>
      </w:del>
    </w:p>
    <w:p w14:paraId="65CEB022" w14:textId="262DDD8D" w:rsidR="00D61B5B" w:rsidRPr="00D61B5B" w:rsidDel="00CF7E9B" w:rsidRDefault="00D61B5B" w:rsidP="009944C9">
      <w:pPr>
        <w:widowControl/>
        <w:numPr>
          <w:ilvl w:val="0"/>
          <w:numId w:val="19"/>
        </w:numPr>
        <w:autoSpaceDE/>
        <w:autoSpaceDN/>
        <w:adjustRightInd w:val="0"/>
        <w:spacing w:after="180"/>
        <w:ind w:left="426" w:hanging="426"/>
        <w:jc w:val="both"/>
        <w:rPr>
          <w:del w:id="593" w:author="Dimova, Stanislava" w:date="2023-03-09T12:10:00Z"/>
          <w:rFonts w:ascii="Times New Roman" w:eastAsia="Calibri" w:hAnsi="Times New Roman" w:cs="Times New Roman"/>
        </w:rPr>
      </w:pPr>
      <w:del w:id="594" w:author="Dimova, Stanislava" w:date="2023-03-09T12:10:00Z">
        <w:r w:rsidRPr="00D61B5B" w:rsidDel="00CF7E9B">
          <w:rPr>
            <w:rFonts w:ascii="Times New Roman" w:eastAsia="Calibri" w:hAnsi="Times New Roman" w:cs="Times New Roman"/>
          </w:rPr>
          <w:delText>The data exporter may choose to conduct the audit by itself or mandate an independent auditor. Audits may include inspections at the premises or physical facilities of the data importer and shall, where appropriate, be carried out with reasonable notice.</w:delText>
        </w:r>
      </w:del>
    </w:p>
    <w:p w14:paraId="4547F932" w14:textId="373D14DF" w:rsidR="00D61B5B" w:rsidRPr="00D61B5B" w:rsidDel="00CF7E9B" w:rsidRDefault="00D61B5B" w:rsidP="009944C9">
      <w:pPr>
        <w:widowControl/>
        <w:numPr>
          <w:ilvl w:val="0"/>
          <w:numId w:val="19"/>
        </w:numPr>
        <w:autoSpaceDE/>
        <w:autoSpaceDN/>
        <w:adjustRightInd w:val="0"/>
        <w:spacing w:after="360"/>
        <w:ind w:left="425" w:hanging="425"/>
        <w:jc w:val="both"/>
        <w:rPr>
          <w:del w:id="595" w:author="Dimova, Stanislava" w:date="2023-03-09T12:10:00Z"/>
          <w:rFonts w:ascii="Times New Roman" w:eastAsia="Calibri" w:hAnsi="Times New Roman" w:cs="Times New Roman"/>
        </w:rPr>
      </w:pPr>
      <w:del w:id="596" w:author="Dimova, Stanislava" w:date="2023-03-09T12:10:00Z">
        <w:r w:rsidRPr="00D61B5B" w:rsidDel="00CF7E9B">
          <w:rPr>
            <w:rFonts w:ascii="Times New Roman" w:eastAsia="Calibri" w:hAnsi="Times New Roman" w:cs="Times New Roman"/>
          </w:rPr>
          <w:delText>The Parties shall make the information referred to in paragraphs (b) and (c), including the results of any audits, available to the competent supervisory authority on request.</w:delText>
        </w:r>
      </w:del>
    </w:p>
    <w:p w14:paraId="752FBBC4" w14:textId="3823CF07" w:rsidR="00D61B5B" w:rsidRPr="00D61B5B" w:rsidDel="00CF7E9B" w:rsidRDefault="00D61B5B" w:rsidP="009944C9">
      <w:pPr>
        <w:widowControl/>
        <w:adjustRightInd w:val="0"/>
        <w:jc w:val="center"/>
        <w:rPr>
          <w:del w:id="597" w:author="Dimova, Stanislava" w:date="2023-03-09T12:10:00Z"/>
          <w:rFonts w:ascii="Times New Roman" w:eastAsia="Calibri" w:hAnsi="Times New Roman" w:cs="Times New Roman"/>
        </w:rPr>
      </w:pPr>
      <w:del w:id="598" w:author="Dimova, Stanislava" w:date="2023-03-09T12:10:00Z">
        <w:r w:rsidRPr="00D61B5B" w:rsidDel="00CF7E9B">
          <w:rPr>
            <w:rFonts w:ascii="Times New Roman" w:eastAsia="Calibri" w:hAnsi="Times New Roman" w:cs="Times New Roman"/>
            <w:i/>
            <w:iCs/>
          </w:rPr>
          <w:delText>Clause 9</w:delText>
        </w:r>
      </w:del>
    </w:p>
    <w:p w14:paraId="43434EC8" w14:textId="744815C1" w:rsidR="00D61B5B" w:rsidRPr="00D61B5B" w:rsidDel="00CF7E9B" w:rsidRDefault="00D61B5B" w:rsidP="009944C9">
      <w:pPr>
        <w:widowControl/>
        <w:adjustRightInd w:val="0"/>
        <w:spacing w:after="120"/>
        <w:jc w:val="center"/>
        <w:rPr>
          <w:del w:id="599" w:author="Dimova, Stanislava" w:date="2023-03-09T12:10:00Z"/>
          <w:rFonts w:ascii="Times New Roman" w:eastAsia="Calibri" w:hAnsi="Times New Roman" w:cs="Times New Roman"/>
        </w:rPr>
      </w:pPr>
      <w:del w:id="600" w:author="Dimova, Stanislava" w:date="2023-03-09T12:10:00Z">
        <w:r w:rsidRPr="00D61B5B" w:rsidDel="00CF7E9B">
          <w:rPr>
            <w:rFonts w:ascii="Times New Roman" w:eastAsia="Calibri" w:hAnsi="Times New Roman" w:cs="Times New Roman"/>
            <w:b/>
            <w:bCs/>
          </w:rPr>
          <w:delText>Use of sub-processors</w:delText>
        </w:r>
      </w:del>
    </w:p>
    <w:p w14:paraId="08321CCF" w14:textId="6E390B81" w:rsidR="00D61B5B" w:rsidDel="00CF7E9B" w:rsidRDefault="00D61B5B" w:rsidP="009944C9">
      <w:pPr>
        <w:widowControl/>
        <w:numPr>
          <w:ilvl w:val="0"/>
          <w:numId w:val="20"/>
        </w:numPr>
        <w:autoSpaceDE/>
        <w:autoSpaceDN/>
        <w:adjustRightInd w:val="0"/>
        <w:spacing w:after="120"/>
        <w:ind w:left="425" w:hanging="425"/>
        <w:jc w:val="both"/>
        <w:rPr>
          <w:del w:id="601" w:author="Dimova, Stanislava" w:date="2023-03-09T12:10:00Z"/>
          <w:rFonts w:ascii="Times New Roman" w:eastAsia="Calibri" w:hAnsi="Times New Roman" w:cs="Times New Roman"/>
        </w:rPr>
      </w:pPr>
      <w:del w:id="602" w:author="Dimova, Stanislava" w:date="2023-03-09T12:10:00Z">
        <w:r w:rsidRPr="00D61B5B" w:rsidDel="00CF7E9B">
          <w:rPr>
            <w:rFonts w:ascii="Times New Roman" w:eastAsia="Calibri" w:hAnsi="Times New Roman" w:cs="Times New Roman"/>
          </w:rPr>
          <w:delText xml:space="preserve">The data importer shall not sub-contract any of its processing activities performed on behalf of the data exporter under these Clauses to a sub-processor without the data exporter’s prior specific written authorisation. The data importer shall submit the request for specific authorisation at least </w:delText>
        </w:r>
        <w:r w:rsidRPr="00D61B5B" w:rsidDel="00CF7E9B">
          <w:rPr>
            <w:rFonts w:ascii="Times New Roman" w:eastAsia="Calibri" w:hAnsi="Times New Roman" w:cs="Times New Roman"/>
            <w:highlight w:val="yellow"/>
          </w:rPr>
          <w:delText>[ ]</w:delText>
        </w:r>
        <w:r w:rsidRPr="00D61B5B" w:rsidDel="00CF7E9B">
          <w:rPr>
            <w:rFonts w:ascii="Times New Roman" w:eastAsia="Calibri" w:hAnsi="Times New Roman" w:cs="Times New Roman"/>
          </w:rPr>
          <w:delText xml:space="preserve"> days prior to the engagement of the sub-processor, together with the information necessary to enable the data exporter to decide on the authorisation. The list of sub-processors already authorised by the data exporter can be found in Annex III. The Parties shall keep Annex III up to date.</w:delText>
        </w:r>
      </w:del>
    </w:p>
    <w:p w14:paraId="0587F5FD" w14:textId="365C5CA3" w:rsidR="00D61B5B" w:rsidRPr="00D61B5B" w:rsidDel="00CF7E9B" w:rsidRDefault="00D61B5B" w:rsidP="009944C9">
      <w:pPr>
        <w:widowControl/>
        <w:numPr>
          <w:ilvl w:val="0"/>
          <w:numId w:val="20"/>
        </w:numPr>
        <w:autoSpaceDE/>
        <w:autoSpaceDN/>
        <w:adjustRightInd w:val="0"/>
        <w:spacing w:after="120"/>
        <w:ind w:left="425" w:hanging="425"/>
        <w:jc w:val="both"/>
        <w:rPr>
          <w:del w:id="603" w:author="Dimova, Stanislava" w:date="2023-03-09T12:10:00Z"/>
          <w:rFonts w:ascii="Times New Roman" w:eastAsia="Calibri" w:hAnsi="Times New Roman" w:cs="Times New Roman"/>
        </w:rPr>
      </w:pPr>
      <w:del w:id="604" w:author="Dimova, Stanislava" w:date="2023-03-09T12:10:00Z">
        <w:r w:rsidRPr="00D61B5B" w:rsidDel="00CF7E9B">
          <w:rPr>
            <w:rFonts w:ascii="Times New Roman" w:eastAsia="Calibri" w:hAnsi="Times New Roman" w:cs="Times New Roman"/>
          </w:rPr>
          <w:delText>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third-party beneficiary rights for data subjects.</w:delText>
        </w:r>
        <w:r w:rsidRPr="00D61B5B" w:rsidDel="00CF7E9B">
          <w:rPr>
            <w:rFonts w:ascii="Times New Roman" w:eastAsia="Calibri" w:hAnsi="Times New Roman" w:cs="Times New Roman"/>
            <w:vertAlign w:val="superscript"/>
          </w:rPr>
          <w:footnoteReference w:id="3"/>
        </w:r>
        <w:r w:rsidRPr="00D61B5B" w:rsidDel="00CF7E9B">
          <w:rPr>
            <w:rFonts w:ascii="Times New Roman" w:eastAsia="Calibri" w:hAnsi="Times New Roman" w:cs="Times New Roman"/>
          </w:rPr>
          <w:delText xml:space="preserve"> The Parties agree that, by complying with this Clause, the data importer fulfils its obligations under Clause 8.8. The data importer shall ensure that the sub-processor complies with the obligations to which the data importer is subject pursuant to these Clauses.</w:delText>
        </w:r>
      </w:del>
    </w:p>
    <w:p w14:paraId="4BF494A5" w14:textId="43A7EC12" w:rsidR="00D61B5B" w:rsidRPr="00D61B5B" w:rsidDel="00CF7E9B" w:rsidRDefault="00D61B5B" w:rsidP="009944C9">
      <w:pPr>
        <w:widowControl/>
        <w:numPr>
          <w:ilvl w:val="0"/>
          <w:numId w:val="20"/>
        </w:numPr>
        <w:autoSpaceDE/>
        <w:autoSpaceDN/>
        <w:adjustRightInd w:val="0"/>
        <w:spacing w:after="120"/>
        <w:ind w:left="425" w:hanging="425"/>
        <w:jc w:val="both"/>
        <w:rPr>
          <w:del w:id="607" w:author="Dimova, Stanislava" w:date="2023-03-09T12:10:00Z"/>
          <w:rFonts w:ascii="Times New Roman" w:eastAsia="Calibri" w:hAnsi="Times New Roman" w:cs="Times New Roman"/>
        </w:rPr>
      </w:pPr>
      <w:del w:id="608" w:author="Dimova, Stanislava" w:date="2023-03-09T12:10:00Z">
        <w:r w:rsidRPr="00D61B5B" w:rsidDel="00CF7E9B">
          <w:rPr>
            <w:rFonts w:ascii="Times New Roman" w:eastAsia="Calibri" w:hAnsi="Times New Roman" w:cs="Times New Roman"/>
          </w:rPr>
          <w:delText>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delText>
        </w:r>
      </w:del>
    </w:p>
    <w:p w14:paraId="00F75E74" w14:textId="4563994B" w:rsidR="00D61B5B" w:rsidRPr="00D61B5B" w:rsidDel="00CF7E9B" w:rsidRDefault="00D61B5B" w:rsidP="009944C9">
      <w:pPr>
        <w:widowControl/>
        <w:numPr>
          <w:ilvl w:val="0"/>
          <w:numId w:val="20"/>
        </w:numPr>
        <w:autoSpaceDE/>
        <w:autoSpaceDN/>
        <w:adjustRightInd w:val="0"/>
        <w:spacing w:after="120"/>
        <w:ind w:left="425" w:hanging="425"/>
        <w:jc w:val="both"/>
        <w:rPr>
          <w:del w:id="609" w:author="Dimova, Stanislava" w:date="2023-03-09T12:10:00Z"/>
          <w:rFonts w:ascii="Times New Roman" w:eastAsia="Calibri" w:hAnsi="Times New Roman" w:cs="Times New Roman"/>
        </w:rPr>
      </w:pPr>
      <w:del w:id="610" w:author="Dimova, Stanislava" w:date="2023-03-09T12:10:00Z">
        <w:r w:rsidRPr="00D61B5B" w:rsidDel="00CF7E9B">
          <w:rPr>
            <w:rFonts w:ascii="Times New Roman" w:eastAsia="Calibri" w:hAnsi="Times New Roman" w:cs="Times New Roman"/>
          </w:rPr>
          <w:delText>The data importer shall remain fully responsible to the data exporter for the performance of the sub-processor’s obligations under its contract with the data importer. The data importer shall notify the data exporter of any failure by the sub-processor to fulfil its obligations under that contract.</w:delText>
        </w:r>
      </w:del>
    </w:p>
    <w:p w14:paraId="2CEF39D2" w14:textId="16EB96BD" w:rsidR="00D61B5B" w:rsidRPr="00D61B5B" w:rsidDel="00CF7E9B" w:rsidRDefault="00D61B5B" w:rsidP="009944C9">
      <w:pPr>
        <w:widowControl/>
        <w:numPr>
          <w:ilvl w:val="0"/>
          <w:numId w:val="20"/>
        </w:numPr>
        <w:autoSpaceDE/>
        <w:autoSpaceDN/>
        <w:adjustRightInd w:val="0"/>
        <w:spacing w:after="360"/>
        <w:ind w:left="425" w:hanging="425"/>
        <w:jc w:val="both"/>
        <w:rPr>
          <w:del w:id="611" w:author="Dimova, Stanislava" w:date="2023-03-09T12:10:00Z"/>
          <w:rFonts w:ascii="Times New Roman" w:eastAsia="Calibri" w:hAnsi="Times New Roman" w:cs="Times New Roman"/>
        </w:rPr>
      </w:pPr>
      <w:del w:id="612" w:author="Dimova, Stanislava" w:date="2023-03-09T12:10:00Z">
        <w:r w:rsidRPr="00D61B5B" w:rsidDel="00CF7E9B">
          <w:rPr>
            <w:rFonts w:ascii="Times New Roman" w:eastAsia="Calibri" w:hAnsi="Times New Roman" w:cs="Times New Roman"/>
          </w:rPr>
          <w:delText>The data importer shall agree a third-party beneficiary clause with the sub-processor whereby – in the event the data importer has factually disappeared, ceased to exist in law or has become insolvent – the data exporter shall have the right to terminate the sub-processor contract and to instruct the sub-processor to erase or return the personal data.</w:delText>
        </w:r>
      </w:del>
    </w:p>
    <w:p w14:paraId="7089F12C" w14:textId="66CAA1ED" w:rsidR="00D61B5B" w:rsidRPr="00D61B5B" w:rsidDel="00CF7E9B" w:rsidRDefault="00D61B5B" w:rsidP="009944C9">
      <w:pPr>
        <w:widowControl/>
        <w:adjustRightInd w:val="0"/>
        <w:jc w:val="center"/>
        <w:rPr>
          <w:del w:id="613" w:author="Dimova, Stanislava" w:date="2023-03-09T12:10:00Z"/>
          <w:rFonts w:ascii="Times New Roman" w:eastAsia="Calibri" w:hAnsi="Times New Roman" w:cs="Times New Roman"/>
        </w:rPr>
      </w:pPr>
      <w:del w:id="614" w:author="Dimova, Stanislava" w:date="2023-03-09T12:10:00Z">
        <w:r w:rsidRPr="00D61B5B" w:rsidDel="00CF7E9B">
          <w:rPr>
            <w:rFonts w:ascii="Times New Roman" w:eastAsia="Calibri" w:hAnsi="Times New Roman" w:cs="Times New Roman"/>
            <w:i/>
            <w:iCs/>
          </w:rPr>
          <w:delText>Clause 10</w:delText>
        </w:r>
      </w:del>
    </w:p>
    <w:p w14:paraId="76F6200D" w14:textId="185C4049" w:rsidR="00D61B5B" w:rsidRPr="00D61B5B" w:rsidDel="00CF7E9B" w:rsidRDefault="00D61B5B" w:rsidP="009944C9">
      <w:pPr>
        <w:widowControl/>
        <w:adjustRightInd w:val="0"/>
        <w:spacing w:after="120"/>
        <w:jc w:val="center"/>
        <w:rPr>
          <w:del w:id="615" w:author="Dimova, Stanislava" w:date="2023-03-09T12:10:00Z"/>
          <w:rFonts w:ascii="Times New Roman" w:eastAsia="Calibri" w:hAnsi="Times New Roman" w:cs="Times New Roman"/>
        </w:rPr>
      </w:pPr>
      <w:del w:id="616" w:author="Dimova, Stanislava" w:date="2023-03-09T12:10:00Z">
        <w:r w:rsidRPr="00D61B5B" w:rsidDel="00CF7E9B">
          <w:rPr>
            <w:rFonts w:ascii="Times New Roman" w:eastAsia="Calibri" w:hAnsi="Times New Roman" w:cs="Times New Roman"/>
            <w:b/>
            <w:bCs/>
          </w:rPr>
          <w:delText>Data subject rights</w:delText>
        </w:r>
      </w:del>
    </w:p>
    <w:p w14:paraId="5B388D14" w14:textId="7327A298" w:rsidR="00D61B5B" w:rsidRPr="00D61B5B" w:rsidDel="00CF7E9B" w:rsidRDefault="00D61B5B" w:rsidP="009944C9">
      <w:pPr>
        <w:widowControl/>
        <w:numPr>
          <w:ilvl w:val="0"/>
          <w:numId w:val="21"/>
        </w:numPr>
        <w:autoSpaceDE/>
        <w:autoSpaceDN/>
        <w:adjustRightInd w:val="0"/>
        <w:spacing w:after="120"/>
        <w:ind w:left="425" w:hanging="425"/>
        <w:jc w:val="both"/>
        <w:rPr>
          <w:del w:id="617" w:author="Dimova, Stanislava" w:date="2023-03-09T12:10:00Z"/>
          <w:rFonts w:ascii="Times New Roman" w:eastAsia="Calibri" w:hAnsi="Times New Roman" w:cs="Times New Roman"/>
        </w:rPr>
      </w:pPr>
      <w:del w:id="618" w:author="Dimova, Stanislava" w:date="2023-03-09T12:10:00Z">
        <w:r w:rsidRPr="00D61B5B" w:rsidDel="00CF7E9B">
          <w:rPr>
            <w:rFonts w:ascii="Times New Roman" w:eastAsia="Calibri" w:hAnsi="Times New Roman" w:cs="Times New Roman"/>
          </w:rPr>
          <w:delText>The data importer shall promptly notify the data exporter of any request it has received from a data subject. It shall not respond to that request itself unless it has been authorised to do so by the data exporter.</w:delText>
        </w:r>
      </w:del>
    </w:p>
    <w:p w14:paraId="238929EF" w14:textId="50F6BB33" w:rsidR="00D61B5B" w:rsidRPr="00D61B5B" w:rsidDel="00CF7E9B" w:rsidRDefault="00D61B5B" w:rsidP="009944C9">
      <w:pPr>
        <w:widowControl/>
        <w:numPr>
          <w:ilvl w:val="0"/>
          <w:numId w:val="21"/>
        </w:numPr>
        <w:autoSpaceDE/>
        <w:autoSpaceDN/>
        <w:adjustRightInd w:val="0"/>
        <w:spacing w:after="120"/>
        <w:ind w:left="425" w:hanging="425"/>
        <w:jc w:val="both"/>
        <w:rPr>
          <w:del w:id="619" w:author="Dimova, Stanislava" w:date="2023-03-09T12:10:00Z"/>
          <w:rFonts w:ascii="Times New Roman" w:eastAsia="Calibri" w:hAnsi="Times New Roman" w:cs="Times New Roman"/>
        </w:rPr>
      </w:pPr>
      <w:del w:id="620" w:author="Dimova, Stanislava" w:date="2023-03-09T12:10:00Z">
        <w:r w:rsidRPr="00D61B5B" w:rsidDel="00CF7E9B">
          <w:rPr>
            <w:rFonts w:ascii="Times New Roman" w:eastAsia="Calibri" w:hAnsi="Times New Roman" w:cs="Times New Roman"/>
          </w:rPr>
          <w:delText>The data importer shall assist the data exporter in fulfilling its obligations to respond to data subjects’ requests for the exercise of their rights under Regulation (EU) 2016/679. In this regard, the Parties shall set out in Annex II the appropriate technical and organisational measures, taking into account the nature of the processing, by which the assistance shall be provided, as well as the scope and the extent of the assistance required.</w:delText>
        </w:r>
      </w:del>
    </w:p>
    <w:p w14:paraId="601A7E5A" w14:textId="22EFD9D2" w:rsidR="00D61B5B" w:rsidRPr="00D61B5B" w:rsidDel="00CF7E9B" w:rsidRDefault="00D61B5B" w:rsidP="009944C9">
      <w:pPr>
        <w:widowControl/>
        <w:numPr>
          <w:ilvl w:val="0"/>
          <w:numId w:val="21"/>
        </w:numPr>
        <w:autoSpaceDE/>
        <w:autoSpaceDN/>
        <w:adjustRightInd w:val="0"/>
        <w:spacing w:after="360"/>
        <w:ind w:left="425" w:hanging="425"/>
        <w:jc w:val="both"/>
        <w:rPr>
          <w:del w:id="621" w:author="Dimova, Stanislava" w:date="2023-03-09T12:10:00Z"/>
          <w:rFonts w:ascii="Times New Roman" w:eastAsia="Calibri" w:hAnsi="Times New Roman" w:cs="Times New Roman"/>
        </w:rPr>
      </w:pPr>
      <w:del w:id="622" w:author="Dimova, Stanislava" w:date="2023-03-09T12:10:00Z">
        <w:r w:rsidRPr="00D61B5B" w:rsidDel="00CF7E9B">
          <w:rPr>
            <w:rFonts w:ascii="Times New Roman" w:eastAsia="Calibri" w:hAnsi="Times New Roman" w:cs="Times New Roman"/>
          </w:rPr>
          <w:delText>In fulfilling its obligations under paragraphs (a) and (b), the data importer shall comply with the instructions from the data exporter.</w:delText>
        </w:r>
      </w:del>
    </w:p>
    <w:p w14:paraId="736E3C4D" w14:textId="7614B7B6" w:rsidR="00D61B5B" w:rsidRPr="00D61B5B" w:rsidDel="00CF7E9B" w:rsidRDefault="00D61B5B" w:rsidP="009944C9">
      <w:pPr>
        <w:widowControl/>
        <w:adjustRightInd w:val="0"/>
        <w:jc w:val="center"/>
        <w:rPr>
          <w:del w:id="623" w:author="Dimova, Stanislava" w:date="2023-03-09T12:10:00Z"/>
          <w:rFonts w:ascii="Times New Roman" w:eastAsia="Calibri" w:hAnsi="Times New Roman" w:cs="Times New Roman"/>
        </w:rPr>
      </w:pPr>
      <w:del w:id="624" w:author="Dimova, Stanislava" w:date="2023-03-09T12:10:00Z">
        <w:r w:rsidRPr="00D61B5B" w:rsidDel="00CF7E9B">
          <w:rPr>
            <w:rFonts w:ascii="Times New Roman" w:eastAsia="Calibri" w:hAnsi="Times New Roman" w:cs="Times New Roman"/>
            <w:i/>
            <w:iCs/>
          </w:rPr>
          <w:delText>Clause 11</w:delText>
        </w:r>
      </w:del>
    </w:p>
    <w:p w14:paraId="670C4E9B" w14:textId="7AA8D91F" w:rsidR="00D61B5B" w:rsidRPr="00D61B5B" w:rsidDel="00CF7E9B" w:rsidRDefault="00D61B5B" w:rsidP="009944C9">
      <w:pPr>
        <w:widowControl/>
        <w:adjustRightInd w:val="0"/>
        <w:spacing w:after="120"/>
        <w:jc w:val="center"/>
        <w:rPr>
          <w:del w:id="625" w:author="Dimova, Stanislava" w:date="2023-03-09T12:10:00Z"/>
          <w:rFonts w:ascii="Times New Roman" w:eastAsia="Calibri" w:hAnsi="Times New Roman" w:cs="Times New Roman"/>
          <w:b/>
          <w:bCs/>
        </w:rPr>
      </w:pPr>
      <w:del w:id="626" w:author="Dimova, Stanislava" w:date="2023-03-09T12:10:00Z">
        <w:r w:rsidRPr="00D61B5B" w:rsidDel="00CF7E9B">
          <w:rPr>
            <w:rFonts w:ascii="Times New Roman" w:eastAsia="Calibri" w:hAnsi="Times New Roman" w:cs="Times New Roman"/>
            <w:b/>
            <w:bCs/>
          </w:rPr>
          <w:delText>Redress</w:delText>
        </w:r>
      </w:del>
    </w:p>
    <w:p w14:paraId="5E307B3B" w14:textId="0A502F9B" w:rsidR="00D61B5B" w:rsidRPr="00D61B5B" w:rsidDel="00CF7E9B" w:rsidRDefault="00D61B5B" w:rsidP="009944C9">
      <w:pPr>
        <w:widowControl/>
        <w:numPr>
          <w:ilvl w:val="0"/>
          <w:numId w:val="22"/>
        </w:numPr>
        <w:autoSpaceDE/>
        <w:autoSpaceDN/>
        <w:adjustRightInd w:val="0"/>
        <w:spacing w:after="120"/>
        <w:ind w:left="425" w:hanging="425"/>
        <w:jc w:val="both"/>
        <w:rPr>
          <w:del w:id="627" w:author="Dimova, Stanislava" w:date="2023-03-09T12:10:00Z"/>
          <w:rFonts w:ascii="Times New Roman" w:eastAsia="Calibri" w:hAnsi="Times New Roman" w:cs="Times New Roman"/>
        </w:rPr>
      </w:pPr>
      <w:del w:id="628" w:author="Dimova, Stanislava" w:date="2023-03-09T12:10:00Z">
        <w:r w:rsidRPr="00D61B5B" w:rsidDel="00CF7E9B">
          <w:rPr>
            <w:rFonts w:ascii="Times New Roman" w:eastAsia="Calibri" w:hAnsi="Times New Roman" w:cs="Times New Roman"/>
          </w:rPr>
          <w:delText>The data importer shall inform data subjects in a transparent and easily accessible format, through individual notice or on its website, of a contact point authorised to handle complaints. It shall deal promptly with any complaints it receives from a data subject.</w:delText>
        </w:r>
      </w:del>
    </w:p>
    <w:p w14:paraId="04F467FF" w14:textId="2AD56130" w:rsidR="00D61B5B" w:rsidRPr="00D61B5B" w:rsidDel="00CF7E9B" w:rsidRDefault="00D61B5B" w:rsidP="009944C9">
      <w:pPr>
        <w:widowControl/>
        <w:numPr>
          <w:ilvl w:val="0"/>
          <w:numId w:val="22"/>
        </w:numPr>
        <w:autoSpaceDE/>
        <w:autoSpaceDN/>
        <w:adjustRightInd w:val="0"/>
        <w:spacing w:after="120"/>
        <w:ind w:left="425" w:hanging="425"/>
        <w:jc w:val="both"/>
        <w:rPr>
          <w:del w:id="629" w:author="Dimova, Stanislava" w:date="2023-03-09T12:10:00Z"/>
          <w:rFonts w:ascii="Times New Roman" w:eastAsia="Calibri" w:hAnsi="Times New Roman" w:cs="Times New Roman"/>
        </w:rPr>
      </w:pPr>
      <w:del w:id="630" w:author="Dimova, Stanislava" w:date="2023-03-09T12:10:00Z">
        <w:r w:rsidRPr="00D61B5B" w:rsidDel="00CF7E9B">
          <w:rPr>
            <w:rFonts w:ascii="Times New Roman" w:eastAsia="Calibri" w:hAnsi="Times New Roman" w:cs="Times New Roman"/>
          </w:rPr>
          <w:delText>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delText>
        </w:r>
      </w:del>
    </w:p>
    <w:p w14:paraId="2F4641C8" w14:textId="6F2E36C1" w:rsidR="00D61B5B" w:rsidRPr="00D61B5B" w:rsidDel="00CF7E9B" w:rsidRDefault="00D61B5B" w:rsidP="009944C9">
      <w:pPr>
        <w:widowControl/>
        <w:numPr>
          <w:ilvl w:val="0"/>
          <w:numId w:val="22"/>
        </w:numPr>
        <w:autoSpaceDE/>
        <w:autoSpaceDN/>
        <w:adjustRightInd w:val="0"/>
        <w:spacing w:after="120"/>
        <w:ind w:left="425" w:hanging="425"/>
        <w:jc w:val="both"/>
        <w:rPr>
          <w:del w:id="631" w:author="Dimova, Stanislava" w:date="2023-03-09T12:10:00Z"/>
          <w:rFonts w:ascii="Times New Roman" w:eastAsia="Calibri" w:hAnsi="Times New Roman" w:cs="Times New Roman"/>
        </w:rPr>
      </w:pPr>
      <w:del w:id="632" w:author="Dimova, Stanislava" w:date="2023-03-09T12:10:00Z">
        <w:r w:rsidRPr="00D61B5B" w:rsidDel="00CF7E9B">
          <w:rPr>
            <w:rFonts w:ascii="Times New Roman" w:eastAsia="Calibri" w:hAnsi="Times New Roman" w:cs="Times New Roman"/>
          </w:rPr>
          <w:delText>Where the data subject invokes a third-party beneficiary right pursuant to Clause 3, the data importer shall accept the decision of the data subject to:</w:delText>
        </w:r>
      </w:del>
    </w:p>
    <w:p w14:paraId="35566C93" w14:textId="5112F0F0" w:rsidR="00D61B5B" w:rsidRPr="00D61B5B" w:rsidDel="00CF7E9B" w:rsidRDefault="00D61B5B" w:rsidP="009944C9">
      <w:pPr>
        <w:widowControl/>
        <w:numPr>
          <w:ilvl w:val="0"/>
          <w:numId w:val="23"/>
        </w:numPr>
        <w:autoSpaceDE/>
        <w:autoSpaceDN/>
        <w:adjustRightInd w:val="0"/>
        <w:spacing w:after="150"/>
        <w:ind w:left="851" w:hanging="425"/>
        <w:jc w:val="both"/>
        <w:rPr>
          <w:del w:id="633" w:author="Dimova, Stanislava" w:date="2023-03-09T12:10:00Z"/>
          <w:rFonts w:ascii="Times New Roman" w:eastAsia="Calibri" w:hAnsi="Times New Roman" w:cs="Times New Roman"/>
        </w:rPr>
      </w:pPr>
      <w:del w:id="634" w:author="Dimova, Stanislava" w:date="2023-03-09T12:10:00Z">
        <w:r w:rsidRPr="00D61B5B" w:rsidDel="00CF7E9B">
          <w:rPr>
            <w:rFonts w:ascii="Times New Roman" w:eastAsia="Calibri" w:hAnsi="Times New Roman" w:cs="Times New Roman"/>
          </w:rPr>
          <w:delText>lodge a complaint with the supervisory authority in the Member State of his/her habitual residence or place of work, or the competent supervisory authority pursuant to Clause 13;</w:delText>
        </w:r>
      </w:del>
    </w:p>
    <w:p w14:paraId="4F9011DA" w14:textId="6FF4E328" w:rsidR="00D61B5B" w:rsidRPr="00D61B5B" w:rsidDel="00CF7E9B" w:rsidRDefault="00D61B5B" w:rsidP="009944C9">
      <w:pPr>
        <w:widowControl/>
        <w:numPr>
          <w:ilvl w:val="0"/>
          <w:numId w:val="23"/>
        </w:numPr>
        <w:autoSpaceDE/>
        <w:autoSpaceDN/>
        <w:adjustRightInd w:val="0"/>
        <w:spacing w:after="150"/>
        <w:ind w:left="851" w:hanging="425"/>
        <w:jc w:val="both"/>
        <w:rPr>
          <w:del w:id="635" w:author="Dimova, Stanislava" w:date="2023-03-09T12:10:00Z"/>
          <w:rFonts w:ascii="Times New Roman" w:eastAsia="Calibri" w:hAnsi="Times New Roman" w:cs="Times New Roman"/>
        </w:rPr>
      </w:pPr>
      <w:del w:id="636" w:author="Dimova, Stanislava" w:date="2023-03-09T12:10:00Z">
        <w:r w:rsidRPr="00D61B5B" w:rsidDel="00CF7E9B">
          <w:rPr>
            <w:rFonts w:ascii="Times New Roman" w:eastAsia="Calibri" w:hAnsi="Times New Roman" w:cs="Times New Roman"/>
          </w:rPr>
          <w:delText>refer the dispute to the competent courts within the meaning of Clause 18.</w:delText>
        </w:r>
      </w:del>
    </w:p>
    <w:p w14:paraId="6509B8DA" w14:textId="2B5050EB" w:rsidR="00D61B5B" w:rsidRPr="00D61B5B" w:rsidDel="00CF7E9B" w:rsidRDefault="00D61B5B" w:rsidP="009944C9">
      <w:pPr>
        <w:widowControl/>
        <w:numPr>
          <w:ilvl w:val="0"/>
          <w:numId w:val="22"/>
        </w:numPr>
        <w:autoSpaceDE/>
        <w:autoSpaceDN/>
        <w:adjustRightInd w:val="0"/>
        <w:spacing w:after="120"/>
        <w:ind w:left="425" w:hanging="425"/>
        <w:jc w:val="both"/>
        <w:rPr>
          <w:del w:id="637" w:author="Dimova, Stanislava" w:date="2023-03-09T12:10:00Z"/>
          <w:rFonts w:ascii="Times New Roman" w:eastAsia="Calibri" w:hAnsi="Times New Roman" w:cs="Times New Roman"/>
        </w:rPr>
      </w:pPr>
      <w:del w:id="638" w:author="Dimova, Stanislava" w:date="2023-03-09T12:10:00Z">
        <w:r w:rsidRPr="00D61B5B" w:rsidDel="00CF7E9B">
          <w:rPr>
            <w:rFonts w:ascii="Times New Roman" w:eastAsia="Calibri" w:hAnsi="Times New Roman" w:cs="Times New Roman"/>
          </w:rPr>
          <w:delText>The Parties accept that the data subject may be represented by a not-for-profit body, organisation or association under the conditions set out in Article 80(1) of Regulation (EU) 2016/679.</w:delText>
        </w:r>
      </w:del>
    </w:p>
    <w:p w14:paraId="4105692C" w14:textId="190DBEDD" w:rsidR="00D61B5B" w:rsidRPr="00D61B5B" w:rsidDel="00CF7E9B" w:rsidRDefault="00D61B5B" w:rsidP="009944C9">
      <w:pPr>
        <w:widowControl/>
        <w:numPr>
          <w:ilvl w:val="0"/>
          <w:numId w:val="22"/>
        </w:numPr>
        <w:autoSpaceDE/>
        <w:autoSpaceDN/>
        <w:adjustRightInd w:val="0"/>
        <w:spacing w:after="120"/>
        <w:ind w:left="425" w:hanging="425"/>
        <w:jc w:val="both"/>
        <w:rPr>
          <w:del w:id="639" w:author="Dimova, Stanislava" w:date="2023-03-09T12:10:00Z"/>
          <w:rFonts w:ascii="Times New Roman" w:eastAsia="Calibri" w:hAnsi="Times New Roman" w:cs="Times New Roman"/>
        </w:rPr>
      </w:pPr>
      <w:del w:id="640" w:author="Dimova, Stanislava" w:date="2023-03-09T12:10:00Z">
        <w:r w:rsidRPr="00D61B5B" w:rsidDel="00CF7E9B">
          <w:rPr>
            <w:rFonts w:ascii="Times New Roman" w:eastAsia="Calibri" w:hAnsi="Times New Roman" w:cs="Times New Roman"/>
          </w:rPr>
          <w:delText>The data importer shall abide by a decision that is binding under the applicable EU or Member State law.</w:delText>
        </w:r>
      </w:del>
    </w:p>
    <w:p w14:paraId="07A09EFF" w14:textId="5D2F8B21" w:rsidR="00D61B5B" w:rsidRPr="00D61B5B" w:rsidDel="00CF7E9B" w:rsidRDefault="00D61B5B" w:rsidP="009944C9">
      <w:pPr>
        <w:widowControl/>
        <w:numPr>
          <w:ilvl w:val="0"/>
          <w:numId w:val="22"/>
        </w:numPr>
        <w:autoSpaceDE/>
        <w:autoSpaceDN/>
        <w:adjustRightInd w:val="0"/>
        <w:spacing w:after="360"/>
        <w:ind w:left="425" w:hanging="425"/>
        <w:jc w:val="both"/>
        <w:rPr>
          <w:del w:id="641" w:author="Dimova, Stanislava" w:date="2023-03-09T12:10:00Z"/>
          <w:rFonts w:ascii="Times New Roman" w:eastAsia="Calibri" w:hAnsi="Times New Roman" w:cs="Times New Roman"/>
        </w:rPr>
      </w:pPr>
      <w:del w:id="642" w:author="Dimova, Stanislava" w:date="2023-03-09T12:10:00Z">
        <w:r w:rsidRPr="00D61B5B" w:rsidDel="00CF7E9B">
          <w:rPr>
            <w:rFonts w:ascii="Times New Roman" w:eastAsia="Calibri" w:hAnsi="Times New Roman" w:cs="Times New Roman"/>
          </w:rPr>
          <w:delText>The data importer agrees that the choice made by the data subject will not prejudice his/her substantive and procedural rights to seek remedies in accordance with applicable laws.</w:delText>
        </w:r>
      </w:del>
    </w:p>
    <w:p w14:paraId="3800403A" w14:textId="0E25B3C7" w:rsidR="00D61B5B" w:rsidRPr="00D61B5B" w:rsidDel="00CF7E9B" w:rsidRDefault="00D61B5B" w:rsidP="009944C9">
      <w:pPr>
        <w:widowControl/>
        <w:adjustRightInd w:val="0"/>
        <w:jc w:val="center"/>
        <w:rPr>
          <w:del w:id="643" w:author="Dimova, Stanislava" w:date="2023-03-09T12:10:00Z"/>
          <w:rFonts w:ascii="Times New Roman" w:eastAsia="Calibri" w:hAnsi="Times New Roman" w:cs="Times New Roman"/>
        </w:rPr>
      </w:pPr>
      <w:del w:id="644" w:author="Dimova, Stanislava" w:date="2023-03-09T12:10:00Z">
        <w:r w:rsidRPr="00D61B5B" w:rsidDel="00CF7E9B">
          <w:rPr>
            <w:rFonts w:ascii="Times New Roman" w:eastAsia="Calibri" w:hAnsi="Times New Roman" w:cs="Times New Roman"/>
            <w:i/>
            <w:iCs/>
          </w:rPr>
          <w:delText>Clause 12</w:delText>
        </w:r>
      </w:del>
    </w:p>
    <w:p w14:paraId="7CACD59F" w14:textId="46913972" w:rsidR="00D61B5B" w:rsidRPr="00D61B5B" w:rsidDel="00CF7E9B" w:rsidRDefault="00D61B5B" w:rsidP="009944C9">
      <w:pPr>
        <w:widowControl/>
        <w:adjustRightInd w:val="0"/>
        <w:spacing w:after="120"/>
        <w:jc w:val="center"/>
        <w:rPr>
          <w:del w:id="645" w:author="Dimova, Stanislava" w:date="2023-03-09T12:10:00Z"/>
          <w:rFonts w:ascii="Times New Roman" w:eastAsia="Calibri" w:hAnsi="Times New Roman" w:cs="Times New Roman"/>
          <w:b/>
          <w:bCs/>
        </w:rPr>
      </w:pPr>
      <w:del w:id="646" w:author="Dimova, Stanislava" w:date="2023-03-09T12:10:00Z">
        <w:r w:rsidRPr="00D61B5B" w:rsidDel="00CF7E9B">
          <w:rPr>
            <w:rFonts w:ascii="Times New Roman" w:eastAsia="Calibri" w:hAnsi="Times New Roman" w:cs="Times New Roman"/>
            <w:b/>
            <w:bCs/>
          </w:rPr>
          <w:delText>Liability</w:delText>
        </w:r>
      </w:del>
    </w:p>
    <w:p w14:paraId="0D8C2BD4" w14:textId="31301CD2" w:rsidR="00D61B5B" w:rsidRPr="00D61B5B" w:rsidDel="00CF7E9B" w:rsidRDefault="00D61B5B" w:rsidP="009944C9">
      <w:pPr>
        <w:widowControl/>
        <w:numPr>
          <w:ilvl w:val="0"/>
          <w:numId w:val="24"/>
        </w:numPr>
        <w:autoSpaceDE/>
        <w:autoSpaceDN/>
        <w:adjustRightInd w:val="0"/>
        <w:spacing w:after="168"/>
        <w:ind w:left="426" w:hanging="426"/>
        <w:jc w:val="both"/>
        <w:rPr>
          <w:del w:id="647" w:author="Dimova, Stanislava" w:date="2023-03-09T12:10:00Z"/>
          <w:rFonts w:ascii="Times New Roman" w:eastAsia="Calibri" w:hAnsi="Times New Roman" w:cs="Times New Roman"/>
        </w:rPr>
      </w:pPr>
      <w:del w:id="648" w:author="Dimova, Stanislava" w:date="2023-03-09T12:10:00Z">
        <w:r w:rsidRPr="00D61B5B" w:rsidDel="00CF7E9B">
          <w:rPr>
            <w:rFonts w:ascii="Times New Roman" w:eastAsia="Calibri" w:hAnsi="Times New Roman" w:cs="Times New Roman"/>
          </w:rPr>
          <w:delText>Each Party shall be liable to the other Party/ies for any damages it causes the other Party/ies by any breach of these Clauses.</w:delText>
        </w:r>
      </w:del>
    </w:p>
    <w:p w14:paraId="557A0941" w14:textId="00021843" w:rsidR="00D61B5B" w:rsidRPr="00D61B5B" w:rsidDel="00CF7E9B" w:rsidRDefault="00D61B5B" w:rsidP="009944C9">
      <w:pPr>
        <w:widowControl/>
        <w:numPr>
          <w:ilvl w:val="0"/>
          <w:numId w:val="24"/>
        </w:numPr>
        <w:autoSpaceDE/>
        <w:autoSpaceDN/>
        <w:adjustRightInd w:val="0"/>
        <w:spacing w:after="168"/>
        <w:ind w:left="426" w:hanging="426"/>
        <w:jc w:val="both"/>
        <w:rPr>
          <w:del w:id="649" w:author="Dimova, Stanislava" w:date="2023-03-09T12:10:00Z"/>
          <w:rFonts w:ascii="Times New Roman" w:eastAsia="Calibri" w:hAnsi="Times New Roman" w:cs="Times New Roman"/>
        </w:rPr>
      </w:pPr>
      <w:del w:id="650" w:author="Dimova, Stanislava" w:date="2023-03-09T12:10:00Z">
        <w:r w:rsidRPr="00D61B5B" w:rsidDel="00CF7E9B">
          <w:rPr>
            <w:rFonts w:ascii="Times New Roman" w:eastAsia="Calibri" w:hAnsi="Times New Roman" w:cs="Times New Roman"/>
          </w:rPr>
          <w:delText>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delText>
        </w:r>
      </w:del>
    </w:p>
    <w:p w14:paraId="45C1E704" w14:textId="65A0E38A" w:rsidR="00D61B5B" w:rsidRPr="00D61B5B" w:rsidDel="00CF7E9B" w:rsidRDefault="00D61B5B" w:rsidP="009944C9">
      <w:pPr>
        <w:widowControl/>
        <w:numPr>
          <w:ilvl w:val="0"/>
          <w:numId w:val="24"/>
        </w:numPr>
        <w:autoSpaceDE/>
        <w:autoSpaceDN/>
        <w:adjustRightInd w:val="0"/>
        <w:spacing w:after="168"/>
        <w:ind w:left="426" w:hanging="426"/>
        <w:jc w:val="both"/>
        <w:rPr>
          <w:del w:id="651" w:author="Dimova, Stanislava" w:date="2023-03-09T12:10:00Z"/>
          <w:rFonts w:ascii="Times New Roman" w:eastAsia="Calibri" w:hAnsi="Times New Roman" w:cs="Times New Roman"/>
        </w:rPr>
      </w:pPr>
      <w:del w:id="652" w:author="Dimova, Stanislava" w:date="2023-03-09T12:10:00Z">
        <w:r w:rsidRPr="00D61B5B" w:rsidDel="00CF7E9B">
          <w:rPr>
            <w:rFonts w:ascii="Times New Roman" w:eastAsia="Calibri" w:hAnsi="Times New Roman" w:cs="Times New Roman"/>
          </w:rPr>
          <w:delText>Notwithstanding paragraph (b), the data exporter shall be liable to the data subject, and the data subject shall be entitled to receive compensation, for any material or non-material damages the data exporter or the data importer (or its sub- 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delText>
        </w:r>
      </w:del>
    </w:p>
    <w:p w14:paraId="3AC86D94" w14:textId="6ADCC439" w:rsidR="00D61B5B" w:rsidRPr="00D61B5B" w:rsidDel="00CF7E9B" w:rsidRDefault="00D61B5B" w:rsidP="009944C9">
      <w:pPr>
        <w:widowControl/>
        <w:numPr>
          <w:ilvl w:val="0"/>
          <w:numId w:val="24"/>
        </w:numPr>
        <w:autoSpaceDE/>
        <w:autoSpaceDN/>
        <w:adjustRightInd w:val="0"/>
        <w:spacing w:after="168"/>
        <w:ind w:left="426" w:hanging="426"/>
        <w:jc w:val="both"/>
        <w:rPr>
          <w:del w:id="653" w:author="Dimova, Stanislava" w:date="2023-03-09T12:10:00Z"/>
          <w:rFonts w:ascii="Times New Roman" w:eastAsia="Calibri" w:hAnsi="Times New Roman" w:cs="Times New Roman"/>
        </w:rPr>
      </w:pPr>
      <w:del w:id="654" w:author="Dimova, Stanislava" w:date="2023-03-09T12:10:00Z">
        <w:r w:rsidRPr="00D61B5B" w:rsidDel="00CF7E9B">
          <w:rPr>
            <w:rFonts w:ascii="Times New Roman" w:eastAsia="Calibri" w:hAnsi="Times New Roman" w:cs="Times New Roman"/>
          </w:rPr>
          <w:delText>The Parties agree that if the data exporter is held liable under paragraph (c) for damages caused by the data importer (or its sub-processor), it shall be entitled to claim back from the data importer that part of the compensation corresponding to the data importer’s responsibility for the damage.</w:delText>
        </w:r>
      </w:del>
    </w:p>
    <w:p w14:paraId="36209A89" w14:textId="2C6A45B9" w:rsidR="00D61B5B" w:rsidRPr="00D61B5B" w:rsidDel="00CF7E9B" w:rsidRDefault="00D61B5B" w:rsidP="009944C9">
      <w:pPr>
        <w:widowControl/>
        <w:numPr>
          <w:ilvl w:val="0"/>
          <w:numId w:val="24"/>
        </w:numPr>
        <w:autoSpaceDE/>
        <w:autoSpaceDN/>
        <w:adjustRightInd w:val="0"/>
        <w:spacing w:after="168"/>
        <w:ind w:left="426" w:hanging="426"/>
        <w:jc w:val="both"/>
        <w:rPr>
          <w:del w:id="655" w:author="Dimova, Stanislava" w:date="2023-03-09T12:10:00Z"/>
          <w:rFonts w:ascii="Times New Roman" w:eastAsia="Calibri" w:hAnsi="Times New Roman" w:cs="Times New Roman"/>
        </w:rPr>
      </w:pPr>
      <w:del w:id="656" w:author="Dimova, Stanislava" w:date="2023-03-09T12:10:00Z">
        <w:r w:rsidRPr="00D61B5B" w:rsidDel="00CF7E9B">
          <w:rPr>
            <w:rFonts w:ascii="Times New Roman" w:eastAsia="Calibri" w:hAnsi="Times New Roman" w:cs="Times New Roman"/>
          </w:rPr>
          <w:delText>Where more than one Party is responsible for any damage caused to the data subject as a result of a breach of these Clauses, all responsible Parties shall be jointly and severally liable and the data subject is entitled to bring an action in court against any of these Parties.</w:delText>
        </w:r>
      </w:del>
    </w:p>
    <w:p w14:paraId="1BD55675" w14:textId="4DB47565" w:rsidR="00D61B5B" w:rsidRPr="00D61B5B" w:rsidDel="00CF7E9B" w:rsidRDefault="00D61B5B" w:rsidP="009944C9">
      <w:pPr>
        <w:widowControl/>
        <w:numPr>
          <w:ilvl w:val="0"/>
          <w:numId w:val="24"/>
        </w:numPr>
        <w:autoSpaceDE/>
        <w:autoSpaceDN/>
        <w:adjustRightInd w:val="0"/>
        <w:spacing w:after="168"/>
        <w:ind w:left="426" w:hanging="426"/>
        <w:jc w:val="both"/>
        <w:rPr>
          <w:del w:id="657" w:author="Dimova, Stanislava" w:date="2023-03-09T12:10:00Z"/>
          <w:rFonts w:ascii="Times New Roman" w:eastAsia="Calibri" w:hAnsi="Times New Roman" w:cs="Times New Roman"/>
        </w:rPr>
      </w:pPr>
      <w:del w:id="658" w:author="Dimova, Stanislava" w:date="2023-03-09T12:10:00Z">
        <w:r w:rsidRPr="00D61B5B" w:rsidDel="00CF7E9B">
          <w:rPr>
            <w:rFonts w:ascii="Times New Roman" w:eastAsia="Calibri" w:hAnsi="Times New Roman" w:cs="Times New Roman"/>
          </w:rPr>
          <w:delText>The Parties agree that if one Party is held liable under paragraph (e), it shall be entitled to claim back from the other Party/ies that part of the compensation corresponding to its/their responsibility for the damage.</w:delText>
        </w:r>
      </w:del>
    </w:p>
    <w:p w14:paraId="6262946D" w14:textId="09D630E8" w:rsidR="00D61B5B" w:rsidRPr="00D61B5B" w:rsidDel="00CF7E9B" w:rsidRDefault="00D61B5B" w:rsidP="009944C9">
      <w:pPr>
        <w:widowControl/>
        <w:numPr>
          <w:ilvl w:val="0"/>
          <w:numId w:val="24"/>
        </w:numPr>
        <w:autoSpaceDE/>
        <w:autoSpaceDN/>
        <w:adjustRightInd w:val="0"/>
        <w:spacing w:after="360"/>
        <w:ind w:left="425" w:hanging="425"/>
        <w:jc w:val="both"/>
        <w:rPr>
          <w:del w:id="659" w:author="Dimova, Stanislava" w:date="2023-03-09T12:10:00Z"/>
          <w:rFonts w:ascii="Times New Roman" w:eastAsia="Calibri" w:hAnsi="Times New Roman" w:cs="Times New Roman"/>
        </w:rPr>
      </w:pPr>
      <w:del w:id="660" w:author="Dimova, Stanislava" w:date="2023-03-09T12:10:00Z">
        <w:r w:rsidRPr="00D61B5B" w:rsidDel="00CF7E9B">
          <w:rPr>
            <w:rFonts w:ascii="Times New Roman" w:eastAsia="Calibri" w:hAnsi="Times New Roman" w:cs="Times New Roman"/>
          </w:rPr>
          <w:delText xml:space="preserve">The data importer may not invoke the conduct of a sub-processor to avoid its own liability. </w:delText>
        </w:r>
      </w:del>
    </w:p>
    <w:p w14:paraId="7AE51633" w14:textId="2F664967" w:rsidR="00D61B5B" w:rsidRPr="00D61B5B" w:rsidDel="00CF7E9B" w:rsidRDefault="00D61B5B" w:rsidP="009944C9">
      <w:pPr>
        <w:widowControl/>
        <w:adjustRightInd w:val="0"/>
        <w:jc w:val="center"/>
        <w:rPr>
          <w:del w:id="661" w:author="Dimova, Stanislava" w:date="2023-03-09T12:10:00Z"/>
          <w:rFonts w:ascii="Times New Roman" w:eastAsia="Calibri" w:hAnsi="Times New Roman" w:cs="Times New Roman"/>
        </w:rPr>
      </w:pPr>
      <w:del w:id="662" w:author="Dimova, Stanislava" w:date="2023-03-09T12:10:00Z">
        <w:r w:rsidRPr="00D61B5B" w:rsidDel="00CF7E9B">
          <w:rPr>
            <w:rFonts w:ascii="Times New Roman" w:eastAsia="Calibri" w:hAnsi="Times New Roman" w:cs="Times New Roman"/>
            <w:i/>
            <w:iCs/>
          </w:rPr>
          <w:delText>Clause 13</w:delText>
        </w:r>
      </w:del>
    </w:p>
    <w:p w14:paraId="4191A55A" w14:textId="583C9919" w:rsidR="00D61B5B" w:rsidRPr="00D61B5B" w:rsidDel="00CF7E9B" w:rsidRDefault="00D61B5B" w:rsidP="009944C9">
      <w:pPr>
        <w:widowControl/>
        <w:adjustRightInd w:val="0"/>
        <w:spacing w:after="120"/>
        <w:jc w:val="center"/>
        <w:rPr>
          <w:del w:id="663" w:author="Dimova, Stanislava" w:date="2023-03-09T12:10:00Z"/>
          <w:rFonts w:ascii="Times New Roman" w:eastAsia="Calibri" w:hAnsi="Times New Roman" w:cs="Times New Roman"/>
          <w:b/>
          <w:bCs/>
        </w:rPr>
      </w:pPr>
      <w:del w:id="664" w:author="Dimova, Stanislava" w:date="2023-03-09T12:10:00Z">
        <w:r w:rsidRPr="00D61B5B" w:rsidDel="00CF7E9B">
          <w:rPr>
            <w:rFonts w:ascii="Times New Roman" w:eastAsia="Calibri" w:hAnsi="Times New Roman" w:cs="Times New Roman"/>
            <w:b/>
            <w:bCs/>
          </w:rPr>
          <w:delText>Supervision</w:delText>
        </w:r>
      </w:del>
    </w:p>
    <w:p w14:paraId="0B814D3B" w14:textId="47672E45" w:rsidR="00D61B5B" w:rsidRPr="00D61B5B" w:rsidDel="00CF7E9B" w:rsidRDefault="00D61B5B" w:rsidP="009944C9">
      <w:pPr>
        <w:widowControl/>
        <w:numPr>
          <w:ilvl w:val="0"/>
          <w:numId w:val="25"/>
        </w:numPr>
        <w:autoSpaceDE/>
        <w:autoSpaceDN/>
        <w:adjustRightInd w:val="0"/>
        <w:spacing w:after="139"/>
        <w:ind w:left="426" w:hanging="426"/>
        <w:jc w:val="both"/>
        <w:rPr>
          <w:del w:id="665" w:author="Dimova, Stanislava" w:date="2023-03-09T12:10:00Z"/>
          <w:rFonts w:ascii="Times New Roman" w:eastAsia="Calibri" w:hAnsi="Times New Roman" w:cs="Times New Roman"/>
        </w:rPr>
      </w:pPr>
      <w:del w:id="666" w:author="Dimova, Stanislava" w:date="2023-03-09T12:10:00Z">
        <w:r w:rsidRPr="00D61B5B" w:rsidDel="00CF7E9B">
          <w:rPr>
            <w:rFonts w:ascii="Times New Roman" w:eastAsia="Calibri" w:hAnsi="Times New Roman" w:cs="Times New Roman"/>
            <w:highlight w:val="yellow"/>
          </w:rPr>
          <w:delText>[Where the data exporter is established in an EU Member State:]</w:delText>
        </w:r>
        <w:r w:rsidRPr="00D61B5B" w:rsidDel="00CF7E9B">
          <w:rPr>
            <w:rFonts w:ascii="Times New Roman" w:eastAsia="Calibri" w:hAnsi="Times New Roman" w:cs="Times New Roman"/>
          </w:rPr>
          <w:delText xml:space="preserve"> The supervisory authority with responsibility for ensuring compliance by the data exporter with Regulation (EU) 2016/679 as regards the data transfer, as indicated in Annex I.C, shall act as competent supervisory authority.</w:delText>
        </w:r>
      </w:del>
    </w:p>
    <w:p w14:paraId="7A7C9A9C" w14:textId="6790807A" w:rsidR="00D61B5B" w:rsidRPr="00D61B5B" w:rsidDel="00CF7E9B" w:rsidRDefault="00D61B5B" w:rsidP="009944C9">
      <w:pPr>
        <w:widowControl/>
        <w:adjustRightInd w:val="0"/>
        <w:spacing w:after="139"/>
        <w:ind w:left="426"/>
        <w:jc w:val="both"/>
        <w:rPr>
          <w:del w:id="667" w:author="Dimova, Stanislava" w:date="2023-03-09T12:10:00Z"/>
          <w:rFonts w:ascii="Times New Roman" w:eastAsia="Calibri" w:hAnsi="Times New Roman" w:cs="Times New Roman"/>
        </w:rPr>
      </w:pPr>
      <w:del w:id="668" w:author="Dimova, Stanislava" w:date="2023-03-09T12:10:00Z">
        <w:r w:rsidRPr="00D61B5B" w:rsidDel="00CF7E9B">
          <w:rPr>
            <w:rFonts w:ascii="Times New Roman" w:eastAsia="Calibri" w:hAnsi="Times New Roman" w:cs="Times New Roman"/>
            <w:highlight w:val="yellow"/>
          </w:rPr>
          <w:delText>[Where the data exporter is not established in an EU Member State, but falls within the territorial scope of application of Regulation (EU) 2016/679 in accordance with its Article 3(2) and has appointed a representative pursuant to Article 27(1) of Regulation (EU) 2016/679:]</w:delText>
        </w:r>
        <w:r w:rsidRPr="00D61B5B" w:rsidDel="00CF7E9B">
          <w:rPr>
            <w:rFonts w:ascii="Times New Roman" w:eastAsia="Calibri" w:hAnsi="Times New Roman" w:cs="Times New Roman"/>
          </w:rPr>
          <w:delText xml:space="preserve"> The supervisory authority of the Member State in which the representative within the meaning of Article 27(1) of Regulation (EU) 2016/679 is established, as indicated in Annex I.C, shall act as competent supervisory authority.</w:delText>
        </w:r>
      </w:del>
    </w:p>
    <w:p w14:paraId="19444C22" w14:textId="527FEC5E" w:rsidR="00D61B5B" w:rsidRPr="00D61B5B" w:rsidDel="00CF7E9B" w:rsidRDefault="00D61B5B" w:rsidP="009944C9">
      <w:pPr>
        <w:widowControl/>
        <w:adjustRightInd w:val="0"/>
        <w:spacing w:after="139"/>
        <w:ind w:left="426"/>
        <w:jc w:val="both"/>
        <w:rPr>
          <w:del w:id="669" w:author="Dimova, Stanislava" w:date="2023-03-09T12:10:00Z"/>
          <w:rFonts w:ascii="Times New Roman" w:eastAsia="Calibri" w:hAnsi="Times New Roman" w:cs="Times New Roman"/>
        </w:rPr>
      </w:pPr>
      <w:del w:id="670" w:author="Dimova, Stanislava" w:date="2023-03-09T12:10:00Z">
        <w:r w:rsidRPr="00D61B5B" w:rsidDel="00CF7E9B">
          <w:rPr>
            <w:rFonts w:ascii="Times New Roman" w:eastAsia="Calibri" w:hAnsi="Times New Roman" w:cs="Times New Roman"/>
            <w:highlight w:val="yellow"/>
          </w:rPr>
          <w:delText>[Where the data exporter is not established in an EU Member State, but falls within the territorial scope of application of Regulation (EU) 2016/679 in accordance with its Article 3(2) without however having to appoint a representative pursuant to Article 27(2) of Regulation (EU) 2016/679:]</w:delText>
        </w:r>
        <w:r w:rsidRPr="00D61B5B" w:rsidDel="00CF7E9B">
          <w:rPr>
            <w:rFonts w:ascii="Times New Roman" w:eastAsia="Calibri" w:hAnsi="Times New Roman" w:cs="Times New Roman"/>
          </w:rPr>
          <w:delText xml:space="preserve"> The supervisory authority of one of the Member States in which the data subjects whose personal data is transferred under these Clauses in relation to the offering of goods or services to them, or whose behaviour is monitored, are located, as indicated in Annex I.C, shall act as competent supervisory authority.</w:delText>
        </w:r>
      </w:del>
    </w:p>
    <w:p w14:paraId="6C2978C2" w14:textId="380513DB" w:rsidR="00D61B5B" w:rsidRPr="00D61B5B" w:rsidDel="00CF7E9B" w:rsidRDefault="00D61B5B" w:rsidP="009944C9">
      <w:pPr>
        <w:widowControl/>
        <w:numPr>
          <w:ilvl w:val="0"/>
          <w:numId w:val="25"/>
        </w:numPr>
        <w:autoSpaceDE/>
        <w:autoSpaceDN/>
        <w:adjustRightInd w:val="0"/>
        <w:spacing w:after="360"/>
        <w:ind w:left="425" w:hanging="425"/>
        <w:jc w:val="both"/>
        <w:rPr>
          <w:del w:id="671" w:author="Dimova, Stanislava" w:date="2023-03-09T12:10:00Z"/>
          <w:rFonts w:ascii="Times New Roman" w:eastAsia="Calibri" w:hAnsi="Times New Roman" w:cs="Times New Roman"/>
        </w:rPr>
      </w:pPr>
      <w:del w:id="672" w:author="Dimova, Stanislava" w:date="2023-03-09T12:10:00Z">
        <w:r w:rsidRPr="00D61B5B" w:rsidDel="00CF7E9B">
          <w:rPr>
            <w:rFonts w:ascii="Times New Roman" w:eastAsia="Calibri" w:hAnsi="Times New Roman" w:cs="Times New Roman"/>
          </w:rPr>
          <w:delText>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delText>
        </w:r>
      </w:del>
    </w:p>
    <w:p w14:paraId="0E0AA477" w14:textId="481F0BCD" w:rsidR="00D61B5B" w:rsidRPr="00D61B5B" w:rsidDel="00CF7E9B" w:rsidRDefault="00D61B5B" w:rsidP="009944C9">
      <w:pPr>
        <w:widowControl/>
        <w:adjustRightInd w:val="0"/>
        <w:spacing w:after="120"/>
        <w:jc w:val="center"/>
        <w:rPr>
          <w:del w:id="673" w:author="Dimova, Stanislava" w:date="2023-03-09T12:10:00Z"/>
          <w:rFonts w:ascii="Times New Roman" w:eastAsia="Calibri" w:hAnsi="Times New Roman" w:cs="Times New Roman"/>
          <w:b/>
          <w:bCs/>
        </w:rPr>
      </w:pPr>
      <w:del w:id="674" w:author="Dimova, Stanislava" w:date="2023-03-09T12:10:00Z">
        <w:r w:rsidRPr="00D61B5B" w:rsidDel="00CF7E9B">
          <w:rPr>
            <w:rFonts w:ascii="Times New Roman" w:eastAsia="Calibri" w:hAnsi="Times New Roman" w:cs="Times New Roman"/>
            <w:b/>
            <w:bCs/>
          </w:rPr>
          <w:delText>SECTION III – LOCAL LAWS AND OBLIGATIONS IN CASE OF ACCESS BY PUBLIC AUTHORITIES</w:delText>
        </w:r>
      </w:del>
    </w:p>
    <w:p w14:paraId="4954119E" w14:textId="34A3FE61" w:rsidR="00D61B5B" w:rsidRPr="00D61B5B" w:rsidDel="00CF7E9B" w:rsidRDefault="00D61B5B" w:rsidP="009944C9">
      <w:pPr>
        <w:widowControl/>
        <w:adjustRightInd w:val="0"/>
        <w:jc w:val="center"/>
        <w:rPr>
          <w:del w:id="675" w:author="Dimova, Stanislava" w:date="2023-03-09T12:10:00Z"/>
          <w:rFonts w:ascii="Times New Roman" w:eastAsia="Calibri" w:hAnsi="Times New Roman" w:cs="Times New Roman"/>
        </w:rPr>
      </w:pPr>
      <w:del w:id="676" w:author="Dimova, Stanislava" w:date="2023-03-09T12:10:00Z">
        <w:r w:rsidRPr="00D61B5B" w:rsidDel="00CF7E9B">
          <w:rPr>
            <w:rFonts w:ascii="Times New Roman" w:eastAsia="Calibri" w:hAnsi="Times New Roman" w:cs="Times New Roman"/>
            <w:i/>
            <w:iCs/>
          </w:rPr>
          <w:delText>Clause 14</w:delText>
        </w:r>
      </w:del>
    </w:p>
    <w:p w14:paraId="3934B091" w14:textId="6BB5B030" w:rsidR="00D61B5B" w:rsidRPr="00D61B5B" w:rsidDel="00CF7E9B" w:rsidRDefault="00D61B5B" w:rsidP="009944C9">
      <w:pPr>
        <w:widowControl/>
        <w:adjustRightInd w:val="0"/>
        <w:spacing w:after="120"/>
        <w:jc w:val="center"/>
        <w:rPr>
          <w:del w:id="677" w:author="Dimova, Stanislava" w:date="2023-03-09T12:10:00Z"/>
          <w:rFonts w:ascii="Times New Roman" w:eastAsia="Calibri" w:hAnsi="Times New Roman" w:cs="Times New Roman"/>
          <w:b/>
          <w:bCs/>
        </w:rPr>
      </w:pPr>
      <w:del w:id="678" w:author="Dimova, Stanislava" w:date="2023-03-09T12:10:00Z">
        <w:r w:rsidRPr="00D61B5B" w:rsidDel="00CF7E9B">
          <w:rPr>
            <w:rFonts w:ascii="Times New Roman" w:eastAsia="Calibri" w:hAnsi="Times New Roman" w:cs="Times New Roman"/>
            <w:b/>
            <w:bCs/>
          </w:rPr>
          <w:delText>Local laws and practices affecting compliance with the Clauses</w:delText>
        </w:r>
      </w:del>
    </w:p>
    <w:p w14:paraId="3566802C" w14:textId="49EAF272" w:rsidR="00D61B5B" w:rsidRPr="00D61B5B" w:rsidDel="00CF7E9B" w:rsidRDefault="00D61B5B" w:rsidP="009944C9">
      <w:pPr>
        <w:widowControl/>
        <w:numPr>
          <w:ilvl w:val="0"/>
          <w:numId w:val="26"/>
        </w:numPr>
        <w:autoSpaceDE/>
        <w:autoSpaceDN/>
        <w:adjustRightInd w:val="0"/>
        <w:spacing w:after="140"/>
        <w:ind w:left="426" w:hanging="426"/>
        <w:jc w:val="both"/>
        <w:rPr>
          <w:del w:id="679" w:author="Dimova, Stanislava" w:date="2023-03-09T12:10:00Z"/>
          <w:rFonts w:ascii="Times New Roman" w:eastAsia="Calibri" w:hAnsi="Times New Roman" w:cs="Times New Roman"/>
        </w:rPr>
      </w:pPr>
      <w:del w:id="680" w:author="Dimova, Stanislava" w:date="2023-03-09T12:10:00Z">
        <w:r w:rsidRPr="00D61B5B" w:rsidDel="00CF7E9B">
          <w:rPr>
            <w:rFonts w:ascii="Times New Roman" w:eastAsia="Calibri" w:hAnsi="Times New Roman" w:cs="Times New Roman"/>
          </w:rPr>
          <w:delText>The Parties warrant that they have no reason to believe that the laws and practices in the third country of destination applicable to the processing of the personal data by the data importer, including any requirements to disclose personal data or measures authorising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delText>
        </w:r>
      </w:del>
    </w:p>
    <w:p w14:paraId="384FD520" w14:textId="366EE743" w:rsidR="00D61B5B" w:rsidRPr="00D61B5B" w:rsidDel="00CF7E9B" w:rsidRDefault="00D61B5B" w:rsidP="009944C9">
      <w:pPr>
        <w:widowControl/>
        <w:numPr>
          <w:ilvl w:val="0"/>
          <w:numId w:val="26"/>
        </w:numPr>
        <w:autoSpaceDE/>
        <w:autoSpaceDN/>
        <w:adjustRightInd w:val="0"/>
        <w:spacing w:after="140"/>
        <w:ind w:left="426" w:hanging="426"/>
        <w:jc w:val="both"/>
        <w:rPr>
          <w:del w:id="681" w:author="Dimova, Stanislava" w:date="2023-03-09T12:10:00Z"/>
          <w:rFonts w:ascii="Times New Roman" w:eastAsia="Calibri" w:hAnsi="Times New Roman" w:cs="Times New Roman"/>
        </w:rPr>
      </w:pPr>
      <w:del w:id="682" w:author="Dimova, Stanislava" w:date="2023-03-09T12:10:00Z">
        <w:r w:rsidRPr="00D61B5B" w:rsidDel="00CF7E9B">
          <w:rPr>
            <w:rFonts w:ascii="Times New Roman" w:eastAsia="Calibri" w:hAnsi="Times New Roman" w:cs="Times New Roman"/>
          </w:rPr>
          <w:delText>The Parties declare that in providing the warranty in paragraph (a), they have taken due account in particular of the following elements:</w:delText>
        </w:r>
      </w:del>
    </w:p>
    <w:p w14:paraId="69B00EDB" w14:textId="5AD18FBD" w:rsidR="00D61B5B" w:rsidRPr="00D61B5B" w:rsidDel="00CF7E9B" w:rsidRDefault="00D61B5B" w:rsidP="009944C9">
      <w:pPr>
        <w:widowControl/>
        <w:numPr>
          <w:ilvl w:val="0"/>
          <w:numId w:val="27"/>
        </w:numPr>
        <w:autoSpaceDE/>
        <w:autoSpaceDN/>
        <w:adjustRightInd w:val="0"/>
        <w:spacing w:after="120"/>
        <w:ind w:left="850" w:hanging="425"/>
        <w:jc w:val="both"/>
        <w:rPr>
          <w:del w:id="683" w:author="Dimova, Stanislava" w:date="2023-03-09T12:10:00Z"/>
          <w:rFonts w:ascii="Times New Roman" w:eastAsia="Calibri" w:hAnsi="Times New Roman" w:cs="Times New Roman"/>
        </w:rPr>
      </w:pPr>
      <w:del w:id="684" w:author="Dimova, Stanislava" w:date="2023-03-09T12:10:00Z">
        <w:r w:rsidRPr="00D61B5B" w:rsidDel="00CF7E9B">
          <w:rPr>
            <w:rFonts w:ascii="Times New Roman" w:eastAsia="Calibri" w:hAnsi="Times New Roman" w:cs="Times New Roman"/>
          </w:rPr>
          <w:delText xml:space="preserve">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the storage location of the data transferred; </w:delText>
        </w:r>
      </w:del>
    </w:p>
    <w:p w14:paraId="2236C66C" w14:textId="04E78F7D" w:rsidR="00D61B5B" w:rsidRPr="00D61B5B" w:rsidDel="00CF7E9B" w:rsidRDefault="00D61B5B" w:rsidP="009944C9">
      <w:pPr>
        <w:widowControl/>
        <w:numPr>
          <w:ilvl w:val="0"/>
          <w:numId w:val="27"/>
        </w:numPr>
        <w:autoSpaceDE/>
        <w:autoSpaceDN/>
        <w:adjustRightInd w:val="0"/>
        <w:spacing w:after="120"/>
        <w:ind w:left="850" w:hanging="425"/>
        <w:jc w:val="both"/>
        <w:rPr>
          <w:del w:id="685" w:author="Dimova, Stanislava" w:date="2023-03-09T12:10:00Z"/>
          <w:rFonts w:ascii="Times New Roman" w:eastAsia="Calibri" w:hAnsi="Times New Roman" w:cs="Times New Roman"/>
          <w:color w:val="000000"/>
        </w:rPr>
      </w:pPr>
      <w:del w:id="686" w:author="Dimova, Stanislava" w:date="2023-03-09T12:10:00Z">
        <w:r w:rsidRPr="00D61B5B" w:rsidDel="00CF7E9B">
          <w:rPr>
            <w:rFonts w:ascii="Times New Roman" w:eastAsia="Calibri" w:hAnsi="Times New Roman" w:cs="Times New Roman"/>
          </w:rPr>
          <w:delText>the laws and practices of the third country of destination– including those requiring the disclosure of data to public authorities or authorising access by such authorities – relevant in light of the specific circumstances of the transfer, and the applicable limitations and safeguards</w:delText>
        </w:r>
        <w:r w:rsidRPr="00D61B5B" w:rsidDel="00CF7E9B">
          <w:rPr>
            <w:rFonts w:ascii="Times New Roman" w:eastAsia="Calibri" w:hAnsi="Times New Roman" w:cs="Times New Roman"/>
            <w:color w:val="000000"/>
          </w:rPr>
          <w:delText>;</w:delText>
        </w:r>
        <w:r w:rsidRPr="00D61B5B" w:rsidDel="00CF7E9B">
          <w:rPr>
            <w:rFonts w:ascii="Times New Roman" w:eastAsia="Calibri" w:hAnsi="Times New Roman" w:cs="Times New Roman"/>
            <w:color w:val="000000"/>
            <w:vertAlign w:val="superscript"/>
          </w:rPr>
          <w:footnoteReference w:id="4"/>
        </w:r>
      </w:del>
    </w:p>
    <w:p w14:paraId="2A66CF10" w14:textId="69C1AECE" w:rsidR="00D61B5B" w:rsidRPr="00D61B5B" w:rsidDel="00CF7E9B" w:rsidRDefault="00D61B5B" w:rsidP="009944C9">
      <w:pPr>
        <w:widowControl/>
        <w:numPr>
          <w:ilvl w:val="0"/>
          <w:numId w:val="27"/>
        </w:numPr>
        <w:autoSpaceDE/>
        <w:autoSpaceDN/>
        <w:adjustRightInd w:val="0"/>
        <w:spacing w:after="120"/>
        <w:ind w:left="850" w:hanging="425"/>
        <w:jc w:val="both"/>
        <w:rPr>
          <w:del w:id="689" w:author="Dimova, Stanislava" w:date="2023-03-09T12:10:00Z"/>
          <w:rFonts w:ascii="Times New Roman" w:eastAsia="Calibri" w:hAnsi="Times New Roman" w:cs="Times New Roman"/>
        </w:rPr>
      </w:pPr>
      <w:del w:id="690" w:author="Dimova, Stanislava" w:date="2023-03-09T12:10:00Z">
        <w:r w:rsidRPr="00D61B5B" w:rsidDel="00CF7E9B">
          <w:rPr>
            <w:rFonts w:ascii="Times New Roman" w:eastAsia="Calibri" w:hAnsi="Times New Roman" w:cs="Times New Roman"/>
          </w:rPr>
          <w:delText>any relevant contractual, technical or organisational safeguards put in place to supplement the safeguards under these Clauses, including measures applied during transmission and to the processing of the personal data in the country of destination.</w:delText>
        </w:r>
      </w:del>
    </w:p>
    <w:p w14:paraId="45226AA2" w14:textId="50BFCAA8" w:rsidR="00D61B5B" w:rsidRPr="00D61B5B" w:rsidDel="00CF7E9B" w:rsidRDefault="00D61B5B" w:rsidP="009944C9">
      <w:pPr>
        <w:widowControl/>
        <w:numPr>
          <w:ilvl w:val="0"/>
          <w:numId w:val="26"/>
        </w:numPr>
        <w:autoSpaceDE/>
        <w:autoSpaceDN/>
        <w:adjustRightInd w:val="0"/>
        <w:spacing w:after="140"/>
        <w:ind w:left="426" w:hanging="426"/>
        <w:jc w:val="both"/>
        <w:rPr>
          <w:del w:id="691" w:author="Dimova, Stanislava" w:date="2023-03-09T12:10:00Z"/>
          <w:rFonts w:ascii="Times New Roman" w:eastAsia="Calibri" w:hAnsi="Times New Roman" w:cs="Times New Roman"/>
        </w:rPr>
      </w:pPr>
      <w:del w:id="692" w:author="Dimova, Stanislava" w:date="2023-03-09T12:10:00Z">
        <w:r w:rsidRPr="00D61B5B" w:rsidDel="00CF7E9B">
          <w:rPr>
            <w:rFonts w:ascii="Times New Roman" w:eastAsia="Calibri" w:hAnsi="Times New Roman" w:cs="Times New Roman"/>
          </w:rPr>
          <w:delText>The data importer warrants that, in carrying out the assessment under paragraph (b), it has made its best efforts to provide the data exporter with relevant information and agrees that it will continue to cooperate with the data exporter in ensuring compliance with these Clauses.</w:delText>
        </w:r>
      </w:del>
    </w:p>
    <w:p w14:paraId="5461B02D" w14:textId="52E1B5F1" w:rsidR="00D61B5B" w:rsidRPr="00D61B5B" w:rsidDel="00CF7E9B" w:rsidRDefault="00D61B5B" w:rsidP="009944C9">
      <w:pPr>
        <w:widowControl/>
        <w:numPr>
          <w:ilvl w:val="0"/>
          <w:numId w:val="26"/>
        </w:numPr>
        <w:autoSpaceDE/>
        <w:autoSpaceDN/>
        <w:adjustRightInd w:val="0"/>
        <w:spacing w:after="140"/>
        <w:ind w:left="426" w:hanging="426"/>
        <w:jc w:val="both"/>
        <w:rPr>
          <w:del w:id="693" w:author="Dimova, Stanislava" w:date="2023-03-09T12:10:00Z"/>
          <w:rFonts w:ascii="Times New Roman" w:eastAsia="Calibri" w:hAnsi="Times New Roman" w:cs="Times New Roman"/>
        </w:rPr>
      </w:pPr>
      <w:del w:id="694" w:author="Dimova, Stanislava" w:date="2023-03-09T12:10:00Z">
        <w:r w:rsidRPr="00D61B5B" w:rsidDel="00CF7E9B">
          <w:rPr>
            <w:rFonts w:ascii="Times New Roman" w:eastAsia="Calibri" w:hAnsi="Times New Roman" w:cs="Times New Roman"/>
          </w:rPr>
          <w:delText>The Parties agree to document the assessment under paragraph (b) and make it available to the competent supervisory authority on request.</w:delText>
        </w:r>
      </w:del>
    </w:p>
    <w:p w14:paraId="42B09AB2" w14:textId="1D929ADE" w:rsidR="00D61B5B" w:rsidRPr="00D61B5B" w:rsidDel="00CF7E9B" w:rsidRDefault="00D61B5B" w:rsidP="009944C9">
      <w:pPr>
        <w:widowControl/>
        <w:numPr>
          <w:ilvl w:val="0"/>
          <w:numId w:val="26"/>
        </w:numPr>
        <w:autoSpaceDE/>
        <w:autoSpaceDN/>
        <w:adjustRightInd w:val="0"/>
        <w:spacing w:after="140"/>
        <w:ind w:left="426" w:hanging="426"/>
        <w:jc w:val="both"/>
        <w:rPr>
          <w:del w:id="695" w:author="Dimova, Stanislava" w:date="2023-03-09T12:10:00Z"/>
          <w:rFonts w:ascii="Times New Roman" w:eastAsia="Calibri" w:hAnsi="Times New Roman" w:cs="Times New Roman"/>
        </w:rPr>
      </w:pPr>
      <w:del w:id="696" w:author="Dimova, Stanislava" w:date="2023-03-09T12:10:00Z">
        <w:r w:rsidRPr="00D61B5B" w:rsidDel="00CF7E9B">
          <w:rPr>
            <w:rFonts w:ascii="Times New Roman" w:eastAsia="Calibri" w:hAnsi="Times New Roman" w:cs="Times New Roman"/>
          </w:rPr>
          <w:delText xml:space="preserve">The data importer agrees to notify the data exporter promptly if, after having agreed to these Clauses and for the duration of the contract, it has reason to believe that it is or has become subject to laws or practices not in line with the requirements under paragraph (a), including following a change in the laws of the third country or a measure (such as a disclosure request) indicating an application of such laws in practice that is not in line with the requirements in paragraph (a). </w:delText>
        </w:r>
      </w:del>
    </w:p>
    <w:p w14:paraId="0C2B6B2B" w14:textId="2B580EE8" w:rsidR="00D61B5B" w:rsidRPr="00D61B5B" w:rsidDel="00CF7E9B" w:rsidRDefault="00D61B5B" w:rsidP="009944C9">
      <w:pPr>
        <w:widowControl/>
        <w:numPr>
          <w:ilvl w:val="0"/>
          <w:numId w:val="26"/>
        </w:numPr>
        <w:autoSpaceDE/>
        <w:autoSpaceDN/>
        <w:adjustRightInd w:val="0"/>
        <w:spacing w:after="360"/>
        <w:ind w:left="425" w:hanging="425"/>
        <w:jc w:val="both"/>
        <w:rPr>
          <w:del w:id="697" w:author="Dimova, Stanislava" w:date="2023-03-09T12:10:00Z"/>
          <w:rFonts w:ascii="Times New Roman" w:eastAsia="Calibri" w:hAnsi="Times New Roman" w:cs="Times New Roman"/>
        </w:rPr>
      </w:pPr>
      <w:del w:id="698" w:author="Dimova, Stanislava" w:date="2023-03-09T12:10:00Z">
        <w:r w:rsidRPr="00D61B5B" w:rsidDel="00CF7E9B">
          <w:rPr>
            <w:rFonts w:ascii="Times New Roman" w:eastAsia="Calibri" w:hAnsi="Times New Roman" w:cs="Times New Roman"/>
          </w:rPr>
          <w:delText>Following a notification pursuant to paragraph (e), or if the data exporter otherwise has reason to believe that the data importer can no longer fulfil its obligations under these Clauses, the data exporter shall promptly identify appropriate measures (e.g. technical or organisational measures to ensure security and confidentiality) to be adopted by the data exporter and/or data importer to address the situation. The data exporter shall suspend the data transfer if it considers that no appropriate safeguards for such transfer can be ensured, or if instructed by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Clause 16(d) and (e) shall apply.</w:delText>
        </w:r>
      </w:del>
    </w:p>
    <w:p w14:paraId="78BB158D" w14:textId="06459DBA" w:rsidR="00D61B5B" w:rsidRPr="00D61B5B" w:rsidDel="00CF7E9B" w:rsidRDefault="00D61B5B" w:rsidP="009944C9">
      <w:pPr>
        <w:widowControl/>
        <w:adjustRightInd w:val="0"/>
        <w:jc w:val="center"/>
        <w:rPr>
          <w:del w:id="699" w:author="Dimova, Stanislava" w:date="2023-03-09T12:10:00Z"/>
          <w:rFonts w:ascii="Times New Roman" w:eastAsia="Calibri" w:hAnsi="Times New Roman" w:cs="Times New Roman"/>
        </w:rPr>
      </w:pPr>
      <w:del w:id="700" w:author="Dimova, Stanislava" w:date="2023-03-09T12:10:00Z">
        <w:r w:rsidRPr="00D61B5B" w:rsidDel="00CF7E9B">
          <w:rPr>
            <w:rFonts w:ascii="Times New Roman" w:eastAsia="Calibri" w:hAnsi="Times New Roman" w:cs="Times New Roman"/>
            <w:i/>
            <w:iCs/>
          </w:rPr>
          <w:delText>Clause 15</w:delText>
        </w:r>
      </w:del>
    </w:p>
    <w:p w14:paraId="3C36C69F" w14:textId="72889188" w:rsidR="00D61B5B" w:rsidRPr="00D61B5B" w:rsidDel="00CF7E9B" w:rsidRDefault="00D61B5B" w:rsidP="009944C9">
      <w:pPr>
        <w:widowControl/>
        <w:adjustRightInd w:val="0"/>
        <w:spacing w:after="120"/>
        <w:jc w:val="center"/>
        <w:rPr>
          <w:del w:id="701" w:author="Dimova, Stanislava" w:date="2023-03-09T12:10:00Z"/>
          <w:rFonts w:ascii="Times New Roman" w:eastAsia="Calibri" w:hAnsi="Times New Roman" w:cs="Times New Roman"/>
          <w:b/>
          <w:bCs/>
        </w:rPr>
      </w:pPr>
      <w:del w:id="702" w:author="Dimova, Stanislava" w:date="2023-03-09T12:10:00Z">
        <w:r w:rsidRPr="00D61B5B" w:rsidDel="00CF7E9B">
          <w:rPr>
            <w:rFonts w:ascii="Times New Roman" w:eastAsia="Calibri" w:hAnsi="Times New Roman" w:cs="Times New Roman"/>
            <w:b/>
            <w:bCs/>
          </w:rPr>
          <w:delText>Obligations of the data importer in case of access by public authorities</w:delText>
        </w:r>
      </w:del>
    </w:p>
    <w:p w14:paraId="1C6E9A1B" w14:textId="55737C26" w:rsidR="00D61B5B" w:rsidRPr="00D61B5B" w:rsidDel="00CF7E9B" w:rsidRDefault="00D61B5B" w:rsidP="009944C9">
      <w:pPr>
        <w:widowControl/>
        <w:numPr>
          <w:ilvl w:val="1"/>
          <w:numId w:val="28"/>
        </w:numPr>
        <w:autoSpaceDE/>
        <w:autoSpaceDN/>
        <w:adjustRightInd w:val="0"/>
        <w:spacing w:after="120"/>
        <w:ind w:left="567" w:hanging="567"/>
        <w:rPr>
          <w:del w:id="703" w:author="Dimova, Stanislava" w:date="2023-03-09T12:10:00Z"/>
          <w:rFonts w:ascii="Times New Roman" w:eastAsia="Calibri" w:hAnsi="Times New Roman" w:cs="Times New Roman"/>
        </w:rPr>
      </w:pPr>
      <w:del w:id="704" w:author="Dimova, Stanislava" w:date="2023-03-09T12:10:00Z">
        <w:r w:rsidRPr="00D61B5B" w:rsidDel="00CF7E9B">
          <w:rPr>
            <w:rFonts w:ascii="Times New Roman" w:eastAsia="Calibri" w:hAnsi="Times New Roman" w:cs="Times New Roman"/>
            <w:b/>
            <w:bCs/>
          </w:rPr>
          <w:delText>Notification</w:delText>
        </w:r>
      </w:del>
    </w:p>
    <w:p w14:paraId="5A1AB734" w14:textId="108B5D4E" w:rsidR="00D61B5B" w:rsidRPr="00D61B5B" w:rsidDel="00CF7E9B" w:rsidRDefault="00D61B5B" w:rsidP="009944C9">
      <w:pPr>
        <w:widowControl/>
        <w:numPr>
          <w:ilvl w:val="0"/>
          <w:numId w:val="29"/>
        </w:numPr>
        <w:autoSpaceDE/>
        <w:autoSpaceDN/>
        <w:adjustRightInd w:val="0"/>
        <w:spacing w:after="120"/>
        <w:ind w:left="425" w:hanging="425"/>
        <w:jc w:val="both"/>
        <w:rPr>
          <w:del w:id="705" w:author="Dimova, Stanislava" w:date="2023-03-09T12:10:00Z"/>
          <w:rFonts w:ascii="Times New Roman" w:eastAsia="Calibri" w:hAnsi="Times New Roman" w:cs="Times New Roman"/>
        </w:rPr>
      </w:pPr>
      <w:del w:id="706" w:author="Dimova, Stanislava" w:date="2023-03-09T12:10:00Z">
        <w:r w:rsidRPr="00D61B5B" w:rsidDel="00CF7E9B">
          <w:rPr>
            <w:rFonts w:ascii="Times New Roman" w:eastAsia="Calibri" w:hAnsi="Times New Roman" w:cs="Times New Roman"/>
          </w:rPr>
          <w:delText>The data importer agrees to notify the data exporter and, where possible, the data subject promptly (if necessary with the help of the data exporter) if it:</w:delText>
        </w:r>
      </w:del>
    </w:p>
    <w:p w14:paraId="4DF324F9" w14:textId="51045606" w:rsidR="00D61B5B" w:rsidRPr="00D61B5B" w:rsidDel="00CF7E9B" w:rsidRDefault="00D61B5B" w:rsidP="009944C9">
      <w:pPr>
        <w:widowControl/>
        <w:numPr>
          <w:ilvl w:val="0"/>
          <w:numId w:val="30"/>
        </w:numPr>
        <w:autoSpaceDE/>
        <w:autoSpaceDN/>
        <w:adjustRightInd w:val="0"/>
        <w:spacing w:after="120"/>
        <w:ind w:left="850" w:hanging="425"/>
        <w:jc w:val="both"/>
        <w:rPr>
          <w:del w:id="707" w:author="Dimova, Stanislava" w:date="2023-03-09T12:10:00Z"/>
          <w:rFonts w:ascii="Times New Roman" w:eastAsia="Calibri" w:hAnsi="Times New Roman" w:cs="Times New Roman"/>
        </w:rPr>
      </w:pPr>
      <w:del w:id="708" w:author="Dimova, Stanislava" w:date="2023-03-09T12:10:00Z">
        <w:r w:rsidRPr="00D61B5B" w:rsidDel="00CF7E9B">
          <w:rPr>
            <w:rFonts w:ascii="Times New Roman" w:eastAsia="Calibri" w:hAnsi="Times New Roman" w:cs="Times New Roman"/>
          </w:rPr>
          <w:delText>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delText>
        </w:r>
      </w:del>
    </w:p>
    <w:p w14:paraId="03DE518E" w14:textId="7795D06A" w:rsidR="00D61B5B" w:rsidRPr="00D61B5B" w:rsidDel="00CF7E9B" w:rsidRDefault="00D61B5B" w:rsidP="009944C9">
      <w:pPr>
        <w:widowControl/>
        <w:numPr>
          <w:ilvl w:val="0"/>
          <w:numId w:val="30"/>
        </w:numPr>
        <w:autoSpaceDE/>
        <w:autoSpaceDN/>
        <w:adjustRightInd w:val="0"/>
        <w:spacing w:after="120"/>
        <w:ind w:left="850" w:hanging="425"/>
        <w:jc w:val="both"/>
        <w:rPr>
          <w:del w:id="709" w:author="Dimova, Stanislava" w:date="2023-03-09T12:10:00Z"/>
          <w:rFonts w:ascii="Times New Roman" w:eastAsia="Calibri" w:hAnsi="Times New Roman" w:cs="Times New Roman"/>
        </w:rPr>
      </w:pPr>
      <w:del w:id="710" w:author="Dimova, Stanislava" w:date="2023-03-09T12:10:00Z">
        <w:r w:rsidRPr="00D61B5B" w:rsidDel="00CF7E9B">
          <w:rPr>
            <w:rFonts w:ascii="Times New Roman" w:eastAsia="Calibri" w:hAnsi="Times New Roman" w:cs="Times New Roman"/>
          </w:rPr>
          <w:delText>becomes aware of any direct access by public authorities to personal data transferred pursuant to these Clauses in accordance with the laws of the country of destination; such notification shall include all information available to the importer.</w:delText>
        </w:r>
      </w:del>
    </w:p>
    <w:p w14:paraId="02EB7A0C" w14:textId="595E5B9D" w:rsidR="00D61B5B" w:rsidRPr="00D61B5B" w:rsidDel="00CF7E9B" w:rsidRDefault="00D61B5B" w:rsidP="009944C9">
      <w:pPr>
        <w:widowControl/>
        <w:numPr>
          <w:ilvl w:val="0"/>
          <w:numId w:val="29"/>
        </w:numPr>
        <w:autoSpaceDE/>
        <w:autoSpaceDN/>
        <w:adjustRightInd w:val="0"/>
        <w:spacing w:after="120"/>
        <w:ind w:left="425" w:hanging="425"/>
        <w:jc w:val="both"/>
        <w:rPr>
          <w:del w:id="711" w:author="Dimova, Stanislava" w:date="2023-03-09T12:10:00Z"/>
          <w:rFonts w:ascii="Times New Roman" w:eastAsia="Calibri" w:hAnsi="Times New Roman" w:cs="Times New Roman"/>
        </w:rPr>
      </w:pPr>
      <w:del w:id="712" w:author="Dimova, Stanislava" w:date="2023-03-09T12:10:00Z">
        <w:r w:rsidRPr="00D61B5B" w:rsidDel="00CF7E9B">
          <w:rPr>
            <w:rFonts w:ascii="Times New Roman" w:eastAsia="Calibri" w:hAnsi="Times New Roman" w:cs="Times New Roman"/>
          </w:rPr>
          <w:delText>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delText>
        </w:r>
      </w:del>
    </w:p>
    <w:p w14:paraId="1EB5E073" w14:textId="5031EFEA" w:rsidR="00D61B5B" w:rsidRPr="00D61B5B" w:rsidDel="00CF7E9B" w:rsidRDefault="00D61B5B" w:rsidP="009944C9">
      <w:pPr>
        <w:widowControl/>
        <w:numPr>
          <w:ilvl w:val="0"/>
          <w:numId w:val="29"/>
        </w:numPr>
        <w:autoSpaceDE/>
        <w:autoSpaceDN/>
        <w:adjustRightInd w:val="0"/>
        <w:spacing w:after="120"/>
        <w:ind w:left="425" w:hanging="425"/>
        <w:jc w:val="both"/>
        <w:rPr>
          <w:del w:id="713" w:author="Dimova, Stanislava" w:date="2023-03-09T12:10:00Z"/>
          <w:rFonts w:ascii="Times New Roman" w:eastAsia="Calibri" w:hAnsi="Times New Roman" w:cs="Times New Roman"/>
        </w:rPr>
      </w:pPr>
      <w:del w:id="714" w:author="Dimova, Stanislava" w:date="2023-03-09T12:10:00Z">
        <w:r w:rsidRPr="00D61B5B" w:rsidDel="00CF7E9B">
          <w:rPr>
            <w:rFonts w:ascii="Times New Roman" w:eastAsia="Calibri" w:hAnsi="Times New Roman" w:cs="Times New Roman"/>
          </w:rPr>
          <w:delText xml:space="preserve">Where permissible under the laws of the country of destination, the data importer agrees to provide the data exporter, at regular intervals for the duration of the contract, with as much relevant information as possible on the requests received (in particular, number of requests, type of data requested, requesting authority/ies, whether requests have been challenged and the outcome of such challenges, etc.). </w:delText>
        </w:r>
      </w:del>
    </w:p>
    <w:p w14:paraId="42705733" w14:textId="1FD829A3" w:rsidR="00D61B5B" w:rsidRPr="00D61B5B" w:rsidDel="00CF7E9B" w:rsidRDefault="00D61B5B" w:rsidP="009944C9">
      <w:pPr>
        <w:widowControl/>
        <w:numPr>
          <w:ilvl w:val="0"/>
          <w:numId w:val="29"/>
        </w:numPr>
        <w:autoSpaceDE/>
        <w:autoSpaceDN/>
        <w:adjustRightInd w:val="0"/>
        <w:spacing w:after="120"/>
        <w:ind w:left="425" w:hanging="425"/>
        <w:jc w:val="both"/>
        <w:rPr>
          <w:del w:id="715" w:author="Dimova, Stanislava" w:date="2023-03-09T12:10:00Z"/>
          <w:rFonts w:ascii="Times New Roman" w:eastAsia="Calibri" w:hAnsi="Times New Roman" w:cs="Times New Roman"/>
        </w:rPr>
      </w:pPr>
      <w:del w:id="716" w:author="Dimova, Stanislava" w:date="2023-03-09T12:10:00Z">
        <w:r w:rsidRPr="00D61B5B" w:rsidDel="00CF7E9B">
          <w:rPr>
            <w:rFonts w:ascii="Times New Roman" w:eastAsia="Calibri" w:hAnsi="Times New Roman" w:cs="Times New Roman"/>
          </w:rPr>
          <w:delText>The data importer agrees to preserve the information pursuant to paragraphs (a) to (c) for the duration of the contract and make it available to the competent supervisory authority on request.</w:delText>
        </w:r>
      </w:del>
    </w:p>
    <w:p w14:paraId="6ACE0B94" w14:textId="2D045390" w:rsidR="00D61B5B" w:rsidRPr="00D61B5B" w:rsidDel="00CF7E9B" w:rsidRDefault="00D61B5B" w:rsidP="009944C9">
      <w:pPr>
        <w:widowControl/>
        <w:numPr>
          <w:ilvl w:val="0"/>
          <w:numId w:val="29"/>
        </w:numPr>
        <w:autoSpaceDE/>
        <w:autoSpaceDN/>
        <w:adjustRightInd w:val="0"/>
        <w:spacing w:after="240"/>
        <w:ind w:left="425" w:hanging="425"/>
        <w:jc w:val="both"/>
        <w:rPr>
          <w:del w:id="717" w:author="Dimova, Stanislava" w:date="2023-03-09T12:10:00Z"/>
          <w:rFonts w:ascii="Times New Roman" w:eastAsia="Calibri" w:hAnsi="Times New Roman" w:cs="Times New Roman"/>
        </w:rPr>
      </w:pPr>
      <w:del w:id="718" w:author="Dimova, Stanislava" w:date="2023-03-09T12:10:00Z">
        <w:r w:rsidRPr="00D61B5B" w:rsidDel="00CF7E9B">
          <w:rPr>
            <w:rFonts w:ascii="Times New Roman" w:eastAsia="Calibri" w:hAnsi="Times New Roman" w:cs="Times New Roman"/>
          </w:rPr>
          <w:delText>Paragraphs (a) to (c) are without prejudice to the obligation of the data importer pursuant to Clause 14(e) and Clause 16 to inform the data exporter promptly where it is unable to comply with these Clauses.</w:delText>
        </w:r>
      </w:del>
    </w:p>
    <w:p w14:paraId="7D9F149D" w14:textId="09209E9A" w:rsidR="00D61B5B" w:rsidRPr="00D61B5B" w:rsidDel="00CF7E9B" w:rsidRDefault="00D61B5B" w:rsidP="009944C9">
      <w:pPr>
        <w:widowControl/>
        <w:numPr>
          <w:ilvl w:val="1"/>
          <w:numId w:val="28"/>
        </w:numPr>
        <w:autoSpaceDE/>
        <w:autoSpaceDN/>
        <w:adjustRightInd w:val="0"/>
        <w:spacing w:after="120"/>
        <w:ind w:left="567" w:hanging="567"/>
        <w:rPr>
          <w:del w:id="719" w:author="Dimova, Stanislava" w:date="2023-03-09T12:10:00Z"/>
          <w:rFonts w:ascii="Times New Roman" w:eastAsia="Calibri" w:hAnsi="Times New Roman" w:cs="Times New Roman"/>
        </w:rPr>
      </w:pPr>
      <w:del w:id="720" w:author="Dimova, Stanislava" w:date="2023-03-09T12:10:00Z">
        <w:r w:rsidRPr="00D61B5B" w:rsidDel="00CF7E9B">
          <w:rPr>
            <w:rFonts w:ascii="Times New Roman" w:eastAsia="Calibri" w:hAnsi="Times New Roman" w:cs="Times New Roman"/>
            <w:b/>
            <w:bCs/>
          </w:rPr>
          <w:delText>Review of legality and data minimisation</w:delText>
        </w:r>
      </w:del>
    </w:p>
    <w:p w14:paraId="5AE6C1F2" w14:textId="0F8D3AF9" w:rsidR="00D61B5B" w:rsidRPr="00D61B5B" w:rsidDel="00CF7E9B" w:rsidRDefault="00D61B5B" w:rsidP="009944C9">
      <w:pPr>
        <w:widowControl/>
        <w:numPr>
          <w:ilvl w:val="0"/>
          <w:numId w:val="31"/>
        </w:numPr>
        <w:autoSpaceDE/>
        <w:autoSpaceDN/>
        <w:adjustRightInd w:val="0"/>
        <w:spacing w:after="120"/>
        <w:ind w:left="425" w:hanging="425"/>
        <w:jc w:val="both"/>
        <w:rPr>
          <w:del w:id="721" w:author="Dimova, Stanislava" w:date="2023-03-09T12:10:00Z"/>
          <w:rFonts w:ascii="Times New Roman" w:eastAsia="Calibri" w:hAnsi="Times New Roman" w:cs="Times New Roman"/>
        </w:rPr>
      </w:pPr>
      <w:del w:id="722" w:author="Dimova, Stanislava" w:date="2023-03-09T12:10:00Z">
        <w:r w:rsidRPr="00D61B5B" w:rsidDel="00CF7E9B">
          <w:rPr>
            <w:rFonts w:ascii="Times New Roman" w:eastAsia="Calibri" w:hAnsi="Times New Roman" w:cs="Times New Roman"/>
          </w:rPr>
          <w:delText>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 These requirements are without prejudice to the obligations of the data importer under Clause 14(e).</w:delText>
        </w:r>
      </w:del>
    </w:p>
    <w:p w14:paraId="61AB44F1" w14:textId="124148C2" w:rsidR="00D61B5B" w:rsidRPr="00D61B5B" w:rsidDel="00CF7E9B" w:rsidRDefault="00D61B5B" w:rsidP="009944C9">
      <w:pPr>
        <w:widowControl/>
        <w:numPr>
          <w:ilvl w:val="0"/>
          <w:numId w:val="31"/>
        </w:numPr>
        <w:autoSpaceDE/>
        <w:autoSpaceDN/>
        <w:adjustRightInd w:val="0"/>
        <w:spacing w:after="120"/>
        <w:ind w:left="425" w:hanging="425"/>
        <w:jc w:val="both"/>
        <w:rPr>
          <w:del w:id="723" w:author="Dimova, Stanislava" w:date="2023-03-09T12:10:00Z"/>
          <w:rFonts w:ascii="Times New Roman" w:eastAsia="Calibri" w:hAnsi="Times New Roman" w:cs="Times New Roman"/>
        </w:rPr>
      </w:pPr>
      <w:del w:id="724" w:author="Dimova, Stanislava" w:date="2023-03-09T12:10:00Z">
        <w:r w:rsidRPr="00D61B5B" w:rsidDel="00CF7E9B">
          <w:rPr>
            <w:rFonts w:ascii="Times New Roman" w:eastAsia="Calibri" w:hAnsi="Times New Roman" w:cs="Times New Roman"/>
          </w:rPr>
          <w:delText xml:space="preserve">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 </w:delText>
        </w:r>
      </w:del>
    </w:p>
    <w:p w14:paraId="0280BE33" w14:textId="5C602993" w:rsidR="00D61B5B" w:rsidRPr="00D61B5B" w:rsidDel="00CF7E9B" w:rsidRDefault="00D61B5B" w:rsidP="009944C9">
      <w:pPr>
        <w:widowControl/>
        <w:numPr>
          <w:ilvl w:val="0"/>
          <w:numId w:val="31"/>
        </w:numPr>
        <w:autoSpaceDE/>
        <w:autoSpaceDN/>
        <w:adjustRightInd w:val="0"/>
        <w:spacing w:after="360"/>
        <w:ind w:left="425" w:hanging="425"/>
        <w:jc w:val="both"/>
        <w:rPr>
          <w:del w:id="725" w:author="Dimova, Stanislava" w:date="2023-03-09T12:10:00Z"/>
          <w:rFonts w:ascii="Times New Roman" w:eastAsia="Calibri" w:hAnsi="Times New Roman" w:cs="Times New Roman"/>
        </w:rPr>
      </w:pPr>
      <w:del w:id="726" w:author="Dimova, Stanislava" w:date="2023-03-09T12:10:00Z">
        <w:r w:rsidRPr="00D61B5B" w:rsidDel="00CF7E9B">
          <w:rPr>
            <w:rFonts w:ascii="Times New Roman" w:eastAsia="Calibri" w:hAnsi="Times New Roman" w:cs="Times New Roman"/>
          </w:rPr>
          <w:delText>The data importer agrees to provide the minimum amount of information permissible when responding to a request for disclosure, based on a reasonable interpretation of the request.</w:delText>
        </w:r>
      </w:del>
    </w:p>
    <w:p w14:paraId="200D6C8B" w14:textId="4559973E" w:rsidR="00D61B5B" w:rsidRPr="00D61B5B" w:rsidDel="00CF7E9B" w:rsidRDefault="00D61B5B" w:rsidP="009944C9">
      <w:pPr>
        <w:widowControl/>
        <w:adjustRightInd w:val="0"/>
        <w:jc w:val="center"/>
        <w:rPr>
          <w:del w:id="727" w:author="Dimova, Stanislava" w:date="2023-03-09T12:10:00Z"/>
          <w:rFonts w:ascii="Times New Roman" w:eastAsia="Calibri" w:hAnsi="Times New Roman" w:cs="Times New Roman"/>
          <w:b/>
          <w:bCs/>
        </w:rPr>
      </w:pPr>
      <w:del w:id="728" w:author="Dimova, Stanislava" w:date="2023-03-09T12:10:00Z">
        <w:r w:rsidRPr="00D61B5B" w:rsidDel="00CF7E9B">
          <w:rPr>
            <w:rFonts w:ascii="Times New Roman" w:eastAsia="Calibri" w:hAnsi="Times New Roman" w:cs="Times New Roman"/>
            <w:b/>
            <w:bCs/>
          </w:rPr>
          <w:delText>SECTION IV – FINAL PROVISIONS</w:delText>
        </w:r>
      </w:del>
    </w:p>
    <w:p w14:paraId="3E09C4F3" w14:textId="190BF27A" w:rsidR="00D61B5B" w:rsidRPr="00D61B5B" w:rsidDel="00CF7E9B" w:rsidRDefault="00D61B5B" w:rsidP="009944C9">
      <w:pPr>
        <w:widowControl/>
        <w:adjustRightInd w:val="0"/>
        <w:jc w:val="center"/>
        <w:rPr>
          <w:del w:id="729" w:author="Dimova, Stanislava" w:date="2023-03-09T12:10:00Z"/>
          <w:rFonts w:ascii="Times New Roman" w:eastAsia="Calibri" w:hAnsi="Times New Roman" w:cs="Times New Roman"/>
        </w:rPr>
      </w:pPr>
    </w:p>
    <w:p w14:paraId="17D56E74" w14:textId="1BDB90B4" w:rsidR="00D61B5B" w:rsidRPr="00D61B5B" w:rsidDel="00CF7E9B" w:rsidRDefault="00D61B5B" w:rsidP="009944C9">
      <w:pPr>
        <w:widowControl/>
        <w:adjustRightInd w:val="0"/>
        <w:jc w:val="center"/>
        <w:rPr>
          <w:del w:id="730" w:author="Dimova, Stanislava" w:date="2023-03-09T12:10:00Z"/>
          <w:rFonts w:ascii="Times New Roman" w:eastAsia="Calibri" w:hAnsi="Times New Roman" w:cs="Times New Roman"/>
        </w:rPr>
      </w:pPr>
      <w:del w:id="731" w:author="Dimova, Stanislava" w:date="2023-03-09T12:10:00Z">
        <w:r w:rsidRPr="00D61B5B" w:rsidDel="00CF7E9B">
          <w:rPr>
            <w:rFonts w:ascii="Times New Roman" w:eastAsia="Calibri" w:hAnsi="Times New Roman" w:cs="Times New Roman"/>
            <w:i/>
            <w:iCs/>
          </w:rPr>
          <w:delText>Clause 16</w:delText>
        </w:r>
      </w:del>
    </w:p>
    <w:p w14:paraId="71FB1940" w14:textId="44F06107" w:rsidR="00D61B5B" w:rsidRPr="00D61B5B" w:rsidDel="00CF7E9B" w:rsidRDefault="00D61B5B" w:rsidP="009944C9">
      <w:pPr>
        <w:widowControl/>
        <w:adjustRightInd w:val="0"/>
        <w:spacing w:after="120"/>
        <w:jc w:val="center"/>
        <w:rPr>
          <w:del w:id="732" w:author="Dimova, Stanislava" w:date="2023-03-09T12:10:00Z"/>
          <w:rFonts w:ascii="Times New Roman" w:eastAsia="Calibri" w:hAnsi="Times New Roman" w:cs="Times New Roman"/>
          <w:b/>
          <w:bCs/>
        </w:rPr>
      </w:pPr>
      <w:del w:id="733" w:author="Dimova, Stanislava" w:date="2023-03-09T12:10:00Z">
        <w:r w:rsidRPr="00D61B5B" w:rsidDel="00CF7E9B">
          <w:rPr>
            <w:rFonts w:ascii="Times New Roman" w:eastAsia="Calibri" w:hAnsi="Times New Roman" w:cs="Times New Roman"/>
            <w:b/>
            <w:bCs/>
          </w:rPr>
          <w:delText>Non-compliance with the Clauses and termination</w:delText>
        </w:r>
      </w:del>
    </w:p>
    <w:p w14:paraId="4904A688" w14:textId="47527BA1" w:rsidR="00D61B5B" w:rsidRPr="00D61B5B" w:rsidDel="00CF7E9B" w:rsidRDefault="00D61B5B" w:rsidP="009944C9">
      <w:pPr>
        <w:widowControl/>
        <w:numPr>
          <w:ilvl w:val="0"/>
          <w:numId w:val="32"/>
        </w:numPr>
        <w:autoSpaceDE/>
        <w:autoSpaceDN/>
        <w:adjustRightInd w:val="0"/>
        <w:spacing w:after="145"/>
        <w:ind w:left="426" w:hanging="426"/>
        <w:jc w:val="both"/>
        <w:rPr>
          <w:del w:id="734" w:author="Dimova, Stanislava" w:date="2023-03-09T12:10:00Z"/>
          <w:rFonts w:ascii="Times New Roman" w:eastAsia="Calibri" w:hAnsi="Times New Roman" w:cs="Times New Roman"/>
        </w:rPr>
      </w:pPr>
      <w:del w:id="735" w:author="Dimova, Stanislava" w:date="2023-03-09T12:10:00Z">
        <w:r w:rsidRPr="00D61B5B" w:rsidDel="00CF7E9B">
          <w:rPr>
            <w:rFonts w:ascii="Times New Roman" w:eastAsia="Calibri" w:hAnsi="Times New Roman" w:cs="Times New Roman"/>
          </w:rPr>
          <w:delText>The data importer shall promptly inform the data exporter if it is unable to comply with these Clauses, for whatever reason.</w:delText>
        </w:r>
      </w:del>
    </w:p>
    <w:p w14:paraId="52759A07" w14:textId="030298BE" w:rsidR="00D61B5B" w:rsidRPr="00D61B5B" w:rsidDel="00CF7E9B" w:rsidRDefault="00D61B5B" w:rsidP="009944C9">
      <w:pPr>
        <w:widowControl/>
        <w:numPr>
          <w:ilvl w:val="0"/>
          <w:numId w:val="32"/>
        </w:numPr>
        <w:autoSpaceDE/>
        <w:autoSpaceDN/>
        <w:adjustRightInd w:val="0"/>
        <w:spacing w:after="145"/>
        <w:ind w:left="426" w:hanging="426"/>
        <w:jc w:val="both"/>
        <w:rPr>
          <w:del w:id="736" w:author="Dimova, Stanislava" w:date="2023-03-09T12:10:00Z"/>
          <w:rFonts w:ascii="Times New Roman" w:eastAsia="Calibri" w:hAnsi="Times New Roman" w:cs="Times New Roman"/>
        </w:rPr>
      </w:pPr>
      <w:del w:id="737" w:author="Dimova, Stanislava" w:date="2023-03-09T12:10:00Z">
        <w:r w:rsidRPr="00D61B5B" w:rsidDel="00CF7E9B">
          <w:rPr>
            <w:rFonts w:ascii="Times New Roman" w:eastAsia="Calibri" w:hAnsi="Times New Roman" w:cs="Times New Roman"/>
          </w:rPr>
          <w:delText>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14(f).</w:delText>
        </w:r>
      </w:del>
    </w:p>
    <w:p w14:paraId="04A2EA98" w14:textId="45207133" w:rsidR="00D61B5B" w:rsidRPr="00D61B5B" w:rsidDel="00CF7E9B" w:rsidRDefault="00D61B5B" w:rsidP="009944C9">
      <w:pPr>
        <w:widowControl/>
        <w:numPr>
          <w:ilvl w:val="0"/>
          <w:numId w:val="32"/>
        </w:numPr>
        <w:autoSpaceDE/>
        <w:autoSpaceDN/>
        <w:adjustRightInd w:val="0"/>
        <w:spacing w:after="145"/>
        <w:ind w:left="426" w:hanging="426"/>
        <w:jc w:val="both"/>
        <w:rPr>
          <w:del w:id="738" w:author="Dimova, Stanislava" w:date="2023-03-09T12:10:00Z"/>
          <w:rFonts w:ascii="Times New Roman" w:eastAsia="Calibri" w:hAnsi="Times New Roman" w:cs="Times New Roman"/>
        </w:rPr>
      </w:pPr>
      <w:del w:id="739" w:author="Dimova, Stanislava" w:date="2023-03-09T12:10:00Z">
        <w:r w:rsidRPr="00D61B5B" w:rsidDel="00CF7E9B">
          <w:rPr>
            <w:rFonts w:ascii="Times New Roman" w:eastAsia="Calibri" w:hAnsi="Times New Roman" w:cs="Times New Roman"/>
          </w:rPr>
          <w:delText>The data exporter shall be entitled to terminate the contract, insofar as it concerns the processing of personal data under these Clauses, where:</w:delText>
        </w:r>
      </w:del>
    </w:p>
    <w:p w14:paraId="790E79D8" w14:textId="05C4311F" w:rsidR="00D61B5B" w:rsidRPr="00D61B5B" w:rsidDel="00CF7E9B" w:rsidRDefault="00D61B5B" w:rsidP="009944C9">
      <w:pPr>
        <w:widowControl/>
        <w:numPr>
          <w:ilvl w:val="0"/>
          <w:numId w:val="33"/>
        </w:numPr>
        <w:autoSpaceDE/>
        <w:autoSpaceDN/>
        <w:adjustRightInd w:val="0"/>
        <w:spacing w:after="145"/>
        <w:ind w:left="851" w:hanging="425"/>
        <w:jc w:val="both"/>
        <w:rPr>
          <w:del w:id="740" w:author="Dimova, Stanislava" w:date="2023-03-09T12:10:00Z"/>
          <w:rFonts w:ascii="Times New Roman" w:eastAsia="Calibri" w:hAnsi="Times New Roman" w:cs="Times New Roman"/>
        </w:rPr>
      </w:pPr>
      <w:del w:id="741" w:author="Dimova, Stanislava" w:date="2023-03-09T12:10:00Z">
        <w:r w:rsidRPr="00D61B5B" w:rsidDel="00CF7E9B">
          <w:rPr>
            <w:rFonts w:ascii="Times New Roman" w:eastAsia="Calibri" w:hAnsi="Times New Roman" w:cs="Times New Roman"/>
          </w:rPr>
          <w:delText>the data exporter has suspended the transfer of personal data to the data importer pursuant to paragraph (b) and compliance with these Clauses is not restored within a reasonable time and in any event within one month of suspension;</w:delText>
        </w:r>
      </w:del>
    </w:p>
    <w:p w14:paraId="3B654F40" w14:textId="06F8B16B" w:rsidR="00D61B5B" w:rsidRPr="00D61B5B" w:rsidDel="00CF7E9B" w:rsidRDefault="00D61B5B" w:rsidP="009944C9">
      <w:pPr>
        <w:widowControl/>
        <w:numPr>
          <w:ilvl w:val="0"/>
          <w:numId w:val="33"/>
        </w:numPr>
        <w:autoSpaceDE/>
        <w:autoSpaceDN/>
        <w:adjustRightInd w:val="0"/>
        <w:spacing w:after="145"/>
        <w:ind w:left="851" w:hanging="425"/>
        <w:jc w:val="both"/>
        <w:rPr>
          <w:del w:id="742" w:author="Dimova, Stanislava" w:date="2023-03-09T12:10:00Z"/>
          <w:rFonts w:ascii="Times New Roman" w:eastAsia="Calibri" w:hAnsi="Times New Roman" w:cs="Times New Roman"/>
        </w:rPr>
      </w:pPr>
      <w:del w:id="743" w:author="Dimova, Stanislava" w:date="2023-03-09T12:10:00Z">
        <w:r w:rsidRPr="00D61B5B" w:rsidDel="00CF7E9B">
          <w:rPr>
            <w:rFonts w:ascii="Times New Roman" w:eastAsia="Calibri" w:hAnsi="Times New Roman" w:cs="Times New Roman"/>
          </w:rPr>
          <w:delText>the data importer is in substantial or persistent breach of these Clauses; or</w:delText>
        </w:r>
      </w:del>
    </w:p>
    <w:p w14:paraId="389E26CA" w14:textId="5C0EE53E" w:rsidR="00D61B5B" w:rsidRPr="00D61B5B" w:rsidDel="00CF7E9B" w:rsidRDefault="00D61B5B" w:rsidP="009944C9">
      <w:pPr>
        <w:widowControl/>
        <w:numPr>
          <w:ilvl w:val="0"/>
          <w:numId w:val="33"/>
        </w:numPr>
        <w:autoSpaceDE/>
        <w:autoSpaceDN/>
        <w:adjustRightInd w:val="0"/>
        <w:spacing w:after="145"/>
        <w:ind w:left="851" w:hanging="425"/>
        <w:jc w:val="both"/>
        <w:rPr>
          <w:del w:id="744" w:author="Dimova, Stanislava" w:date="2023-03-09T12:10:00Z"/>
          <w:rFonts w:ascii="Times New Roman" w:eastAsia="Calibri" w:hAnsi="Times New Roman" w:cs="Times New Roman"/>
        </w:rPr>
      </w:pPr>
      <w:del w:id="745" w:author="Dimova, Stanislava" w:date="2023-03-09T12:10:00Z">
        <w:r w:rsidRPr="00D61B5B" w:rsidDel="00CF7E9B">
          <w:rPr>
            <w:rFonts w:ascii="Times New Roman" w:eastAsia="Calibri" w:hAnsi="Times New Roman" w:cs="Times New Roman"/>
          </w:rPr>
          <w:delText>the data importer fails to comply with a binding decision of a competent court or supervisory authority regarding its obligations under these Clauses.</w:delText>
        </w:r>
      </w:del>
    </w:p>
    <w:p w14:paraId="2642D360" w14:textId="541C397F" w:rsidR="00D61B5B" w:rsidRPr="00D61B5B" w:rsidDel="00CF7E9B" w:rsidRDefault="00D61B5B" w:rsidP="009944C9">
      <w:pPr>
        <w:widowControl/>
        <w:adjustRightInd w:val="0"/>
        <w:spacing w:after="120"/>
        <w:ind w:left="425"/>
        <w:rPr>
          <w:del w:id="746" w:author="Dimova, Stanislava" w:date="2023-03-09T12:10:00Z"/>
          <w:rFonts w:ascii="Times New Roman" w:eastAsia="Calibri" w:hAnsi="Times New Roman" w:cs="Times New Roman"/>
        </w:rPr>
      </w:pPr>
      <w:del w:id="747" w:author="Dimova, Stanislava" w:date="2023-03-09T12:10:00Z">
        <w:r w:rsidRPr="00D61B5B" w:rsidDel="00CF7E9B">
          <w:rPr>
            <w:rFonts w:ascii="Times New Roman" w:eastAsia="Calibri" w:hAnsi="Times New Roman" w:cs="Times New Roman"/>
          </w:rPr>
          <w:delText>In these cases, it shall inform the competent supervisory authority of such non- compliance. Where the contract involves more than two Parties, the data exporter may exercise this right to termination only with respect to the relevant Party, unless the Parties have agreed otherwise.</w:delText>
        </w:r>
      </w:del>
    </w:p>
    <w:p w14:paraId="6CB3C1FE" w14:textId="1215A9A9" w:rsidR="00D61B5B" w:rsidRPr="00D61B5B" w:rsidDel="00CF7E9B" w:rsidRDefault="00D61B5B" w:rsidP="009944C9">
      <w:pPr>
        <w:widowControl/>
        <w:numPr>
          <w:ilvl w:val="0"/>
          <w:numId w:val="32"/>
        </w:numPr>
        <w:autoSpaceDE/>
        <w:autoSpaceDN/>
        <w:adjustRightInd w:val="0"/>
        <w:spacing w:after="145"/>
        <w:ind w:left="426" w:hanging="426"/>
        <w:jc w:val="both"/>
        <w:rPr>
          <w:del w:id="748" w:author="Dimova, Stanislava" w:date="2023-03-09T12:10:00Z"/>
          <w:rFonts w:ascii="Times New Roman" w:eastAsia="Calibri" w:hAnsi="Times New Roman" w:cs="Times New Roman"/>
        </w:rPr>
      </w:pPr>
      <w:del w:id="749" w:author="Dimova, Stanislava" w:date="2023-03-09T12:10:00Z">
        <w:r w:rsidRPr="00D61B5B" w:rsidDel="00CF7E9B">
          <w:rPr>
            <w:rFonts w:ascii="Times New Roman" w:eastAsia="Calibri" w:hAnsi="Times New Roman" w:cs="Times New Roman"/>
          </w:rPr>
          <w:delText>Personal data that has been transferred prior to the termination of the contract pursuant to paragraph (c)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the return or deletion of the transferred personal data, the data importer warrants that it will continue to ensure compliance with these Clauses and will only process the data to the extent and for as long as required under that local law.</w:delText>
        </w:r>
      </w:del>
    </w:p>
    <w:p w14:paraId="47262F59" w14:textId="54DE0EFE" w:rsidR="00D61B5B" w:rsidRPr="00D61B5B" w:rsidDel="00CF7E9B" w:rsidRDefault="00D61B5B" w:rsidP="009944C9">
      <w:pPr>
        <w:widowControl/>
        <w:numPr>
          <w:ilvl w:val="0"/>
          <w:numId w:val="32"/>
        </w:numPr>
        <w:autoSpaceDE/>
        <w:autoSpaceDN/>
        <w:adjustRightInd w:val="0"/>
        <w:spacing w:after="360"/>
        <w:ind w:left="425" w:hanging="425"/>
        <w:jc w:val="both"/>
        <w:rPr>
          <w:del w:id="750" w:author="Dimova, Stanislava" w:date="2023-03-09T12:10:00Z"/>
          <w:rFonts w:ascii="Times New Roman" w:eastAsia="Calibri" w:hAnsi="Times New Roman" w:cs="Times New Roman"/>
        </w:rPr>
      </w:pPr>
      <w:del w:id="751" w:author="Dimova, Stanislava" w:date="2023-03-09T12:10:00Z">
        <w:r w:rsidRPr="00D61B5B" w:rsidDel="00CF7E9B">
          <w:rPr>
            <w:rFonts w:ascii="Times New Roman" w:eastAsia="Calibri" w:hAnsi="Times New Roman" w:cs="Times New Roman"/>
          </w:rPr>
          <w:delText>Either Party may revoke its agreement to be bound by these Clauses where (i) the European Commission adopts a decision pursuant to Article 45(3) of Regulation (EU) 2016/679 that covers the transfer of personal data to which these Clauses apply; or (ii) Regulation (EU) 2016/679 becomes part of the legal framework of the country to which the personal data is transferred. This is without prejudice to other obligations applying to the processing in question under Regulation (EU) 2016/679.</w:delText>
        </w:r>
      </w:del>
    </w:p>
    <w:p w14:paraId="1EF34FC3" w14:textId="10B8E1AD" w:rsidR="00D61B5B" w:rsidRPr="00D61B5B" w:rsidDel="00CF7E9B" w:rsidRDefault="00D61B5B" w:rsidP="009944C9">
      <w:pPr>
        <w:widowControl/>
        <w:adjustRightInd w:val="0"/>
        <w:jc w:val="center"/>
        <w:rPr>
          <w:del w:id="752" w:author="Dimova, Stanislava" w:date="2023-03-09T12:10:00Z"/>
          <w:rFonts w:ascii="Times New Roman" w:eastAsia="Calibri" w:hAnsi="Times New Roman" w:cs="Times New Roman"/>
        </w:rPr>
      </w:pPr>
      <w:del w:id="753" w:author="Dimova, Stanislava" w:date="2023-03-09T12:10:00Z">
        <w:r w:rsidRPr="00D61B5B" w:rsidDel="00CF7E9B">
          <w:rPr>
            <w:rFonts w:ascii="Times New Roman" w:eastAsia="Calibri" w:hAnsi="Times New Roman" w:cs="Times New Roman"/>
            <w:i/>
            <w:iCs/>
          </w:rPr>
          <w:delText>Clause 17</w:delText>
        </w:r>
      </w:del>
    </w:p>
    <w:p w14:paraId="7747AAED" w14:textId="3191918D" w:rsidR="00D61B5B" w:rsidRPr="00D61B5B" w:rsidDel="00CF7E9B" w:rsidRDefault="00D61B5B" w:rsidP="009944C9">
      <w:pPr>
        <w:widowControl/>
        <w:adjustRightInd w:val="0"/>
        <w:spacing w:after="120"/>
        <w:jc w:val="center"/>
        <w:rPr>
          <w:del w:id="754" w:author="Dimova, Stanislava" w:date="2023-03-09T12:10:00Z"/>
          <w:rFonts w:ascii="Times New Roman" w:eastAsia="Calibri" w:hAnsi="Times New Roman" w:cs="Times New Roman"/>
          <w:b/>
          <w:bCs/>
        </w:rPr>
      </w:pPr>
      <w:del w:id="755" w:author="Dimova, Stanislava" w:date="2023-03-09T12:10:00Z">
        <w:r w:rsidRPr="00D61B5B" w:rsidDel="00CF7E9B">
          <w:rPr>
            <w:rFonts w:ascii="Times New Roman" w:eastAsia="Calibri" w:hAnsi="Times New Roman" w:cs="Times New Roman"/>
            <w:b/>
            <w:bCs/>
          </w:rPr>
          <w:delText>Governing law</w:delText>
        </w:r>
      </w:del>
    </w:p>
    <w:p w14:paraId="1375440E" w14:textId="725DB7B5" w:rsidR="00D61B5B" w:rsidRPr="00D61B5B" w:rsidDel="00CF7E9B" w:rsidRDefault="00D61B5B" w:rsidP="009944C9">
      <w:pPr>
        <w:widowControl/>
        <w:adjustRightInd w:val="0"/>
        <w:spacing w:after="360"/>
        <w:jc w:val="both"/>
        <w:rPr>
          <w:del w:id="756" w:author="Dimova, Stanislava" w:date="2023-03-09T12:10:00Z"/>
          <w:rFonts w:ascii="Times New Roman" w:eastAsia="Calibri" w:hAnsi="Times New Roman" w:cs="Times New Roman"/>
        </w:rPr>
      </w:pPr>
      <w:del w:id="757" w:author="Dimova, Stanislava" w:date="2023-03-09T12:10:00Z">
        <w:r w:rsidRPr="00D61B5B" w:rsidDel="00CF7E9B">
          <w:rPr>
            <w:rFonts w:ascii="Times New Roman" w:eastAsia="Calibri" w:hAnsi="Times New Roman" w:cs="Times New Roman"/>
          </w:rPr>
          <w:delText xml:space="preserve">These Clauses shall be governed by the law of one of the EU Member States, provided such law allows for third- party beneficiary rights. The Parties agree that this shall be the law of </w:delText>
        </w:r>
        <w:r w:rsidRPr="00D61B5B" w:rsidDel="00CF7E9B">
          <w:rPr>
            <w:rFonts w:ascii="Times New Roman" w:eastAsia="Calibri" w:hAnsi="Times New Roman" w:cs="Times New Roman"/>
            <w:highlight w:val="yellow"/>
          </w:rPr>
          <w:delText>_______</w:delText>
        </w:r>
        <w:r w:rsidRPr="00D61B5B" w:rsidDel="00CF7E9B">
          <w:rPr>
            <w:rFonts w:ascii="Times New Roman" w:eastAsia="Calibri" w:hAnsi="Times New Roman" w:cs="Times New Roman"/>
          </w:rPr>
          <w:delText xml:space="preserve"> </w:delText>
        </w:r>
      </w:del>
    </w:p>
    <w:p w14:paraId="14C08D9A" w14:textId="70035249" w:rsidR="00D61B5B" w:rsidRPr="00D61B5B" w:rsidDel="00CF7E9B" w:rsidRDefault="00D61B5B" w:rsidP="009944C9">
      <w:pPr>
        <w:widowControl/>
        <w:adjustRightInd w:val="0"/>
        <w:jc w:val="center"/>
        <w:rPr>
          <w:del w:id="758" w:author="Dimova, Stanislava" w:date="2023-03-09T12:10:00Z"/>
          <w:rFonts w:ascii="Times New Roman" w:eastAsia="Calibri" w:hAnsi="Times New Roman" w:cs="Times New Roman"/>
        </w:rPr>
      </w:pPr>
      <w:del w:id="759" w:author="Dimova, Stanislava" w:date="2023-03-09T12:10:00Z">
        <w:r w:rsidRPr="00D61B5B" w:rsidDel="00CF7E9B">
          <w:rPr>
            <w:rFonts w:ascii="Times New Roman" w:eastAsia="Calibri" w:hAnsi="Times New Roman" w:cs="Times New Roman"/>
            <w:i/>
            <w:iCs/>
          </w:rPr>
          <w:delText>Clause 18</w:delText>
        </w:r>
      </w:del>
    </w:p>
    <w:p w14:paraId="3A050F7B" w14:textId="13050F60" w:rsidR="00D61B5B" w:rsidRPr="00D61B5B" w:rsidDel="00CF7E9B" w:rsidRDefault="00D61B5B" w:rsidP="009944C9">
      <w:pPr>
        <w:widowControl/>
        <w:adjustRightInd w:val="0"/>
        <w:spacing w:after="120"/>
        <w:jc w:val="center"/>
        <w:rPr>
          <w:del w:id="760" w:author="Dimova, Stanislava" w:date="2023-03-09T12:10:00Z"/>
          <w:rFonts w:ascii="Times New Roman" w:eastAsia="Calibri" w:hAnsi="Times New Roman" w:cs="Times New Roman"/>
          <w:b/>
          <w:bCs/>
        </w:rPr>
      </w:pPr>
      <w:del w:id="761" w:author="Dimova, Stanislava" w:date="2023-03-09T12:10:00Z">
        <w:r w:rsidRPr="00D61B5B" w:rsidDel="00CF7E9B">
          <w:rPr>
            <w:rFonts w:ascii="Times New Roman" w:eastAsia="Calibri" w:hAnsi="Times New Roman" w:cs="Times New Roman"/>
            <w:b/>
            <w:bCs/>
          </w:rPr>
          <w:delText>Choice of forum and jurisdiction</w:delText>
        </w:r>
      </w:del>
    </w:p>
    <w:p w14:paraId="6F2FC6E9" w14:textId="57CCE0F7" w:rsidR="00D61B5B" w:rsidRPr="00D61B5B" w:rsidDel="00CF7E9B" w:rsidRDefault="00D61B5B" w:rsidP="009944C9">
      <w:pPr>
        <w:widowControl/>
        <w:numPr>
          <w:ilvl w:val="0"/>
          <w:numId w:val="34"/>
        </w:numPr>
        <w:autoSpaceDE/>
        <w:autoSpaceDN/>
        <w:adjustRightInd w:val="0"/>
        <w:spacing w:after="57"/>
        <w:ind w:left="426" w:hanging="426"/>
        <w:jc w:val="both"/>
        <w:rPr>
          <w:del w:id="762" w:author="Dimova, Stanislava" w:date="2023-03-09T12:10:00Z"/>
          <w:rFonts w:ascii="Times New Roman" w:eastAsia="Calibri" w:hAnsi="Times New Roman" w:cs="Times New Roman"/>
        </w:rPr>
      </w:pPr>
      <w:del w:id="763" w:author="Dimova, Stanislava" w:date="2023-03-09T12:10:00Z">
        <w:r w:rsidRPr="00D61B5B" w:rsidDel="00CF7E9B">
          <w:rPr>
            <w:rFonts w:ascii="Times New Roman" w:eastAsia="Calibri" w:hAnsi="Times New Roman" w:cs="Times New Roman"/>
          </w:rPr>
          <w:delText>Any dispute arising from these Clauses shall be resolved by the courts of an EU Member State.</w:delText>
        </w:r>
      </w:del>
    </w:p>
    <w:p w14:paraId="16EEC1B2" w14:textId="4734FD94" w:rsidR="00D61B5B" w:rsidRPr="00D61B5B" w:rsidDel="00CF7E9B" w:rsidRDefault="00D61B5B" w:rsidP="009944C9">
      <w:pPr>
        <w:widowControl/>
        <w:numPr>
          <w:ilvl w:val="0"/>
          <w:numId w:val="34"/>
        </w:numPr>
        <w:autoSpaceDE/>
        <w:autoSpaceDN/>
        <w:adjustRightInd w:val="0"/>
        <w:spacing w:after="57"/>
        <w:ind w:left="426" w:hanging="426"/>
        <w:jc w:val="both"/>
        <w:rPr>
          <w:del w:id="764" w:author="Dimova, Stanislava" w:date="2023-03-09T12:10:00Z"/>
          <w:rFonts w:ascii="Times New Roman" w:eastAsia="Calibri" w:hAnsi="Times New Roman" w:cs="Times New Roman"/>
        </w:rPr>
      </w:pPr>
      <w:del w:id="765" w:author="Dimova, Stanislava" w:date="2023-03-09T12:10:00Z">
        <w:r w:rsidRPr="00D61B5B" w:rsidDel="00CF7E9B">
          <w:rPr>
            <w:rFonts w:ascii="Times New Roman" w:eastAsia="Calibri" w:hAnsi="Times New Roman" w:cs="Times New Roman"/>
          </w:rPr>
          <w:delText xml:space="preserve">The Parties agree that those shall be the courts of </w:delText>
        </w:r>
        <w:r w:rsidRPr="00D61B5B" w:rsidDel="00CF7E9B">
          <w:rPr>
            <w:rFonts w:ascii="Times New Roman" w:eastAsia="Calibri" w:hAnsi="Times New Roman" w:cs="Times New Roman"/>
            <w:highlight w:val="yellow"/>
          </w:rPr>
          <w:delText>_____ .</w:delText>
        </w:r>
      </w:del>
    </w:p>
    <w:p w14:paraId="6089969D" w14:textId="388EC3D7" w:rsidR="00D61B5B" w:rsidRPr="00D61B5B" w:rsidDel="00CF7E9B" w:rsidRDefault="00D61B5B" w:rsidP="009944C9">
      <w:pPr>
        <w:widowControl/>
        <w:numPr>
          <w:ilvl w:val="0"/>
          <w:numId w:val="34"/>
        </w:numPr>
        <w:autoSpaceDE/>
        <w:autoSpaceDN/>
        <w:adjustRightInd w:val="0"/>
        <w:spacing w:after="57"/>
        <w:ind w:left="426" w:hanging="426"/>
        <w:jc w:val="both"/>
        <w:rPr>
          <w:del w:id="766" w:author="Dimova, Stanislava" w:date="2023-03-09T12:10:00Z"/>
          <w:rFonts w:ascii="Times New Roman" w:eastAsia="Calibri" w:hAnsi="Times New Roman" w:cs="Times New Roman"/>
        </w:rPr>
      </w:pPr>
      <w:del w:id="767" w:author="Dimova, Stanislava" w:date="2023-03-09T12:10:00Z">
        <w:r w:rsidRPr="00D61B5B" w:rsidDel="00CF7E9B">
          <w:rPr>
            <w:rFonts w:ascii="Times New Roman" w:eastAsia="Calibri" w:hAnsi="Times New Roman" w:cs="Times New Roman"/>
          </w:rPr>
          <w:delText>A data subject may also bring legal proceedings against the data exporter and/or data importer before the courts of the Member State in which he/she has his/her habitual residence.</w:delText>
        </w:r>
      </w:del>
    </w:p>
    <w:p w14:paraId="1963F3C8" w14:textId="723C0A97" w:rsidR="00D61B5B" w:rsidRPr="00D61B5B" w:rsidDel="00CF7E9B" w:rsidRDefault="00D61B5B" w:rsidP="009944C9">
      <w:pPr>
        <w:widowControl/>
        <w:numPr>
          <w:ilvl w:val="0"/>
          <w:numId w:val="34"/>
        </w:numPr>
        <w:autoSpaceDE/>
        <w:autoSpaceDN/>
        <w:adjustRightInd w:val="0"/>
        <w:spacing w:after="57"/>
        <w:ind w:left="426" w:hanging="426"/>
        <w:jc w:val="both"/>
        <w:rPr>
          <w:del w:id="768" w:author="Dimova, Stanislava" w:date="2023-03-09T12:10:00Z"/>
          <w:rFonts w:ascii="Times New Roman" w:eastAsia="Calibri" w:hAnsi="Times New Roman" w:cs="Times New Roman"/>
        </w:rPr>
      </w:pPr>
      <w:del w:id="769" w:author="Dimova, Stanislava" w:date="2023-03-09T12:10:00Z">
        <w:r w:rsidRPr="00D61B5B" w:rsidDel="00CF7E9B">
          <w:rPr>
            <w:rFonts w:ascii="Times New Roman" w:eastAsia="Calibri" w:hAnsi="Times New Roman" w:cs="Times New Roman"/>
          </w:rPr>
          <w:delText>The Parties agree to submit themselves to the jurisdiction of such courts.</w:delText>
        </w:r>
      </w:del>
    </w:p>
    <w:p w14:paraId="2A8C04F7" w14:textId="046F2AEF" w:rsidR="00D61B5B" w:rsidRPr="00D61B5B" w:rsidDel="00CF7E9B" w:rsidRDefault="00D61B5B" w:rsidP="009944C9">
      <w:pPr>
        <w:widowControl/>
        <w:autoSpaceDE/>
        <w:autoSpaceDN/>
        <w:spacing w:after="160"/>
        <w:rPr>
          <w:del w:id="770" w:author="Dimova, Stanislava" w:date="2023-03-09T12:10:00Z"/>
          <w:rFonts w:ascii="Times New Roman" w:eastAsia="Calibri" w:hAnsi="Times New Roman" w:cs="Times New Roman"/>
        </w:rPr>
      </w:pPr>
    </w:p>
    <w:p w14:paraId="58A7523E" w14:textId="01828256" w:rsidR="00D61B5B" w:rsidRPr="00D61B5B" w:rsidDel="00CF7E9B" w:rsidRDefault="00D61B5B" w:rsidP="009944C9">
      <w:pPr>
        <w:keepNext/>
        <w:widowControl/>
        <w:autoSpaceDE/>
        <w:autoSpaceDN/>
        <w:spacing w:after="240"/>
        <w:jc w:val="both"/>
        <w:rPr>
          <w:del w:id="771" w:author="Dimova, Stanislava" w:date="2023-03-09T12:10:00Z"/>
          <w:rFonts w:ascii="Times New Roman" w:eastAsia="Times New Roman" w:hAnsi="Times New Roman" w:cs="Times New Roman"/>
          <w:noProof/>
          <w:szCs w:val="18"/>
          <w:lang w:val="en-GB"/>
        </w:rPr>
      </w:pPr>
      <w:del w:id="772" w:author="Dimova, Stanislava" w:date="2023-03-09T12:10:00Z">
        <w:r w:rsidRPr="00D61B5B" w:rsidDel="00CF7E9B">
          <w:rPr>
            <w:rFonts w:ascii="Times New Roman" w:eastAsia="Times New Roman" w:hAnsi="Times New Roman" w:cs="Times New Roman"/>
            <w:b/>
            <w:bCs/>
            <w:noProof/>
            <w:szCs w:val="18"/>
            <w:lang w:val="en-GB"/>
          </w:rPr>
          <w:delText xml:space="preserve">On </w:delText>
        </w:r>
        <w:r w:rsidRPr="00D61B5B" w:rsidDel="00CF7E9B">
          <w:rPr>
            <w:rFonts w:ascii="Times New Roman" w:eastAsia="Times New Roman" w:hAnsi="Times New Roman" w:cs="Times New Roman"/>
            <w:b/>
            <w:noProof/>
            <w:spacing w:val="-10"/>
            <w:szCs w:val="18"/>
            <w:lang w:val="en-GB" w:eastAsia="mt-MT"/>
          </w:rPr>
          <w:delText>behalf</w:delText>
        </w:r>
        <w:r w:rsidRPr="00D61B5B" w:rsidDel="00CF7E9B">
          <w:rPr>
            <w:rFonts w:ascii="Times New Roman" w:eastAsia="Times New Roman" w:hAnsi="Times New Roman" w:cs="Times New Roman"/>
            <w:b/>
            <w:bCs/>
            <w:noProof/>
            <w:szCs w:val="18"/>
            <w:lang w:val="en-GB"/>
          </w:rPr>
          <w:delText xml:space="preserve"> of the data exporter:</w:delText>
        </w:r>
      </w:del>
    </w:p>
    <w:p w14:paraId="260AFE8D" w14:textId="0C9F990E" w:rsidR="00D61B5B" w:rsidRPr="00D61B5B" w:rsidDel="00CF7E9B" w:rsidRDefault="00D61B5B" w:rsidP="009944C9">
      <w:pPr>
        <w:keepNext/>
        <w:widowControl/>
        <w:autoSpaceDE/>
        <w:autoSpaceDN/>
        <w:spacing w:after="240"/>
        <w:jc w:val="both"/>
        <w:rPr>
          <w:del w:id="773" w:author="Dimova, Stanislava" w:date="2023-03-09T12:10:00Z"/>
          <w:rFonts w:ascii="Times New Roman" w:eastAsia="Times New Roman" w:hAnsi="Times New Roman" w:cs="Times New Roman"/>
          <w:noProof/>
          <w:szCs w:val="18"/>
          <w:lang w:val="en-GB"/>
        </w:rPr>
      </w:pPr>
      <w:del w:id="774" w:author="Dimova, Stanislava" w:date="2023-03-09T12:10:00Z">
        <w:r w:rsidRPr="00D61B5B" w:rsidDel="00CF7E9B">
          <w:rPr>
            <w:rFonts w:ascii="Times New Roman" w:eastAsia="Calibri" w:hAnsi="Times New Roman" w:cs="Times New Roman"/>
          </w:rPr>
          <w:delText>Name</w:delText>
        </w:r>
        <w:r w:rsidRPr="00D61B5B" w:rsidDel="00CF7E9B">
          <w:rPr>
            <w:rFonts w:ascii="Times New Roman" w:eastAsia="Times New Roman" w:hAnsi="Times New Roman" w:cs="Times New Roman"/>
            <w:noProof/>
            <w:szCs w:val="18"/>
            <w:lang w:val="en-GB"/>
          </w:rPr>
          <w:delText>:</w:delText>
        </w:r>
        <w:r w:rsidRPr="00D61B5B" w:rsidDel="00CF7E9B">
          <w:rPr>
            <w:rFonts w:ascii="Times New Roman" w:eastAsia="Times New Roman" w:hAnsi="Times New Roman" w:cs="Times New Roman"/>
            <w:noProof/>
            <w:szCs w:val="18"/>
            <w:lang w:val="en-GB"/>
          </w:rPr>
          <w:tab/>
          <w:delText xml:space="preserve"> </w:delText>
        </w:r>
      </w:del>
    </w:p>
    <w:p w14:paraId="0ED41B87" w14:textId="09479DDF" w:rsidR="00D61B5B" w:rsidRPr="00D61B5B" w:rsidDel="00CF7E9B" w:rsidRDefault="00D61B5B" w:rsidP="009944C9">
      <w:pPr>
        <w:keepNext/>
        <w:widowControl/>
        <w:autoSpaceDE/>
        <w:autoSpaceDN/>
        <w:spacing w:after="240"/>
        <w:jc w:val="both"/>
        <w:rPr>
          <w:del w:id="775" w:author="Dimova, Stanislava" w:date="2023-03-09T12:10:00Z"/>
          <w:rFonts w:ascii="Times New Roman" w:eastAsia="Times New Roman" w:hAnsi="Times New Roman" w:cs="Times New Roman"/>
          <w:b/>
          <w:noProof/>
          <w:szCs w:val="18"/>
          <w:lang w:val="en-GB"/>
        </w:rPr>
      </w:pPr>
      <w:del w:id="776" w:author="Dimova, Stanislava" w:date="2023-03-09T12:10:00Z">
        <w:r w:rsidRPr="00D61B5B" w:rsidDel="00CF7E9B">
          <w:rPr>
            <w:rFonts w:ascii="Times New Roman" w:eastAsia="Times New Roman" w:hAnsi="Times New Roman" w:cs="Times New Roman"/>
            <w:noProof/>
            <w:szCs w:val="18"/>
            <w:lang w:val="en-GB"/>
          </w:rPr>
          <w:delText xml:space="preserve">Position: </w:delText>
        </w:r>
      </w:del>
    </w:p>
    <w:p w14:paraId="7A30B546" w14:textId="1F608D9C" w:rsidR="00D61B5B" w:rsidRPr="00D61B5B" w:rsidDel="00CF7E9B" w:rsidRDefault="00D61B5B" w:rsidP="009944C9">
      <w:pPr>
        <w:keepNext/>
        <w:widowControl/>
        <w:autoSpaceDE/>
        <w:autoSpaceDN/>
        <w:spacing w:after="240"/>
        <w:jc w:val="both"/>
        <w:rPr>
          <w:del w:id="777" w:author="Dimova, Stanislava" w:date="2023-03-09T12:10:00Z"/>
          <w:rFonts w:ascii="Times New Roman" w:eastAsia="Times New Roman" w:hAnsi="Times New Roman" w:cs="Times New Roman"/>
          <w:noProof/>
          <w:szCs w:val="18"/>
          <w:lang w:val="en-GB"/>
        </w:rPr>
      </w:pPr>
      <w:del w:id="778" w:author="Dimova, Stanislava" w:date="2023-03-09T12:10:00Z">
        <w:r w:rsidRPr="00D61B5B" w:rsidDel="00CF7E9B">
          <w:rPr>
            <w:rFonts w:ascii="Times New Roman" w:eastAsia="Times New Roman" w:hAnsi="Times New Roman" w:cs="Times New Roman"/>
            <w:noProof/>
            <w:szCs w:val="18"/>
            <w:lang w:val="en-GB"/>
          </w:rPr>
          <w:delText xml:space="preserve">Date: </w:delText>
        </w:r>
      </w:del>
    </w:p>
    <w:p w14:paraId="39A73737" w14:textId="71B40977" w:rsidR="00D61B5B" w:rsidRPr="00D61B5B" w:rsidDel="00CF7E9B" w:rsidRDefault="00D61B5B" w:rsidP="009944C9">
      <w:pPr>
        <w:widowControl/>
        <w:tabs>
          <w:tab w:val="left" w:pos="3969"/>
        </w:tabs>
        <w:autoSpaceDE/>
        <w:autoSpaceDN/>
        <w:spacing w:before="120" w:after="120"/>
        <w:jc w:val="right"/>
        <w:rPr>
          <w:del w:id="779" w:author="Dimova, Stanislava" w:date="2023-03-09T12:10:00Z"/>
          <w:rFonts w:ascii="Times New Roman" w:eastAsia="Calibri" w:hAnsi="Times New Roman" w:cs="Times New Roman"/>
          <w:noProof/>
          <w:szCs w:val="20"/>
          <w:lang w:val="en-GB"/>
        </w:rPr>
      </w:pPr>
      <w:del w:id="780" w:author="Dimova, Stanislava" w:date="2023-03-09T12:10:00Z">
        <w:r w:rsidRPr="00D61B5B" w:rsidDel="00CF7E9B">
          <w:rPr>
            <w:rFonts w:ascii="Times New Roman" w:eastAsia="Calibri" w:hAnsi="Times New Roman" w:cs="Times New Roman"/>
            <w:noProof/>
            <w:szCs w:val="20"/>
            <w:lang w:val="en-GB"/>
          </w:rPr>
          <w:delText>Signature……………………………………….</w:delText>
        </w:r>
      </w:del>
    </w:p>
    <w:p w14:paraId="5EFE0B53" w14:textId="22DBFBA4" w:rsidR="00D61B5B" w:rsidRPr="00D61B5B" w:rsidDel="00CF7E9B" w:rsidRDefault="00D61B5B" w:rsidP="009944C9">
      <w:pPr>
        <w:widowControl/>
        <w:tabs>
          <w:tab w:val="left" w:pos="3969"/>
        </w:tabs>
        <w:autoSpaceDE/>
        <w:autoSpaceDN/>
        <w:spacing w:before="120" w:after="120"/>
        <w:rPr>
          <w:del w:id="781" w:author="Dimova, Stanislava" w:date="2023-03-09T12:10:00Z"/>
          <w:rFonts w:ascii="Times New Roman" w:eastAsia="Calibri" w:hAnsi="Times New Roman" w:cs="Times New Roman"/>
          <w:b/>
          <w:bCs/>
          <w:noProof/>
          <w:szCs w:val="20"/>
          <w:lang w:val="en-GB"/>
        </w:rPr>
      </w:pPr>
    </w:p>
    <w:p w14:paraId="530560E5" w14:textId="6C517B26" w:rsidR="00D61B5B" w:rsidRPr="00D61B5B" w:rsidDel="00CF7E9B" w:rsidRDefault="00D61B5B" w:rsidP="009944C9">
      <w:pPr>
        <w:widowControl/>
        <w:tabs>
          <w:tab w:val="left" w:pos="3969"/>
        </w:tabs>
        <w:autoSpaceDE/>
        <w:autoSpaceDN/>
        <w:spacing w:before="120" w:after="120"/>
        <w:rPr>
          <w:del w:id="782" w:author="Dimova, Stanislava" w:date="2023-03-09T12:10:00Z"/>
          <w:rFonts w:ascii="Times New Roman" w:eastAsia="Calibri" w:hAnsi="Times New Roman" w:cs="Times New Roman"/>
          <w:b/>
          <w:bCs/>
          <w:noProof/>
          <w:szCs w:val="20"/>
          <w:lang w:val="en-GB"/>
        </w:rPr>
      </w:pPr>
    </w:p>
    <w:p w14:paraId="106300B2" w14:textId="0CEE3FF8" w:rsidR="00D61B5B" w:rsidRPr="00D61B5B" w:rsidDel="00CF7E9B" w:rsidRDefault="00D61B5B" w:rsidP="009944C9">
      <w:pPr>
        <w:widowControl/>
        <w:tabs>
          <w:tab w:val="left" w:pos="3969"/>
        </w:tabs>
        <w:autoSpaceDE/>
        <w:autoSpaceDN/>
        <w:spacing w:before="120" w:after="120"/>
        <w:rPr>
          <w:del w:id="783" w:author="Dimova, Stanislava" w:date="2023-03-09T12:10:00Z"/>
          <w:rFonts w:ascii="Times New Roman" w:eastAsia="Calibri" w:hAnsi="Times New Roman" w:cs="Times New Roman"/>
          <w:b/>
          <w:bCs/>
          <w:noProof/>
          <w:szCs w:val="20"/>
          <w:lang w:val="en-GB"/>
        </w:rPr>
      </w:pPr>
    </w:p>
    <w:p w14:paraId="411E556D" w14:textId="0D5B5B01" w:rsidR="00D61B5B" w:rsidRPr="00D61B5B" w:rsidDel="00CF7E9B" w:rsidRDefault="00D61B5B" w:rsidP="009944C9">
      <w:pPr>
        <w:widowControl/>
        <w:tabs>
          <w:tab w:val="left" w:pos="3969"/>
        </w:tabs>
        <w:autoSpaceDE/>
        <w:autoSpaceDN/>
        <w:spacing w:before="120" w:after="240"/>
        <w:rPr>
          <w:del w:id="784" w:author="Dimova, Stanislava" w:date="2023-03-09T12:10:00Z"/>
          <w:rFonts w:ascii="Times New Roman" w:eastAsia="Calibri" w:hAnsi="Times New Roman" w:cs="Times New Roman"/>
          <w:b/>
          <w:bCs/>
          <w:noProof/>
          <w:szCs w:val="20"/>
          <w:lang w:val="en-GB"/>
        </w:rPr>
      </w:pPr>
      <w:del w:id="785" w:author="Dimova, Stanislava" w:date="2023-03-09T12:10:00Z">
        <w:r w:rsidRPr="00D61B5B" w:rsidDel="00CF7E9B">
          <w:rPr>
            <w:rFonts w:ascii="Times New Roman" w:eastAsia="Calibri" w:hAnsi="Times New Roman" w:cs="Times New Roman"/>
            <w:b/>
            <w:bCs/>
            <w:noProof/>
            <w:szCs w:val="20"/>
            <w:lang w:val="en-GB"/>
          </w:rPr>
          <w:delText>On behalf of the data importer:</w:delText>
        </w:r>
      </w:del>
    </w:p>
    <w:p w14:paraId="43C0093E" w14:textId="144A0D08" w:rsidR="00D61B5B" w:rsidRPr="00D61B5B" w:rsidDel="00CF7E9B" w:rsidRDefault="00D61B5B" w:rsidP="009944C9">
      <w:pPr>
        <w:widowControl/>
        <w:autoSpaceDE/>
        <w:autoSpaceDN/>
        <w:spacing w:after="240"/>
        <w:jc w:val="both"/>
        <w:rPr>
          <w:del w:id="786" w:author="Dimova, Stanislava" w:date="2023-03-09T12:10:00Z"/>
          <w:rFonts w:ascii="Times New Roman" w:eastAsia="Times New Roman" w:hAnsi="Times New Roman" w:cs="Times New Roman"/>
          <w:noProof/>
          <w:szCs w:val="18"/>
          <w:lang w:val="en-GB"/>
        </w:rPr>
      </w:pPr>
      <w:del w:id="787" w:author="Dimova, Stanislava" w:date="2023-03-09T12:10:00Z">
        <w:r w:rsidRPr="00D61B5B" w:rsidDel="00CF7E9B">
          <w:rPr>
            <w:rFonts w:ascii="Times New Roman" w:eastAsia="Times New Roman" w:hAnsi="Times New Roman" w:cs="Times New Roman"/>
            <w:noProof/>
            <w:spacing w:val="-2"/>
            <w:szCs w:val="18"/>
            <w:lang w:val="en-GB"/>
          </w:rPr>
          <w:delText>Name:</w:delText>
        </w:r>
        <w:r w:rsidRPr="00D61B5B" w:rsidDel="00CF7E9B">
          <w:rPr>
            <w:rFonts w:ascii="Times New Roman" w:eastAsia="Times New Roman" w:hAnsi="Times New Roman" w:cs="Times New Roman"/>
            <w:noProof/>
            <w:szCs w:val="18"/>
            <w:lang w:val="en-GB"/>
          </w:rPr>
          <w:tab/>
        </w:r>
        <w:r w:rsidRPr="00D61B5B" w:rsidDel="00CF7E9B">
          <w:rPr>
            <w:rFonts w:ascii="Times New Roman" w:eastAsia="Times New Roman" w:hAnsi="Times New Roman" w:cs="Times New Roman"/>
            <w:noProof/>
            <w:szCs w:val="18"/>
            <w:lang w:val="en-GB"/>
          </w:rPr>
          <w:tab/>
        </w:r>
      </w:del>
    </w:p>
    <w:p w14:paraId="392F76C6" w14:textId="4E39CB0E" w:rsidR="00D61B5B" w:rsidRPr="00D61B5B" w:rsidDel="00CF7E9B" w:rsidRDefault="00D61B5B" w:rsidP="009944C9">
      <w:pPr>
        <w:widowControl/>
        <w:autoSpaceDE/>
        <w:autoSpaceDN/>
        <w:spacing w:after="240"/>
        <w:jc w:val="both"/>
        <w:rPr>
          <w:del w:id="788" w:author="Dimova, Stanislava" w:date="2023-03-09T12:10:00Z"/>
          <w:rFonts w:ascii="Times New Roman" w:eastAsia="Times New Roman" w:hAnsi="Times New Roman" w:cs="Times New Roman"/>
          <w:noProof/>
          <w:spacing w:val="-3"/>
          <w:szCs w:val="18"/>
          <w:lang w:val="en-GB"/>
        </w:rPr>
      </w:pPr>
      <w:del w:id="789" w:author="Dimova, Stanislava" w:date="2023-03-09T12:10:00Z">
        <w:r w:rsidRPr="00D61B5B" w:rsidDel="00CF7E9B">
          <w:rPr>
            <w:rFonts w:ascii="Times New Roman" w:eastAsia="Times New Roman" w:hAnsi="Times New Roman" w:cs="Times New Roman"/>
            <w:noProof/>
            <w:spacing w:val="-3"/>
            <w:szCs w:val="18"/>
            <w:lang w:val="en-GB"/>
          </w:rPr>
          <w:delText>Position:</w:delText>
        </w:r>
        <w:r w:rsidRPr="00D61B5B" w:rsidDel="00CF7E9B">
          <w:rPr>
            <w:rFonts w:ascii="Times New Roman" w:eastAsia="Times New Roman" w:hAnsi="Times New Roman" w:cs="Times New Roman"/>
            <w:noProof/>
            <w:spacing w:val="-3"/>
            <w:szCs w:val="18"/>
            <w:lang w:val="en-GB"/>
          </w:rPr>
          <w:tab/>
        </w:r>
      </w:del>
    </w:p>
    <w:p w14:paraId="6CEC6F4E" w14:textId="3308DFED" w:rsidR="00D61B5B" w:rsidRPr="00D61B5B" w:rsidDel="00CF7E9B" w:rsidRDefault="00D61B5B" w:rsidP="009944C9">
      <w:pPr>
        <w:widowControl/>
        <w:autoSpaceDE/>
        <w:autoSpaceDN/>
        <w:spacing w:after="240"/>
        <w:jc w:val="both"/>
        <w:rPr>
          <w:del w:id="790" w:author="Dimova, Stanislava" w:date="2023-03-09T12:10:00Z"/>
          <w:rFonts w:ascii="Times New Roman" w:eastAsia="Times New Roman" w:hAnsi="Times New Roman" w:cs="Times New Roman"/>
          <w:noProof/>
          <w:szCs w:val="18"/>
          <w:lang w:val="en-GB"/>
        </w:rPr>
      </w:pPr>
      <w:del w:id="791" w:author="Dimova, Stanislava" w:date="2023-03-09T12:10:00Z">
        <w:r w:rsidRPr="00D61B5B" w:rsidDel="00CF7E9B">
          <w:rPr>
            <w:rFonts w:ascii="Times New Roman" w:eastAsia="Times New Roman" w:hAnsi="Times New Roman" w:cs="Times New Roman"/>
            <w:noProof/>
            <w:spacing w:val="-3"/>
            <w:szCs w:val="18"/>
            <w:lang w:val="en-GB"/>
          </w:rPr>
          <w:delText xml:space="preserve">Date: </w:delText>
        </w:r>
      </w:del>
    </w:p>
    <w:p w14:paraId="4576FA52" w14:textId="2702C1B1" w:rsidR="00D61B5B" w:rsidRPr="00D61B5B" w:rsidDel="00CF7E9B" w:rsidRDefault="00D61B5B" w:rsidP="009944C9">
      <w:pPr>
        <w:widowControl/>
        <w:autoSpaceDE/>
        <w:autoSpaceDN/>
        <w:spacing w:after="240"/>
        <w:ind w:left="4320" w:firstLine="1067"/>
        <w:jc w:val="both"/>
        <w:rPr>
          <w:del w:id="792" w:author="Dimova, Stanislava" w:date="2023-03-09T12:10:00Z"/>
          <w:rFonts w:ascii="Times New Roman" w:eastAsia="Times New Roman" w:hAnsi="Times New Roman" w:cs="Times New Roman"/>
          <w:noProof/>
          <w:szCs w:val="18"/>
          <w:lang w:val="en-GB"/>
        </w:rPr>
      </w:pPr>
      <w:del w:id="793" w:author="Dimova, Stanislava" w:date="2023-03-09T12:10:00Z">
        <w:r w:rsidRPr="00D61B5B" w:rsidDel="00CF7E9B">
          <w:rPr>
            <w:rFonts w:ascii="Times New Roman" w:eastAsia="Times New Roman" w:hAnsi="Times New Roman" w:cs="Times New Roman"/>
            <w:noProof/>
            <w:szCs w:val="18"/>
            <w:lang w:val="en-GB"/>
          </w:rPr>
          <w:delText>Signature……………………………………….</w:delText>
        </w:r>
      </w:del>
    </w:p>
    <w:p w14:paraId="006E06B7" w14:textId="2FCD6E75" w:rsidR="00D61B5B" w:rsidRPr="00D61B5B" w:rsidRDefault="00D61B5B">
      <w:pPr>
        <w:jc w:val="center"/>
        <w:rPr>
          <w:rFonts w:ascii="Times New Roman" w:eastAsia="Calibri" w:hAnsi="Times New Roman" w:cs="Times New Roman"/>
        </w:rPr>
        <w:pPrChange w:id="794" w:author="Dimova, Stanislava" w:date="2023-03-09T12:10:00Z">
          <w:pPr>
            <w:widowControl/>
            <w:autoSpaceDE/>
            <w:autoSpaceDN/>
            <w:spacing w:after="160"/>
          </w:pPr>
        </w:pPrChange>
      </w:pPr>
      <w:del w:id="795" w:author="Dimova, Stanislava" w:date="2023-03-09T12:10:00Z">
        <w:r w:rsidRPr="00D61B5B" w:rsidDel="00CF7E9B">
          <w:rPr>
            <w:rFonts w:ascii="Times New Roman" w:eastAsia="Calibri" w:hAnsi="Times New Roman" w:cs="Times New Roman"/>
          </w:rPr>
          <w:br w:type="page"/>
        </w:r>
      </w:del>
    </w:p>
    <w:p w14:paraId="180455AD" w14:textId="23C7CC0D" w:rsidR="00D61B5B" w:rsidRPr="00D61B5B" w:rsidDel="009944C9" w:rsidRDefault="00D61B5B" w:rsidP="009944C9">
      <w:pPr>
        <w:widowControl/>
        <w:adjustRightInd w:val="0"/>
        <w:spacing w:after="120"/>
        <w:jc w:val="center"/>
        <w:rPr>
          <w:del w:id="796" w:author="Dimova, Stanislava" w:date="2023-03-09T12:14:00Z"/>
          <w:rFonts w:ascii="Times New Roman" w:eastAsia="Calibri" w:hAnsi="Times New Roman" w:cs="Times New Roman"/>
          <w:b/>
          <w:bCs/>
        </w:rPr>
      </w:pPr>
      <w:del w:id="797" w:author="Dimova, Stanislava" w:date="2023-03-09T12:14:00Z">
        <w:r w:rsidRPr="00D61B5B" w:rsidDel="009944C9">
          <w:rPr>
            <w:rFonts w:ascii="Times New Roman" w:eastAsia="Calibri" w:hAnsi="Times New Roman" w:cs="Times New Roman"/>
            <w:b/>
            <w:bCs/>
          </w:rPr>
          <w:delText>APPENDIX: Data Processing</w:delText>
        </w:r>
      </w:del>
    </w:p>
    <w:p w14:paraId="7957945A" w14:textId="6E42F99F" w:rsidR="00D61B5B" w:rsidRPr="00D61B5B" w:rsidDel="009944C9" w:rsidRDefault="00D61B5B" w:rsidP="009944C9">
      <w:pPr>
        <w:widowControl/>
        <w:adjustRightInd w:val="0"/>
        <w:jc w:val="center"/>
        <w:rPr>
          <w:del w:id="798" w:author="Dimova, Stanislava" w:date="2023-03-09T12:14:00Z"/>
          <w:rFonts w:ascii="Times New Roman" w:eastAsia="Calibri" w:hAnsi="Times New Roman" w:cs="Times New Roman"/>
          <w:b/>
          <w:bCs/>
        </w:rPr>
      </w:pPr>
      <w:del w:id="799" w:author="Dimova, Stanislava" w:date="2023-03-09T12:14:00Z">
        <w:r w:rsidRPr="00D61B5B" w:rsidDel="009944C9">
          <w:rPr>
            <w:rFonts w:ascii="Times New Roman" w:eastAsia="Calibri" w:hAnsi="Times New Roman" w:cs="Times New Roman"/>
            <w:b/>
            <w:bCs/>
          </w:rPr>
          <w:delText>ANNEX I</w:delText>
        </w:r>
      </w:del>
    </w:p>
    <w:p w14:paraId="2FE3497A" w14:textId="1A6F3BC7" w:rsidR="00D61B5B" w:rsidRPr="00D61B5B" w:rsidDel="009944C9" w:rsidRDefault="00D61B5B" w:rsidP="009944C9">
      <w:pPr>
        <w:widowControl/>
        <w:adjustRightInd w:val="0"/>
        <w:rPr>
          <w:del w:id="800" w:author="Dimova, Stanislava" w:date="2023-03-09T12:14:00Z"/>
          <w:rFonts w:ascii="Times New Roman" w:eastAsia="Calibri" w:hAnsi="Times New Roman" w:cs="Times New Roman"/>
        </w:rPr>
      </w:pPr>
    </w:p>
    <w:p w14:paraId="3D86AA75" w14:textId="32F644EC" w:rsidR="00D61B5B" w:rsidRPr="00D61B5B" w:rsidDel="009944C9" w:rsidRDefault="00D61B5B" w:rsidP="009944C9">
      <w:pPr>
        <w:widowControl/>
        <w:numPr>
          <w:ilvl w:val="0"/>
          <w:numId w:val="35"/>
        </w:numPr>
        <w:autoSpaceDE/>
        <w:autoSpaceDN/>
        <w:adjustRightInd w:val="0"/>
        <w:spacing w:after="120"/>
        <w:ind w:left="425" w:hanging="425"/>
        <w:jc w:val="both"/>
        <w:rPr>
          <w:del w:id="801" w:author="Dimova, Stanislava" w:date="2023-03-09T12:14:00Z"/>
          <w:rFonts w:ascii="Times New Roman" w:eastAsia="Calibri" w:hAnsi="Times New Roman" w:cs="Times New Roman"/>
        </w:rPr>
      </w:pPr>
      <w:del w:id="802" w:author="Dimova, Stanislava" w:date="2023-03-09T12:14:00Z">
        <w:r w:rsidRPr="00D61B5B" w:rsidDel="009944C9">
          <w:rPr>
            <w:rFonts w:ascii="Times New Roman" w:eastAsia="Calibri" w:hAnsi="Times New Roman" w:cs="Times New Roman"/>
            <w:b/>
            <w:bCs/>
          </w:rPr>
          <w:delText>LIST OF PARTIES</w:delText>
        </w:r>
      </w:del>
    </w:p>
    <w:p w14:paraId="72461BE0" w14:textId="1F2CBD83" w:rsidR="00D61B5B" w:rsidRPr="00D61B5B" w:rsidDel="009944C9" w:rsidRDefault="00D61B5B" w:rsidP="009944C9">
      <w:pPr>
        <w:widowControl/>
        <w:adjustRightInd w:val="0"/>
        <w:spacing w:after="120"/>
        <w:ind w:left="425"/>
        <w:rPr>
          <w:del w:id="803" w:author="Dimova, Stanislava" w:date="2023-03-09T12:14:00Z"/>
          <w:rFonts w:ascii="Times New Roman" w:eastAsia="Calibri" w:hAnsi="Times New Roman" w:cs="Times New Roman"/>
        </w:rPr>
      </w:pPr>
      <w:del w:id="804" w:author="Dimova, Stanislava" w:date="2023-03-09T12:14:00Z">
        <w:r w:rsidRPr="00D61B5B" w:rsidDel="009944C9">
          <w:rPr>
            <w:rFonts w:ascii="Times New Roman" w:eastAsia="Calibri" w:hAnsi="Times New Roman" w:cs="Times New Roman"/>
            <w:b/>
            <w:bCs/>
          </w:rPr>
          <w:delText>Data exporter(s)</w:delText>
        </w:r>
        <w:r w:rsidRPr="00D61B5B" w:rsidDel="009944C9">
          <w:rPr>
            <w:rFonts w:ascii="Times New Roman" w:eastAsia="Calibri" w:hAnsi="Times New Roman" w:cs="Times New Roman"/>
          </w:rPr>
          <w:delText xml:space="preserve">: </w:delText>
        </w:r>
      </w:del>
    </w:p>
    <w:p w14:paraId="06A84442" w14:textId="45A8C045" w:rsidR="00D61B5B" w:rsidRPr="00D61B5B" w:rsidDel="009944C9" w:rsidRDefault="00D61B5B" w:rsidP="009944C9">
      <w:pPr>
        <w:widowControl/>
        <w:numPr>
          <w:ilvl w:val="0"/>
          <w:numId w:val="36"/>
        </w:numPr>
        <w:autoSpaceDE/>
        <w:autoSpaceDN/>
        <w:adjustRightInd w:val="0"/>
        <w:spacing w:after="298"/>
        <w:ind w:hanging="294"/>
        <w:jc w:val="both"/>
        <w:rPr>
          <w:del w:id="805" w:author="Dimova, Stanislava" w:date="2023-03-09T12:14:00Z"/>
          <w:rFonts w:ascii="Times New Roman" w:eastAsia="Calibri" w:hAnsi="Times New Roman" w:cs="Times New Roman"/>
        </w:rPr>
      </w:pPr>
      <w:del w:id="806" w:author="Dimova, Stanislava" w:date="2023-03-09T12:14:00Z">
        <w:r w:rsidRPr="00D61B5B" w:rsidDel="009944C9">
          <w:rPr>
            <w:rFonts w:ascii="Times New Roman" w:eastAsia="Calibri" w:hAnsi="Times New Roman" w:cs="Times New Roman"/>
          </w:rPr>
          <w:delText>Name: .....................................................................................................................</w:delText>
        </w:r>
      </w:del>
    </w:p>
    <w:p w14:paraId="004F5067" w14:textId="6AC1488A" w:rsidR="00D61B5B" w:rsidRPr="00D61B5B" w:rsidDel="009944C9" w:rsidRDefault="00D61B5B" w:rsidP="009944C9">
      <w:pPr>
        <w:widowControl/>
        <w:adjustRightInd w:val="0"/>
        <w:spacing w:after="120"/>
        <w:ind w:left="709"/>
        <w:jc w:val="both"/>
        <w:rPr>
          <w:del w:id="807" w:author="Dimova, Stanislava" w:date="2023-03-09T12:14:00Z"/>
          <w:rFonts w:ascii="Times New Roman" w:eastAsia="Calibri" w:hAnsi="Times New Roman" w:cs="Times New Roman"/>
        </w:rPr>
      </w:pPr>
      <w:del w:id="808" w:author="Dimova, Stanislava" w:date="2023-03-09T12:14:00Z">
        <w:r w:rsidRPr="00D61B5B" w:rsidDel="009944C9">
          <w:rPr>
            <w:rFonts w:ascii="Times New Roman" w:eastAsia="Calibri" w:hAnsi="Times New Roman" w:cs="Times New Roman"/>
          </w:rPr>
          <w:delText>Address: ...................................................................................................................</w:delText>
        </w:r>
      </w:del>
    </w:p>
    <w:p w14:paraId="7DCC2A46" w14:textId="26265482" w:rsidR="00D61B5B" w:rsidRPr="00D61B5B" w:rsidDel="009944C9" w:rsidRDefault="00D61B5B" w:rsidP="009944C9">
      <w:pPr>
        <w:widowControl/>
        <w:adjustRightInd w:val="0"/>
        <w:spacing w:after="120"/>
        <w:ind w:left="709"/>
        <w:jc w:val="both"/>
        <w:rPr>
          <w:del w:id="809" w:author="Dimova, Stanislava" w:date="2023-03-09T12:14:00Z"/>
          <w:rFonts w:ascii="Times New Roman" w:eastAsia="Calibri" w:hAnsi="Times New Roman" w:cs="Times New Roman"/>
        </w:rPr>
      </w:pPr>
      <w:del w:id="810" w:author="Dimova, Stanislava" w:date="2023-03-09T12:14:00Z">
        <w:r w:rsidRPr="00D61B5B" w:rsidDel="009944C9">
          <w:rPr>
            <w:rFonts w:ascii="Times New Roman" w:eastAsia="Calibri" w:hAnsi="Times New Roman" w:cs="Times New Roman"/>
          </w:rPr>
          <w:delText>Contact person’s name, position and contact details: .....................................................................</w:delText>
        </w:r>
      </w:del>
    </w:p>
    <w:p w14:paraId="1C7EBBBD" w14:textId="2B15BA8D" w:rsidR="00D61B5B" w:rsidRPr="00D61B5B" w:rsidDel="009944C9" w:rsidRDefault="00D61B5B" w:rsidP="009944C9">
      <w:pPr>
        <w:widowControl/>
        <w:adjustRightInd w:val="0"/>
        <w:spacing w:after="120"/>
        <w:ind w:left="709"/>
        <w:jc w:val="both"/>
        <w:rPr>
          <w:del w:id="811" w:author="Dimova, Stanislava" w:date="2023-03-09T12:14:00Z"/>
          <w:rFonts w:ascii="Times New Roman" w:eastAsia="Calibri" w:hAnsi="Times New Roman" w:cs="Times New Roman"/>
        </w:rPr>
      </w:pPr>
      <w:del w:id="812" w:author="Dimova, Stanislava" w:date="2023-03-09T12:14:00Z">
        <w:r w:rsidRPr="00D61B5B" w:rsidDel="009944C9">
          <w:rPr>
            <w:rFonts w:ascii="Times New Roman" w:eastAsia="Calibri" w:hAnsi="Times New Roman" w:cs="Times New Roman"/>
          </w:rPr>
          <w:delText>Activities relevant to the data transferred under these Clauses: ...........................................................</w:delText>
        </w:r>
      </w:del>
    </w:p>
    <w:p w14:paraId="44F510B6" w14:textId="26DD165F" w:rsidR="00D61B5B" w:rsidRPr="00D61B5B" w:rsidDel="009944C9" w:rsidRDefault="00D61B5B" w:rsidP="009944C9">
      <w:pPr>
        <w:widowControl/>
        <w:adjustRightInd w:val="0"/>
        <w:spacing w:after="120"/>
        <w:ind w:left="709"/>
        <w:jc w:val="both"/>
        <w:rPr>
          <w:del w:id="813" w:author="Dimova, Stanislava" w:date="2023-03-09T12:14:00Z"/>
          <w:rFonts w:ascii="Times New Roman" w:eastAsia="Calibri" w:hAnsi="Times New Roman" w:cs="Times New Roman"/>
        </w:rPr>
      </w:pPr>
      <w:del w:id="814" w:author="Dimova, Stanislava" w:date="2023-03-09T12:14:00Z">
        <w:r w:rsidRPr="00D61B5B" w:rsidDel="009944C9">
          <w:rPr>
            <w:rFonts w:ascii="Times New Roman" w:eastAsia="Calibri" w:hAnsi="Times New Roman" w:cs="Times New Roman"/>
          </w:rPr>
          <w:delText>Role (controller/processor): ...............................................................................................</w:delText>
        </w:r>
      </w:del>
    </w:p>
    <w:p w14:paraId="088EE1CC" w14:textId="0AB00957" w:rsidR="00D61B5B" w:rsidRPr="00D61B5B" w:rsidDel="009944C9" w:rsidRDefault="00D61B5B" w:rsidP="009944C9">
      <w:pPr>
        <w:widowControl/>
        <w:adjustRightInd w:val="0"/>
        <w:rPr>
          <w:del w:id="815" w:author="Dimova, Stanislava" w:date="2023-03-09T12:14:00Z"/>
          <w:rFonts w:ascii="Times New Roman" w:eastAsia="Calibri" w:hAnsi="Times New Roman" w:cs="Times New Roman"/>
        </w:rPr>
      </w:pPr>
    </w:p>
    <w:p w14:paraId="6C79141E" w14:textId="57D22B9C" w:rsidR="00D61B5B" w:rsidRPr="00D61B5B" w:rsidDel="009944C9" w:rsidRDefault="00D61B5B" w:rsidP="009944C9">
      <w:pPr>
        <w:widowControl/>
        <w:adjustRightInd w:val="0"/>
        <w:spacing w:after="120"/>
        <w:ind w:left="425"/>
        <w:jc w:val="both"/>
        <w:rPr>
          <w:del w:id="816" w:author="Dimova, Stanislava" w:date="2023-03-09T12:14:00Z"/>
          <w:rFonts w:ascii="Times New Roman" w:eastAsia="Calibri" w:hAnsi="Times New Roman" w:cs="Times New Roman"/>
        </w:rPr>
      </w:pPr>
      <w:del w:id="817" w:author="Dimova, Stanislava" w:date="2023-03-09T12:14:00Z">
        <w:r w:rsidRPr="00D61B5B" w:rsidDel="009944C9">
          <w:rPr>
            <w:rFonts w:ascii="Times New Roman" w:eastAsia="Calibri" w:hAnsi="Times New Roman" w:cs="Times New Roman"/>
            <w:b/>
            <w:bCs/>
          </w:rPr>
          <w:delText xml:space="preserve">Data importer(s): </w:delText>
        </w:r>
      </w:del>
    </w:p>
    <w:p w14:paraId="7C05A7E6" w14:textId="0C2976EF" w:rsidR="00D61B5B" w:rsidRPr="00D61B5B" w:rsidDel="009944C9" w:rsidRDefault="00D61B5B" w:rsidP="009944C9">
      <w:pPr>
        <w:widowControl/>
        <w:numPr>
          <w:ilvl w:val="0"/>
          <w:numId w:val="37"/>
        </w:numPr>
        <w:autoSpaceDE/>
        <w:autoSpaceDN/>
        <w:adjustRightInd w:val="0"/>
        <w:spacing w:after="298"/>
        <w:jc w:val="both"/>
        <w:rPr>
          <w:del w:id="818" w:author="Dimova, Stanislava" w:date="2023-03-09T12:14:00Z"/>
          <w:rFonts w:ascii="Times New Roman" w:eastAsia="Calibri" w:hAnsi="Times New Roman" w:cs="Times New Roman"/>
        </w:rPr>
      </w:pPr>
      <w:del w:id="819" w:author="Dimova, Stanislava" w:date="2023-03-09T12:14:00Z">
        <w:r w:rsidRPr="00D61B5B" w:rsidDel="009944C9">
          <w:rPr>
            <w:rFonts w:ascii="Times New Roman" w:eastAsia="Calibri" w:hAnsi="Times New Roman" w:cs="Times New Roman"/>
          </w:rPr>
          <w:delText>Name: .....................................................................................................................</w:delText>
        </w:r>
      </w:del>
    </w:p>
    <w:p w14:paraId="00071D11" w14:textId="0DA95319" w:rsidR="00D61B5B" w:rsidRPr="00D61B5B" w:rsidDel="009944C9" w:rsidRDefault="00D61B5B" w:rsidP="009944C9">
      <w:pPr>
        <w:widowControl/>
        <w:adjustRightInd w:val="0"/>
        <w:spacing w:after="120"/>
        <w:ind w:left="709"/>
        <w:jc w:val="both"/>
        <w:rPr>
          <w:del w:id="820" w:author="Dimova, Stanislava" w:date="2023-03-09T12:14:00Z"/>
          <w:rFonts w:ascii="Times New Roman" w:eastAsia="Calibri" w:hAnsi="Times New Roman" w:cs="Times New Roman"/>
        </w:rPr>
      </w:pPr>
      <w:del w:id="821" w:author="Dimova, Stanislava" w:date="2023-03-09T12:14:00Z">
        <w:r w:rsidRPr="00D61B5B" w:rsidDel="009944C9">
          <w:rPr>
            <w:rFonts w:ascii="Times New Roman" w:eastAsia="Calibri" w:hAnsi="Times New Roman" w:cs="Times New Roman"/>
          </w:rPr>
          <w:delText>Address: ...................................................................................................................</w:delText>
        </w:r>
      </w:del>
    </w:p>
    <w:p w14:paraId="2BF2C80E" w14:textId="08554ABD" w:rsidR="00D61B5B" w:rsidRPr="00D61B5B" w:rsidDel="009944C9" w:rsidRDefault="00D61B5B" w:rsidP="009944C9">
      <w:pPr>
        <w:widowControl/>
        <w:adjustRightInd w:val="0"/>
        <w:spacing w:after="120"/>
        <w:ind w:left="709"/>
        <w:jc w:val="both"/>
        <w:rPr>
          <w:del w:id="822" w:author="Dimova, Stanislava" w:date="2023-03-09T12:14:00Z"/>
          <w:rFonts w:ascii="Times New Roman" w:eastAsia="Calibri" w:hAnsi="Times New Roman" w:cs="Times New Roman"/>
        </w:rPr>
      </w:pPr>
      <w:del w:id="823" w:author="Dimova, Stanislava" w:date="2023-03-09T12:14:00Z">
        <w:r w:rsidRPr="00D61B5B" w:rsidDel="009944C9">
          <w:rPr>
            <w:rFonts w:ascii="Times New Roman" w:eastAsia="Calibri" w:hAnsi="Times New Roman" w:cs="Times New Roman"/>
          </w:rPr>
          <w:delText>Contact person’s name, position and contact details: .....................................................................</w:delText>
        </w:r>
      </w:del>
    </w:p>
    <w:p w14:paraId="1BF18161" w14:textId="537F5958" w:rsidR="00D61B5B" w:rsidRPr="00D61B5B" w:rsidDel="009944C9" w:rsidRDefault="00D61B5B" w:rsidP="009944C9">
      <w:pPr>
        <w:widowControl/>
        <w:adjustRightInd w:val="0"/>
        <w:spacing w:after="120"/>
        <w:ind w:left="709"/>
        <w:jc w:val="both"/>
        <w:rPr>
          <w:del w:id="824" w:author="Dimova, Stanislava" w:date="2023-03-09T12:14:00Z"/>
          <w:rFonts w:ascii="Times New Roman" w:eastAsia="Calibri" w:hAnsi="Times New Roman" w:cs="Times New Roman"/>
        </w:rPr>
      </w:pPr>
      <w:del w:id="825" w:author="Dimova, Stanislava" w:date="2023-03-09T12:14:00Z">
        <w:r w:rsidRPr="00D61B5B" w:rsidDel="009944C9">
          <w:rPr>
            <w:rFonts w:ascii="Times New Roman" w:eastAsia="Calibri" w:hAnsi="Times New Roman" w:cs="Times New Roman"/>
          </w:rPr>
          <w:delText>Activities relevant to the data transferred under these Clauses: ...........................................................</w:delText>
        </w:r>
      </w:del>
    </w:p>
    <w:p w14:paraId="1AFD2182" w14:textId="4E71DCCC" w:rsidR="00D61B5B" w:rsidRPr="00D61B5B" w:rsidDel="009944C9" w:rsidRDefault="00D61B5B" w:rsidP="009944C9">
      <w:pPr>
        <w:widowControl/>
        <w:adjustRightInd w:val="0"/>
        <w:spacing w:after="120"/>
        <w:ind w:left="709"/>
        <w:jc w:val="both"/>
        <w:rPr>
          <w:del w:id="826" w:author="Dimova, Stanislava" w:date="2023-03-09T12:14:00Z"/>
          <w:rFonts w:ascii="Times New Roman" w:eastAsia="Calibri" w:hAnsi="Times New Roman" w:cs="Times New Roman"/>
        </w:rPr>
      </w:pPr>
      <w:del w:id="827" w:author="Dimova, Stanislava" w:date="2023-03-09T12:14:00Z">
        <w:r w:rsidRPr="00D61B5B" w:rsidDel="009944C9">
          <w:rPr>
            <w:rFonts w:ascii="Times New Roman" w:eastAsia="Calibri" w:hAnsi="Times New Roman" w:cs="Times New Roman"/>
          </w:rPr>
          <w:delText>Role (controller/processor): ...............................................................................................</w:delText>
        </w:r>
      </w:del>
    </w:p>
    <w:p w14:paraId="7BFB45B3" w14:textId="0130654A" w:rsidR="00D61B5B" w:rsidRPr="00D61B5B" w:rsidDel="009944C9" w:rsidRDefault="00D61B5B" w:rsidP="009944C9">
      <w:pPr>
        <w:widowControl/>
        <w:adjustRightInd w:val="0"/>
        <w:rPr>
          <w:del w:id="828" w:author="Dimova, Stanislava" w:date="2023-03-09T12:14:00Z"/>
          <w:rFonts w:ascii="Times New Roman" w:eastAsia="Calibri" w:hAnsi="Times New Roman" w:cs="Times New Roman"/>
        </w:rPr>
      </w:pPr>
    </w:p>
    <w:p w14:paraId="71ADDD2F" w14:textId="4D2D9AE7" w:rsidR="00D61B5B" w:rsidRPr="00D61B5B" w:rsidDel="009944C9" w:rsidRDefault="00D61B5B" w:rsidP="009944C9">
      <w:pPr>
        <w:widowControl/>
        <w:numPr>
          <w:ilvl w:val="0"/>
          <w:numId w:val="35"/>
        </w:numPr>
        <w:autoSpaceDE/>
        <w:autoSpaceDN/>
        <w:adjustRightInd w:val="0"/>
        <w:spacing w:after="120"/>
        <w:ind w:left="425" w:hanging="425"/>
        <w:jc w:val="both"/>
        <w:rPr>
          <w:del w:id="829" w:author="Dimova, Stanislava" w:date="2023-03-09T12:14:00Z"/>
          <w:rFonts w:ascii="Times New Roman" w:eastAsia="Calibri" w:hAnsi="Times New Roman" w:cs="Times New Roman"/>
        </w:rPr>
      </w:pPr>
      <w:del w:id="830" w:author="Dimova, Stanislava" w:date="2023-03-09T12:14:00Z">
        <w:r w:rsidRPr="00D61B5B" w:rsidDel="009944C9">
          <w:rPr>
            <w:rFonts w:ascii="Times New Roman" w:eastAsia="Calibri" w:hAnsi="Times New Roman" w:cs="Times New Roman"/>
            <w:b/>
            <w:bCs/>
          </w:rPr>
          <w:delText>DESCRIPTION OF TRANSFER</w:delText>
        </w:r>
      </w:del>
    </w:p>
    <w:p w14:paraId="360B4957" w14:textId="31108376" w:rsidR="00D61B5B" w:rsidRPr="00D61B5B" w:rsidDel="009944C9" w:rsidRDefault="00D61B5B" w:rsidP="009944C9">
      <w:pPr>
        <w:widowControl/>
        <w:numPr>
          <w:ilvl w:val="0"/>
          <w:numId w:val="38"/>
        </w:numPr>
        <w:autoSpaceDE/>
        <w:autoSpaceDN/>
        <w:adjustRightInd w:val="0"/>
        <w:spacing w:after="120"/>
        <w:ind w:left="714" w:hanging="357"/>
        <w:jc w:val="both"/>
        <w:rPr>
          <w:del w:id="831" w:author="Dimova, Stanislava" w:date="2023-03-09T12:14:00Z"/>
          <w:rFonts w:ascii="Times New Roman" w:eastAsia="Calibri" w:hAnsi="Times New Roman" w:cs="Times New Roman"/>
        </w:rPr>
      </w:pPr>
      <w:del w:id="832" w:author="Dimova, Stanislava" w:date="2023-03-09T12:14:00Z">
        <w:r w:rsidRPr="00D61B5B" w:rsidDel="009944C9">
          <w:rPr>
            <w:rFonts w:ascii="Times New Roman" w:eastAsia="Calibri" w:hAnsi="Times New Roman" w:cs="Times New Roman"/>
          </w:rPr>
          <w:delText>Categories of data subjects whose personal data is transferred:</w:delText>
        </w:r>
      </w:del>
    </w:p>
    <w:p w14:paraId="6A094C6B" w14:textId="61900362" w:rsidR="00D61B5B" w:rsidRPr="00D61B5B" w:rsidDel="009944C9" w:rsidRDefault="00D61B5B" w:rsidP="009944C9">
      <w:pPr>
        <w:widowControl/>
        <w:adjustRightInd w:val="0"/>
        <w:spacing w:after="120"/>
        <w:ind w:left="714"/>
        <w:jc w:val="both"/>
        <w:rPr>
          <w:del w:id="833" w:author="Dimova, Stanislava" w:date="2023-03-09T12:14:00Z"/>
          <w:rFonts w:ascii="Times New Roman" w:eastAsia="Calibri" w:hAnsi="Times New Roman" w:cs="Times New Roman"/>
        </w:rPr>
      </w:pPr>
    </w:p>
    <w:p w14:paraId="01C59F75" w14:textId="3478B851" w:rsidR="00D61B5B" w:rsidRPr="00D61B5B" w:rsidDel="009944C9" w:rsidRDefault="00D61B5B" w:rsidP="009944C9">
      <w:pPr>
        <w:widowControl/>
        <w:numPr>
          <w:ilvl w:val="0"/>
          <w:numId w:val="38"/>
        </w:numPr>
        <w:autoSpaceDE/>
        <w:autoSpaceDN/>
        <w:adjustRightInd w:val="0"/>
        <w:spacing w:after="120"/>
        <w:ind w:left="714" w:hanging="357"/>
        <w:jc w:val="both"/>
        <w:rPr>
          <w:del w:id="834" w:author="Dimova, Stanislava" w:date="2023-03-09T12:14:00Z"/>
          <w:rFonts w:ascii="Times New Roman" w:eastAsia="Calibri" w:hAnsi="Times New Roman" w:cs="Times New Roman"/>
        </w:rPr>
      </w:pPr>
      <w:del w:id="835" w:author="Dimova, Stanislava" w:date="2023-03-09T12:14:00Z">
        <w:r w:rsidRPr="00D61B5B" w:rsidDel="009944C9">
          <w:rPr>
            <w:rFonts w:ascii="Times New Roman" w:eastAsia="Calibri" w:hAnsi="Times New Roman" w:cs="Times New Roman"/>
          </w:rPr>
          <w:delText>Categories of personal data transferred:</w:delText>
        </w:r>
      </w:del>
    </w:p>
    <w:p w14:paraId="15830547" w14:textId="1643D591" w:rsidR="00D61B5B" w:rsidRPr="00D61B5B" w:rsidDel="009944C9" w:rsidRDefault="00D61B5B" w:rsidP="009944C9">
      <w:pPr>
        <w:widowControl/>
        <w:autoSpaceDE/>
        <w:autoSpaceDN/>
        <w:spacing w:after="160"/>
        <w:ind w:left="720"/>
        <w:contextualSpacing/>
        <w:rPr>
          <w:del w:id="836" w:author="Dimova, Stanislava" w:date="2023-03-09T12:14:00Z"/>
          <w:rFonts w:ascii="Times New Roman" w:eastAsia="Calibri" w:hAnsi="Times New Roman" w:cs="Times New Roman"/>
        </w:rPr>
      </w:pPr>
    </w:p>
    <w:p w14:paraId="5E6E29FE" w14:textId="485AC6BD" w:rsidR="00D61B5B" w:rsidRPr="00D61B5B" w:rsidDel="009944C9" w:rsidRDefault="00D61B5B" w:rsidP="009944C9">
      <w:pPr>
        <w:widowControl/>
        <w:numPr>
          <w:ilvl w:val="0"/>
          <w:numId w:val="38"/>
        </w:numPr>
        <w:autoSpaceDE/>
        <w:autoSpaceDN/>
        <w:adjustRightInd w:val="0"/>
        <w:spacing w:after="120"/>
        <w:ind w:left="714" w:hanging="357"/>
        <w:jc w:val="both"/>
        <w:rPr>
          <w:del w:id="837" w:author="Dimova, Stanislava" w:date="2023-03-09T12:14:00Z"/>
          <w:rFonts w:ascii="Times New Roman" w:eastAsia="Calibri" w:hAnsi="Times New Roman" w:cs="Times New Roman"/>
        </w:rPr>
      </w:pPr>
      <w:del w:id="838" w:author="Dimova, Stanislava" w:date="2023-03-09T12:14:00Z">
        <w:r w:rsidRPr="00D61B5B" w:rsidDel="009944C9">
          <w:rPr>
            <w:rFonts w:ascii="Times New Roman" w:eastAsia="Calibri" w:hAnsi="Times New Roman" w:cs="Times New Roman"/>
          </w:rPr>
          <w:delText>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specialised training), keeping a record of access to the data, restrictions for onward transfers or additional security measures.:</w:delText>
        </w:r>
      </w:del>
    </w:p>
    <w:p w14:paraId="434DE4C4" w14:textId="5D8724B0" w:rsidR="00D61B5B" w:rsidRPr="00D61B5B" w:rsidDel="009944C9" w:rsidRDefault="00D61B5B" w:rsidP="009944C9">
      <w:pPr>
        <w:widowControl/>
        <w:autoSpaceDE/>
        <w:autoSpaceDN/>
        <w:spacing w:after="160"/>
        <w:ind w:left="720"/>
        <w:contextualSpacing/>
        <w:rPr>
          <w:del w:id="839" w:author="Dimova, Stanislava" w:date="2023-03-09T12:14:00Z"/>
          <w:rFonts w:ascii="Times New Roman" w:eastAsia="Calibri" w:hAnsi="Times New Roman" w:cs="Times New Roman"/>
        </w:rPr>
      </w:pPr>
    </w:p>
    <w:p w14:paraId="1E4E17D6" w14:textId="4E8F5BAD" w:rsidR="00D61B5B" w:rsidRPr="00D61B5B" w:rsidDel="009944C9" w:rsidRDefault="00D61B5B" w:rsidP="009944C9">
      <w:pPr>
        <w:widowControl/>
        <w:numPr>
          <w:ilvl w:val="0"/>
          <w:numId w:val="38"/>
        </w:numPr>
        <w:autoSpaceDE/>
        <w:autoSpaceDN/>
        <w:adjustRightInd w:val="0"/>
        <w:spacing w:after="120"/>
        <w:ind w:left="714" w:hanging="357"/>
        <w:jc w:val="both"/>
        <w:rPr>
          <w:del w:id="840" w:author="Dimova, Stanislava" w:date="2023-03-09T12:14:00Z"/>
          <w:rFonts w:ascii="Times New Roman" w:eastAsia="Calibri" w:hAnsi="Times New Roman" w:cs="Times New Roman"/>
        </w:rPr>
      </w:pPr>
      <w:del w:id="841" w:author="Dimova, Stanislava" w:date="2023-03-09T12:14:00Z">
        <w:r w:rsidRPr="00D61B5B" w:rsidDel="009944C9">
          <w:rPr>
            <w:rFonts w:ascii="Times New Roman" w:eastAsia="Calibri" w:hAnsi="Times New Roman" w:cs="Times New Roman"/>
          </w:rPr>
          <w:delText>The frequency of the transfer (e.g. whether the data is transferred on a one-off or continuous basis).:</w:delText>
        </w:r>
      </w:del>
    </w:p>
    <w:p w14:paraId="34F51E0C" w14:textId="6CBCDB61" w:rsidR="00D61B5B" w:rsidRPr="00D61B5B" w:rsidDel="009944C9" w:rsidRDefault="00D61B5B" w:rsidP="009944C9">
      <w:pPr>
        <w:widowControl/>
        <w:autoSpaceDE/>
        <w:autoSpaceDN/>
        <w:spacing w:after="160"/>
        <w:ind w:left="720"/>
        <w:contextualSpacing/>
        <w:rPr>
          <w:del w:id="842" w:author="Dimova, Stanislava" w:date="2023-03-09T12:14:00Z"/>
          <w:rFonts w:ascii="Times New Roman" w:eastAsia="Calibri" w:hAnsi="Times New Roman" w:cs="Times New Roman"/>
        </w:rPr>
      </w:pPr>
    </w:p>
    <w:p w14:paraId="3A8E79C4" w14:textId="3B12B3E7" w:rsidR="00D61B5B" w:rsidRPr="00D61B5B" w:rsidDel="009944C9" w:rsidRDefault="00D61B5B" w:rsidP="009944C9">
      <w:pPr>
        <w:widowControl/>
        <w:numPr>
          <w:ilvl w:val="0"/>
          <w:numId w:val="38"/>
        </w:numPr>
        <w:autoSpaceDE/>
        <w:autoSpaceDN/>
        <w:adjustRightInd w:val="0"/>
        <w:spacing w:after="120"/>
        <w:ind w:left="714" w:hanging="357"/>
        <w:jc w:val="both"/>
        <w:rPr>
          <w:del w:id="843" w:author="Dimova, Stanislava" w:date="2023-03-09T12:14:00Z"/>
          <w:rFonts w:ascii="Times New Roman" w:eastAsia="Calibri" w:hAnsi="Times New Roman" w:cs="Times New Roman"/>
        </w:rPr>
      </w:pPr>
      <w:del w:id="844" w:author="Dimova, Stanislava" w:date="2023-03-09T12:14:00Z">
        <w:r w:rsidRPr="00D61B5B" w:rsidDel="009944C9">
          <w:rPr>
            <w:rFonts w:ascii="Times New Roman" w:eastAsia="Calibri" w:hAnsi="Times New Roman" w:cs="Times New Roman"/>
          </w:rPr>
          <w:delText>Nature of the processing:</w:delText>
        </w:r>
      </w:del>
    </w:p>
    <w:p w14:paraId="06E23204" w14:textId="578C7730" w:rsidR="00D61B5B" w:rsidRPr="00D61B5B" w:rsidDel="009944C9" w:rsidRDefault="00D61B5B" w:rsidP="009944C9">
      <w:pPr>
        <w:widowControl/>
        <w:autoSpaceDE/>
        <w:autoSpaceDN/>
        <w:spacing w:after="160"/>
        <w:ind w:left="720"/>
        <w:contextualSpacing/>
        <w:rPr>
          <w:del w:id="845" w:author="Dimova, Stanislava" w:date="2023-03-09T12:14:00Z"/>
          <w:rFonts w:ascii="Times New Roman" w:eastAsia="Calibri" w:hAnsi="Times New Roman" w:cs="Times New Roman"/>
        </w:rPr>
      </w:pPr>
    </w:p>
    <w:p w14:paraId="2EA586D1" w14:textId="27AF863D" w:rsidR="00D61B5B" w:rsidRPr="00D61B5B" w:rsidDel="009944C9" w:rsidRDefault="00D61B5B" w:rsidP="009944C9">
      <w:pPr>
        <w:widowControl/>
        <w:numPr>
          <w:ilvl w:val="0"/>
          <w:numId w:val="38"/>
        </w:numPr>
        <w:autoSpaceDE/>
        <w:autoSpaceDN/>
        <w:adjustRightInd w:val="0"/>
        <w:spacing w:after="120"/>
        <w:ind w:left="714" w:hanging="357"/>
        <w:jc w:val="both"/>
        <w:rPr>
          <w:del w:id="846" w:author="Dimova, Stanislava" w:date="2023-03-09T12:14:00Z"/>
          <w:rFonts w:ascii="Times New Roman" w:eastAsia="Calibri" w:hAnsi="Times New Roman" w:cs="Times New Roman"/>
        </w:rPr>
      </w:pPr>
      <w:del w:id="847" w:author="Dimova, Stanislava" w:date="2023-03-09T12:14:00Z">
        <w:r w:rsidRPr="00D61B5B" w:rsidDel="009944C9">
          <w:rPr>
            <w:rFonts w:ascii="Times New Roman" w:eastAsia="Calibri" w:hAnsi="Times New Roman" w:cs="Times New Roman"/>
          </w:rPr>
          <w:delText>Purpose(s) of the data transfer and further processing:</w:delText>
        </w:r>
      </w:del>
    </w:p>
    <w:p w14:paraId="1F31BEB8" w14:textId="13BDA0EA" w:rsidR="00D61B5B" w:rsidRPr="00D61B5B" w:rsidDel="009944C9" w:rsidRDefault="00D61B5B" w:rsidP="009944C9">
      <w:pPr>
        <w:widowControl/>
        <w:autoSpaceDE/>
        <w:autoSpaceDN/>
        <w:spacing w:after="160"/>
        <w:ind w:left="720"/>
        <w:contextualSpacing/>
        <w:rPr>
          <w:del w:id="848" w:author="Dimova, Stanislava" w:date="2023-03-09T12:14:00Z"/>
          <w:rFonts w:ascii="Times New Roman" w:eastAsia="Calibri" w:hAnsi="Times New Roman" w:cs="Times New Roman"/>
        </w:rPr>
      </w:pPr>
    </w:p>
    <w:p w14:paraId="526E5490" w14:textId="7107610E" w:rsidR="00D61B5B" w:rsidRPr="00D61B5B" w:rsidDel="009944C9" w:rsidRDefault="00D61B5B" w:rsidP="009944C9">
      <w:pPr>
        <w:widowControl/>
        <w:numPr>
          <w:ilvl w:val="0"/>
          <w:numId w:val="38"/>
        </w:numPr>
        <w:autoSpaceDE/>
        <w:autoSpaceDN/>
        <w:adjustRightInd w:val="0"/>
        <w:spacing w:after="120"/>
        <w:ind w:left="714" w:hanging="357"/>
        <w:jc w:val="both"/>
        <w:rPr>
          <w:del w:id="849" w:author="Dimova, Stanislava" w:date="2023-03-09T12:14:00Z"/>
          <w:rFonts w:ascii="Times New Roman" w:eastAsia="Calibri" w:hAnsi="Times New Roman" w:cs="Times New Roman"/>
        </w:rPr>
      </w:pPr>
      <w:del w:id="850" w:author="Dimova, Stanislava" w:date="2023-03-09T12:14:00Z">
        <w:r w:rsidRPr="00D61B5B" w:rsidDel="009944C9">
          <w:rPr>
            <w:rFonts w:ascii="Times New Roman" w:eastAsia="Calibri" w:hAnsi="Times New Roman" w:cs="Times New Roman"/>
          </w:rPr>
          <w:delText>The period for which the personal data will be retained, or, if that is not possible, the criteria used to determine that period:</w:delText>
        </w:r>
      </w:del>
    </w:p>
    <w:p w14:paraId="6DAEE93C" w14:textId="432339AA" w:rsidR="00D61B5B" w:rsidRPr="00D61B5B" w:rsidDel="009944C9" w:rsidRDefault="00D61B5B" w:rsidP="009944C9">
      <w:pPr>
        <w:widowControl/>
        <w:autoSpaceDE/>
        <w:autoSpaceDN/>
        <w:spacing w:after="160"/>
        <w:ind w:left="720"/>
        <w:contextualSpacing/>
        <w:rPr>
          <w:del w:id="851" w:author="Dimova, Stanislava" w:date="2023-03-09T12:14:00Z"/>
          <w:rFonts w:ascii="Times New Roman" w:eastAsia="Calibri" w:hAnsi="Times New Roman" w:cs="Times New Roman"/>
        </w:rPr>
      </w:pPr>
    </w:p>
    <w:p w14:paraId="6A36833A" w14:textId="5AAC777A" w:rsidR="00D61B5B" w:rsidRPr="00D61B5B" w:rsidDel="009944C9" w:rsidRDefault="00D61B5B" w:rsidP="009944C9">
      <w:pPr>
        <w:widowControl/>
        <w:numPr>
          <w:ilvl w:val="0"/>
          <w:numId w:val="38"/>
        </w:numPr>
        <w:autoSpaceDE/>
        <w:autoSpaceDN/>
        <w:adjustRightInd w:val="0"/>
        <w:spacing w:after="120"/>
        <w:ind w:left="714" w:hanging="357"/>
        <w:jc w:val="both"/>
        <w:rPr>
          <w:del w:id="852" w:author="Dimova, Stanislava" w:date="2023-03-09T12:14:00Z"/>
          <w:rFonts w:ascii="Times New Roman" w:eastAsia="Calibri" w:hAnsi="Times New Roman" w:cs="Times New Roman"/>
        </w:rPr>
      </w:pPr>
      <w:del w:id="853" w:author="Dimova, Stanislava" w:date="2023-03-09T12:14:00Z">
        <w:r w:rsidRPr="00D61B5B" w:rsidDel="009944C9">
          <w:rPr>
            <w:rFonts w:ascii="Times New Roman" w:eastAsia="Calibri" w:hAnsi="Times New Roman" w:cs="Times New Roman"/>
          </w:rPr>
          <w:delText>For transfers to (sub-) processors, also specify subject matter, nature and duration of the processing:</w:delText>
        </w:r>
      </w:del>
    </w:p>
    <w:p w14:paraId="48553F95" w14:textId="2570785C" w:rsidR="00D61B5B" w:rsidRPr="00D61B5B" w:rsidDel="009944C9" w:rsidRDefault="00D61B5B" w:rsidP="009944C9">
      <w:pPr>
        <w:widowControl/>
        <w:adjustRightInd w:val="0"/>
        <w:rPr>
          <w:del w:id="854" w:author="Dimova, Stanislava" w:date="2023-03-09T12:14:00Z"/>
          <w:rFonts w:ascii="Times New Roman" w:eastAsia="Calibri" w:hAnsi="Times New Roman" w:cs="Times New Roman"/>
        </w:rPr>
      </w:pPr>
    </w:p>
    <w:p w14:paraId="0975061B" w14:textId="5C441D60" w:rsidR="00D61B5B" w:rsidRPr="00D61B5B" w:rsidDel="009944C9" w:rsidRDefault="00D61B5B" w:rsidP="009944C9">
      <w:pPr>
        <w:widowControl/>
        <w:numPr>
          <w:ilvl w:val="0"/>
          <w:numId w:val="35"/>
        </w:numPr>
        <w:autoSpaceDE/>
        <w:autoSpaceDN/>
        <w:adjustRightInd w:val="0"/>
        <w:spacing w:after="120"/>
        <w:ind w:left="425" w:hanging="425"/>
        <w:jc w:val="both"/>
        <w:rPr>
          <w:del w:id="855" w:author="Dimova, Stanislava" w:date="2023-03-09T12:14:00Z"/>
          <w:rFonts w:ascii="Times New Roman" w:eastAsia="Calibri" w:hAnsi="Times New Roman" w:cs="Times New Roman"/>
        </w:rPr>
      </w:pPr>
      <w:commentRangeStart w:id="856"/>
      <w:del w:id="857" w:author="Dimova, Stanislava" w:date="2023-03-09T12:14:00Z">
        <w:r w:rsidRPr="00D61B5B" w:rsidDel="009944C9">
          <w:rPr>
            <w:rFonts w:ascii="Times New Roman" w:eastAsia="Calibri" w:hAnsi="Times New Roman" w:cs="Times New Roman"/>
            <w:b/>
            <w:bCs/>
          </w:rPr>
          <w:delText>COMPETENT SUPERVISORY AUTHORITY</w:delText>
        </w:r>
      </w:del>
    </w:p>
    <w:p w14:paraId="6977FE84" w14:textId="3836E951" w:rsidR="00D61B5B" w:rsidRPr="00D61B5B" w:rsidDel="009944C9" w:rsidRDefault="00D61B5B" w:rsidP="009944C9">
      <w:pPr>
        <w:widowControl/>
        <w:adjustRightInd w:val="0"/>
        <w:ind w:left="426"/>
        <w:rPr>
          <w:del w:id="858" w:author="Dimova, Stanislava" w:date="2023-03-09T12:14:00Z"/>
          <w:rFonts w:ascii="Times New Roman" w:eastAsia="Calibri" w:hAnsi="Times New Roman" w:cs="Times New Roman"/>
        </w:rPr>
      </w:pPr>
      <w:del w:id="859" w:author="Dimova, Stanislava" w:date="2023-03-09T12:14:00Z">
        <w:r w:rsidRPr="00D61B5B" w:rsidDel="009944C9">
          <w:rPr>
            <w:rFonts w:ascii="Times New Roman" w:eastAsia="Calibri" w:hAnsi="Times New Roman" w:cs="Times New Roman"/>
          </w:rPr>
          <w:delText xml:space="preserve">Identify the competent supervisory authority/ies in accordance with Clause 13: </w:delText>
        </w:r>
        <w:r w:rsidRPr="00D61B5B" w:rsidDel="009944C9">
          <w:rPr>
            <w:rFonts w:ascii="Times New Roman" w:eastAsia="Calibri" w:hAnsi="Times New Roman" w:cs="Times New Roman"/>
            <w:highlight w:val="yellow"/>
          </w:rPr>
          <w:delText>[ ]</w:delText>
        </w:r>
        <w:commentRangeEnd w:id="856"/>
        <w:r w:rsidR="004312A2" w:rsidDel="009944C9">
          <w:rPr>
            <w:rStyle w:val="CommentReference"/>
          </w:rPr>
          <w:commentReference w:id="856"/>
        </w:r>
      </w:del>
    </w:p>
    <w:p w14:paraId="38E6E30B" w14:textId="2E4ACBD3" w:rsidR="00D61B5B" w:rsidRPr="00D61B5B" w:rsidDel="009944C9" w:rsidRDefault="00D61B5B">
      <w:pPr>
        <w:widowControl/>
        <w:adjustRightInd w:val="0"/>
        <w:spacing w:after="120"/>
        <w:jc w:val="center"/>
        <w:rPr>
          <w:del w:id="860" w:author="Dimova, Stanislava" w:date="2023-03-09T12:14:00Z"/>
          <w:rFonts w:ascii="Times New Roman" w:eastAsia="Calibri" w:hAnsi="Times New Roman" w:cs="Times New Roman"/>
        </w:rPr>
        <w:pPrChange w:id="861" w:author="Dimova, Stanislava" w:date="2023-03-09T12:14:00Z">
          <w:pPr>
            <w:widowControl/>
            <w:autoSpaceDE/>
            <w:autoSpaceDN/>
            <w:spacing w:after="160"/>
          </w:pPr>
        </w:pPrChange>
      </w:pPr>
      <w:del w:id="862" w:author="Dimova, Stanislava" w:date="2023-03-09T12:14:00Z">
        <w:r w:rsidRPr="00D61B5B" w:rsidDel="009944C9">
          <w:rPr>
            <w:rFonts w:ascii="Times New Roman" w:eastAsia="Calibri" w:hAnsi="Times New Roman" w:cs="Times New Roman"/>
          </w:rPr>
          <w:br w:type="page"/>
        </w:r>
      </w:del>
    </w:p>
    <w:p w14:paraId="0CA0F4AA" w14:textId="154EA0E3" w:rsidR="00D61B5B" w:rsidRPr="00D61B5B" w:rsidDel="009944C9" w:rsidRDefault="00D61B5B" w:rsidP="009944C9">
      <w:pPr>
        <w:widowControl/>
        <w:adjustRightInd w:val="0"/>
        <w:jc w:val="center"/>
        <w:rPr>
          <w:del w:id="863" w:author="Dimova, Stanislava" w:date="2023-03-09T12:14:00Z"/>
          <w:rFonts w:ascii="Times New Roman" w:eastAsia="Calibri" w:hAnsi="Times New Roman" w:cs="Times New Roman"/>
        </w:rPr>
      </w:pPr>
      <w:del w:id="864" w:author="Dimova, Stanislava" w:date="2023-03-09T12:14:00Z">
        <w:r w:rsidRPr="00D61B5B" w:rsidDel="009944C9">
          <w:rPr>
            <w:rFonts w:ascii="Times New Roman" w:eastAsia="Calibri" w:hAnsi="Times New Roman" w:cs="Times New Roman"/>
            <w:b/>
            <w:bCs/>
          </w:rPr>
          <w:delText xml:space="preserve">ANNEX II: </w:delText>
        </w:r>
      </w:del>
    </w:p>
    <w:p w14:paraId="15D6E52B" w14:textId="7C2734A7" w:rsidR="00D61B5B" w:rsidRPr="00D61B5B" w:rsidDel="009944C9" w:rsidRDefault="00D61B5B" w:rsidP="009944C9">
      <w:pPr>
        <w:widowControl/>
        <w:adjustRightInd w:val="0"/>
        <w:jc w:val="center"/>
        <w:rPr>
          <w:del w:id="865" w:author="Dimova, Stanislava" w:date="2023-03-09T12:14:00Z"/>
          <w:rFonts w:ascii="Times New Roman" w:eastAsia="Calibri" w:hAnsi="Times New Roman" w:cs="Times New Roman"/>
        </w:rPr>
      </w:pPr>
      <w:del w:id="866" w:author="Dimova, Stanislava" w:date="2023-03-09T12:14:00Z">
        <w:r w:rsidRPr="00D61B5B" w:rsidDel="009944C9">
          <w:rPr>
            <w:rFonts w:ascii="Times New Roman" w:eastAsia="Calibri" w:hAnsi="Times New Roman" w:cs="Times New Roman"/>
            <w:b/>
            <w:bCs/>
          </w:rPr>
          <w:delText>TECHNICAL AND ORGANISATIONAL MEASURES INCLUDING TECHNICAL AND ORGANISATIONAL MEASURES TO ENSURE THE SECURITY OF THE DATA</w:delText>
        </w:r>
      </w:del>
    </w:p>
    <w:p w14:paraId="70225A11" w14:textId="071BEF25" w:rsidR="00D61B5B" w:rsidRPr="00D61B5B" w:rsidDel="009944C9" w:rsidRDefault="00D61B5B" w:rsidP="009944C9">
      <w:pPr>
        <w:widowControl/>
        <w:adjustRightInd w:val="0"/>
        <w:rPr>
          <w:del w:id="867" w:author="Dimova, Stanislava" w:date="2023-03-09T12:14:00Z"/>
          <w:rFonts w:ascii="Times New Roman" w:eastAsia="Calibri" w:hAnsi="Times New Roman" w:cs="Times New Roman"/>
          <w:b/>
          <w:bCs/>
        </w:rPr>
      </w:pPr>
    </w:p>
    <w:p w14:paraId="3390077F" w14:textId="56CEBBCA" w:rsidR="00D61B5B" w:rsidRPr="00D61B5B" w:rsidDel="009944C9" w:rsidRDefault="00000C84" w:rsidP="009944C9">
      <w:pPr>
        <w:widowControl/>
        <w:adjustRightInd w:val="0"/>
        <w:rPr>
          <w:del w:id="868" w:author="Dimova, Stanislava" w:date="2023-03-09T12:14:00Z"/>
          <w:rFonts w:ascii="Times New Roman" w:eastAsia="Calibri" w:hAnsi="Times New Roman" w:cs="Times New Roman"/>
        </w:rPr>
      </w:pPr>
      <w:del w:id="869" w:author="Dimova, Stanislava" w:date="2023-03-09T12:14:00Z">
        <w:r w:rsidRPr="00000C84" w:rsidDel="009944C9">
          <w:rPr>
            <w:rFonts w:ascii="Times New Roman" w:eastAsia="Calibri" w:hAnsi="Times New Roman" w:cs="Times New Roman"/>
          </w:rPr>
          <w:delText>The technical and organizational measures are provided under Attachment 2 of the Data Processing Agreement which these Clauses are incorporated into by reference</w:delText>
        </w:r>
        <w:r w:rsidDel="009944C9">
          <w:rPr>
            <w:rFonts w:ascii="Times New Roman" w:eastAsia="Calibri" w:hAnsi="Times New Roman" w:cs="Times New Roman"/>
          </w:rPr>
          <w:delText>.</w:delText>
        </w:r>
        <w:r w:rsidRPr="00000C84" w:rsidDel="009944C9">
          <w:rPr>
            <w:rFonts w:ascii="Times New Roman" w:eastAsia="Calibri" w:hAnsi="Times New Roman" w:cs="Times New Roman"/>
          </w:rPr>
          <w:delText xml:space="preserve"> </w:delText>
        </w:r>
      </w:del>
    </w:p>
    <w:p w14:paraId="377C65C9" w14:textId="2DDBF0D4" w:rsidR="00D61B5B" w:rsidRPr="00D61B5B" w:rsidDel="009944C9" w:rsidRDefault="00D61B5B">
      <w:pPr>
        <w:widowControl/>
        <w:adjustRightInd w:val="0"/>
        <w:spacing w:after="120"/>
        <w:jc w:val="center"/>
        <w:rPr>
          <w:del w:id="870" w:author="Dimova, Stanislava" w:date="2023-03-09T12:14:00Z"/>
          <w:rFonts w:ascii="Times New Roman" w:eastAsia="Calibri" w:hAnsi="Times New Roman" w:cs="Times New Roman"/>
        </w:rPr>
        <w:pPrChange w:id="871" w:author="Dimova, Stanislava" w:date="2023-03-09T12:14:00Z">
          <w:pPr>
            <w:widowControl/>
            <w:autoSpaceDE/>
            <w:autoSpaceDN/>
            <w:spacing w:after="160"/>
          </w:pPr>
        </w:pPrChange>
      </w:pPr>
      <w:del w:id="872" w:author="Dimova, Stanislava" w:date="2023-03-09T12:14:00Z">
        <w:r w:rsidRPr="00D61B5B" w:rsidDel="009944C9">
          <w:rPr>
            <w:rFonts w:ascii="Times New Roman" w:eastAsia="Calibri" w:hAnsi="Times New Roman" w:cs="Times New Roman"/>
          </w:rPr>
          <w:br w:type="page"/>
        </w:r>
      </w:del>
    </w:p>
    <w:p w14:paraId="3A5990E8" w14:textId="09FBCD26" w:rsidR="00D61B5B" w:rsidRPr="00D61B5B" w:rsidDel="009944C9" w:rsidRDefault="00D61B5B" w:rsidP="009944C9">
      <w:pPr>
        <w:widowControl/>
        <w:adjustRightInd w:val="0"/>
        <w:spacing w:after="120"/>
        <w:jc w:val="center"/>
        <w:rPr>
          <w:del w:id="873" w:author="Dimova, Stanislava" w:date="2023-03-09T12:14:00Z"/>
          <w:rFonts w:ascii="Times New Roman" w:eastAsia="Calibri" w:hAnsi="Times New Roman" w:cs="Times New Roman"/>
          <w:b/>
          <w:bCs/>
        </w:rPr>
      </w:pPr>
      <w:del w:id="874" w:author="Dimova, Stanislava" w:date="2023-03-09T12:14:00Z">
        <w:r w:rsidRPr="00D61B5B" w:rsidDel="009944C9">
          <w:rPr>
            <w:rFonts w:ascii="Times New Roman" w:eastAsia="Calibri" w:hAnsi="Times New Roman" w:cs="Times New Roman"/>
            <w:b/>
            <w:bCs/>
          </w:rPr>
          <w:delText>ANNEX III</w:delText>
        </w:r>
      </w:del>
    </w:p>
    <w:p w14:paraId="1918F9A9" w14:textId="5EDF1EA6" w:rsidR="00D61B5B" w:rsidRPr="00D61B5B" w:rsidDel="009944C9" w:rsidRDefault="00D61B5B" w:rsidP="009944C9">
      <w:pPr>
        <w:widowControl/>
        <w:adjustRightInd w:val="0"/>
        <w:jc w:val="center"/>
        <w:rPr>
          <w:del w:id="875" w:author="Dimova, Stanislava" w:date="2023-03-09T12:14:00Z"/>
          <w:rFonts w:ascii="Times New Roman" w:eastAsia="Calibri" w:hAnsi="Times New Roman" w:cs="Times New Roman"/>
        </w:rPr>
      </w:pPr>
      <w:del w:id="876" w:author="Dimova, Stanislava" w:date="2023-03-09T12:14:00Z">
        <w:r w:rsidRPr="00D61B5B" w:rsidDel="009944C9">
          <w:rPr>
            <w:rFonts w:ascii="Times New Roman" w:eastAsia="Calibri" w:hAnsi="Times New Roman" w:cs="Times New Roman"/>
            <w:b/>
            <w:bCs/>
          </w:rPr>
          <w:delText>LIST OF SUB-PROCESSORS</w:delText>
        </w:r>
      </w:del>
    </w:p>
    <w:p w14:paraId="6E2E9904" w14:textId="30A7BDAB" w:rsidR="00D61B5B" w:rsidRPr="00D61B5B" w:rsidDel="009944C9" w:rsidRDefault="00D61B5B" w:rsidP="009944C9">
      <w:pPr>
        <w:widowControl/>
        <w:adjustRightInd w:val="0"/>
        <w:rPr>
          <w:del w:id="877" w:author="Dimova, Stanislava" w:date="2023-03-09T12:14:00Z"/>
          <w:rFonts w:ascii="Times New Roman" w:eastAsia="Calibri" w:hAnsi="Times New Roman" w:cs="Times New Roman"/>
          <w:b/>
          <w:bCs/>
        </w:rPr>
      </w:pPr>
    </w:p>
    <w:p w14:paraId="0C2CA521" w14:textId="3B7878B7" w:rsidR="00456E53" w:rsidDel="009944C9" w:rsidRDefault="006F6AFF" w:rsidP="009944C9">
      <w:pPr>
        <w:spacing w:before="2"/>
        <w:rPr>
          <w:del w:id="878" w:author="Dimova, Stanislava" w:date="2023-03-09T12:14:00Z"/>
          <w:rFonts w:ascii="Times New Roman" w:eastAsia="Calibri" w:hAnsi="Times New Roman" w:cs="Times New Roman"/>
        </w:rPr>
      </w:pPr>
      <w:del w:id="879" w:author="Dimova, Stanislava" w:date="2023-03-09T12:14:00Z">
        <w:r w:rsidRPr="006F6AFF" w:rsidDel="009944C9">
          <w:rPr>
            <w:rFonts w:ascii="Times New Roman" w:eastAsia="Calibri" w:hAnsi="Times New Roman" w:cs="Times New Roman"/>
          </w:rPr>
          <w:delText>Authorized sub-processors are provided under Attachment 1 of the Data Processing Agreement which these Clauses are incorporated into by reference. Upon signing these Clauses, data exporter provides its approval to the use of the sub-processors listed under Attachment 1 of the Data Processing Agreement which these Clauses are incorporated into by reference</w:delText>
        </w:r>
        <w:r w:rsidDel="009944C9">
          <w:rPr>
            <w:rFonts w:ascii="Times New Roman" w:eastAsia="Calibri" w:hAnsi="Times New Roman" w:cs="Times New Roman"/>
          </w:rPr>
          <w:delText xml:space="preserve">. </w:delText>
        </w:r>
      </w:del>
    </w:p>
    <w:p w14:paraId="1BFEEFED" w14:textId="1D6C600A" w:rsidR="00C02206" w:rsidDel="009944C9" w:rsidRDefault="00C02206">
      <w:pPr>
        <w:widowControl/>
        <w:adjustRightInd w:val="0"/>
        <w:spacing w:after="120"/>
        <w:jc w:val="center"/>
        <w:rPr>
          <w:del w:id="880" w:author="Dimova, Stanislava" w:date="2023-03-09T12:14:00Z"/>
          <w:rFonts w:ascii="Times New Roman" w:eastAsia="Calibri" w:hAnsi="Times New Roman" w:cs="Times New Roman"/>
        </w:rPr>
        <w:pPrChange w:id="881" w:author="Dimova, Stanislava" w:date="2023-03-09T12:14:00Z">
          <w:pPr/>
        </w:pPrChange>
      </w:pPr>
      <w:del w:id="882" w:author="Dimova, Stanislava" w:date="2023-03-09T12:14:00Z">
        <w:r w:rsidDel="009944C9">
          <w:rPr>
            <w:rFonts w:ascii="Times New Roman" w:eastAsia="Calibri" w:hAnsi="Times New Roman" w:cs="Times New Roman"/>
          </w:rPr>
          <w:br w:type="page"/>
        </w:r>
      </w:del>
    </w:p>
    <w:p w14:paraId="3EA31C8B" w14:textId="444C9FF4" w:rsidR="00C02206" w:rsidDel="009944C9" w:rsidRDefault="00C02206" w:rsidP="009944C9">
      <w:pPr>
        <w:pStyle w:val="Heading2"/>
        <w:jc w:val="center"/>
        <w:rPr>
          <w:del w:id="883" w:author="Dimova, Stanislava" w:date="2023-03-09T12:14:00Z"/>
          <w:rFonts w:ascii="Times New Roman" w:hAnsi="Times New Roman" w:cs="Times New Roman"/>
          <w:b/>
        </w:rPr>
      </w:pPr>
      <w:commentRangeStart w:id="884"/>
      <w:del w:id="885" w:author="Dimova, Stanislava" w:date="2023-03-09T12:14:00Z">
        <w:r w:rsidRPr="00310EE1" w:rsidDel="009944C9">
          <w:rPr>
            <w:rFonts w:ascii="Times New Roman" w:hAnsi="Times New Roman" w:cs="Times New Roman"/>
            <w:b/>
            <w:sz w:val="22"/>
            <w:szCs w:val="22"/>
          </w:rPr>
          <w:delText>A</w:delText>
        </w:r>
        <w:r w:rsidDel="009944C9">
          <w:rPr>
            <w:rFonts w:ascii="Times New Roman" w:hAnsi="Times New Roman" w:cs="Times New Roman"/>
            <w:b/>
            <w:sz w:val="22"/>
            <w:szCs w:val="22"/>
          </w:rPr>
          <w:delText>ttachment</w:delText>
        </w:r>
        <w:r w:rsidRPr="00310EE1" w:rsidDel="009944C9">
          <w:rPr>
            <w:rFonts w:ascii="Times New Roman" w:hAnsi="Times New Roman" w:cs="Times New Roman"/>
            <w:b/>
            <w:sz w:val="22"/>
            <w:szCs w:val="22"/>
          </w:rPr>
          <w:delText xml:space="preserve"> 4</w:delText>
        </w:r>
        <w:r w:rsidDel="009944C9">
          <w:rPr>
            <w:rFonts w:ascii="Times New Roman" w:hAnsi="Times New Roman" w:cs="Times New Roman"/>
            <w:b/>
          </w:rPr>
          <w:delText xml:space="preserve"> – </w:delText>
        </w:r>
      </w:del>
    </w:p>
    <w:p w14:paraId="128AC7C2" w14:textId="4AA13D4A" w:rsidR="00C02206" w:rsidDel="009944C9" w:rsidRDefault="00C02206" w:rsidP="009944C9">
      <w:pPr>
        <w:pStyle w:val="Heading2"/>
        <w:jc w:val="center"/>
        <w:rPr>
          <w:del w:id="886" w:author="Dimova, Stanislava" w:date="2023-03-09T12:14:00Z"/>
          <w:rFonts w:ascii="Times New Roman" w:hAnsi="Times New Roman" w:cs="Times New Roman"/>
          <w:b/>
          <w:bCs/>
          <w:sz w:val="22"/>
          <w:szCs w:val="22"/>
        </w:rPr>
      </w:pPr>
    </w:p>
    <w:p w14:paraId="711E06FC" w14:textId="2F2251CA" w:rsidR="00C02206" w:rsidDel="009944C9" w:rsidRDefault="00C02206" w:rsidP="009944C9">
      <w:pPr>
        <w:pStyle w:val="Heading2"/>
        <w:jc w:val="center"/>
        <w:rPr>
          <w:del w:id="887" w:author="Dimova, Stanislava" w:date="2023-03-09T12:14:00Z"/>
          <w:rFonts w:ascii="Times New Roman" w:hAnsi="Times New Roman" w:cs="Times New Roman"/>
          <w:sz w:val="22"/>
          <w:szCs w:val="22"/>
        </w:rPr>
      </w:pPr>
      <w:del w:id="888" w:author="Dimova, Stanislava" w:date="2023-03-09T12:14:00Z">
        <w:r w:rsidDel="009944C9">
          <w:rPr>
            <w:rFonts w:ascii="Times New Roman" w:hAnsi="Times New Roman" w:cs="Times New Roman"/>
            <w:b/>
          </w:rPr>
          <w:delText xml:space="preserve">UK </w:delText>
        </w:r>
        <w:r w:rsidRPr="00310EE1" w:rsidDel="009944C9">
          <w:rPr>
            <w:rFonts w:ascii="Times New Roman" w:hAnsi="Times New Roman" w:cs="Times New Roman"/>
            <w:b/>
            <w:bCs/>
            <w:sz w:val="22"/>
            <w:szCs w:val="22"/>
          </w:rPr>
          <w:delText>International Data Transfer Addendum to the EU Commission Standard Contractual Clauses</w:delText>
        </w:r>
      </w:del>
    </w:p>
    <w:p w14:paraId="27FEE384" w14:textId="049D6446" w:rsidR="00C02206" w:rsidRPr="00310EE1" w:rsidDel="009944C9" w:rsidRDefault="00C02206" w:rsidP="009944C9">
      <w:pPr>
        <w:pStyle w:val="Heading1"/>
        <w:spacing w:after="120"/>
        <w:ind w:left="204"/>
        <w:jc w:val="center"/>
        <w:rPr>
          <w:del w:id="889" w:author="Dimova, Stanislava" w:date="2023-03-09T12:14:00Z"/>
          <w:rFonts w:ascii="Times New Roman" w:hAnsi="Times New Roman" w:cs="Times New Roman"/>
          <w:sz w:val="22"/>
          <w:szCs w:val="22"/>
        </w:rPr>
      </w:pPr>
      <w:del w:id="890" w:author="Dimova, Stanislava" w:date="2023-03-09T12:14:00Z">
        <w:r w:rsidRPr="0025459F" w:rsidDel="009944C9">
          <w:rPr>
            <w:rFonts w:ascii="Times New Roman" w:hAnsi="Times New Roman" w:cs="Times New Roman"/>
            <w:sz w:val="22"/>
            <w:szCs w:val="22"/>
          </w:rPr>
          <w:delText>Standard Data Protection Clauses to be issued by the Commissioner under S119A(1) Data Protection Act 2018</w:delText>
        </w:r>
        <w:commentRangeEnd w:id="884"/>
        <w:r w:rsidR="008C5842" w:rsidDel="009944C9">
          <w:rPr>
            <w:rStyle w:val="CommentReference"/>
            <w:b w:val="0"/>
            <w:bCs w:val="0"/>
          </w:rPr>
          <w:commentReference w:id="884"/>
        </w:r>
      </w:del>
    </w:p>
    <w:p w14:paraId="786AFD11" w14:textId="5385258B" w:rsidR="00C02206" w:rsidDel="009944C9" w:rsidRDefault="00C02206" w:rsidP="009944C9">
      <w:pPr>
        <w:jc w:val="center"/>
        <w:rPr>
          <w:del w:id="891" w:author="Dimova, Stanislava" w:date="2023-03-09T12:14:00Z"/>
          <w:rFonts w:ascii="Times New Roman" w:eastAsia="Times New Roman" w:hAnsi="Times New Roman" w:cs="Times New Roman"/>
          <w:b/>
          <w:color w:val="54534A"/>
          <w:sz w:val="20"/>
          <w:szCs w:val="20"/>
          <w:lang w:eastAsia="zh-CN"/>
        </w:rPr>
      </w:pPr>
      <w:del w:id="892" w:author="Dimova, Stanislava" w:date="2023-03-09T12:14:00Z">
        <w:r w:rsidRPr="00FF05EA" w:rsidDel="009944C9">
          <w:rPr>
            <w:rFonts w:ascii="Times New Roman" w:eastAsia="Times New Roman" w:hAnsi="Times New Roman" w:cs="Times New Roman"/>
            <w:b/>
            <w:color w:val="54534A"/>
            <w:sz w:val="20"/>
            <w:szCs w:val="20"/>
            <w:lang w:eastAsia="zh-CN"/>
          </w:rPr>
          <w:delText>VERSION B1.0, in force 21 March 2022</w:delText>
        </w:r>
      </w:del>
    </w:p>
    <w:p w14:paraId="3B7B6545" w14:textId="35FE1DBA" w:rsidR="00C02206" w:rsidDel="009944C9" w:rsidRDefault="00C02206" w:rsidP="009944C9">
      <w:pPr>
        <w:jc w:val="center"/>
        <w:rPr>
          <w:del w:id="893" w:author="Dimova, Stanislava" w:date="2023-03-09T12:14:00Z"/>
          <w:rFonts w:ascii="Times New Roman" w:eastAsia="Times New Roman" w:hAnsi="Times New Roman" w:cs="Times New Roman"/>
          <w:b/>
          <w:color w:val="54534A"/>
          <w:sz w:val="20"/>
          <w:szCs w:val="20"/>
          <w:lang w:eastAsia="zh-CN"/>
        </w:rPr>
      </w:pPr>
    </w:p>
    <w:p w14:paraId="07E8D7B8" w14:textId="49021F3F" w:rsidR="00C02206" w:rsidRPr="0025459F" w:rsidDel="009944C9" w:rsidRDefault="00C02206" w:rsidP="009944C9">
      <w:pPr>
        <w:jc w:val="both"/>
        <w:rPr>
          <w:del w:id="894" w:author="Dimova, Stanislava" w:date="2023-03-09T12:14:00Z"/>
          <w:rFonts w:ascii="Times New Roman" w:hAnsi="Times New Roman" w:cs="Times New Roman"/>
        </w:rPr>
      </w:pPr>
      <w:del w:id="895" w:author="Dimova, Stanislava" w:date="2023-03-09T12:14:00Z">
        <w:r w:rsidRPr="0025459F" w:rsidDel="009944C9">
          <w:rPr>
            <w:rFonts w:ascii="Times New Roman" w:eastAsia="Times New Roman" w:hAnsi="Times New Roman" w:cs="Times New Roman"/>
            <w:lang w:eastAsia="zh-CN"/>
          </w:rPr>
          <w:delText>This</w:delText>
        </w:r>
        <w:bookmarkStart w:id="896" w:name="_Hlk92884578"/>
        <w:r w:rsidRPr="0025459F" w:rsidDel="009944C9">
          <w:rPr>
            <w:rFonts w:ascii="Times New Roman" w:eastAsia="Times New Roman" w:hAnsi="Times New Roman" w:cs="Times New Roman"/>
            <w:lang w:eastAsia="zh-CN"/>
          </w:rPr>
          <w:delText xml:space="preserve"> </w:delText>
        </w:r>
        <w:r w:rsidRPr="0025459F" w:rsidDel="009944C9">
          <w:rPr>
            <w:rFonts w:ascii="Times New Roman" w:hAnsi="Times New Roman" w:cs="Times New Roman"/>
          </w:rPr>
          <w:delText>Addendum has been issued by the Information Commissioner for Parties making Restricted Transfers. The Information Commissioner considers that it provides Appropriate Safeguards for Restricted Transfers when it is entered into as a legally binding contract.</w:delText>
        </w:r>
        <w:bookmarkStart w:id="897" w:name="_Hlk92885565"/>
        <w:bookmarkEnd w:id="896"/>
      </w:del>
    </w:p>
    <w:p w14:paraId="0AA8648C" w14:textId="71757F56" w:rsidR="00C02206" w:rsidDel="009944C9" w:rsidRDefault="00C02206" w:rsidP="009944C9">
      <w:pPr>
        <w:pStyle w:val="Heading2"/>
        <w:jc w:val="both"/>
        <w:rPr>
          <w:del w:id="898" w:author="Dimova, Stanislava" w:date="2023-03-09T12:14:00Z"/>
          <w:rFonts w:ascii="Times New Roman" w:hAnsi="Times New Roman" w:cs="Times New Roman"/>
          <w:sz w:val="22"/>
          <w:szCs w:val="22"/>
        </w:rPr>
      </w:pPr>
    </w:p>
    <w:p w14:paraId="7925F2E6" w14:textId="5FB9BB0E" w:rsidR="00C02206" w:rsidRPr="0025459F" w:rsidDel="009944C9" w:rsidRDefault="00C02206" w:rsidP="009944C9">
      <w:pPr>
        <w:pStyle w:val="Heading2"/>
        <w:ind w:left="0"/>
        <w:rPr>
          <w:del w:id="899" w:author="Dimova, Stanislava" w:date="2023-03-09T12:14:00Z"/>
          <w:rFonts w:ascii="Times New Roman" w:hAnsi="Times New Roman" w:cs="Times New Roman"/>
          <w:b/>
          <w:bCs/>
          <w:sz w:val="22"/>
          <w:szCs w:val="22"/>
        </w:rPr>
      </w:pPr>
      <w:del w:id="900" w:author="Dimova, Stanislava" w:date="2023-03-09T12:14:00Z">
        <w:r w:rsidRPr="0025459F" w:rsidDel="009944C9">
          <w:rPr>
            <w:rFonts w:ascii="Times New Roman" w:hAnsi="Times New Roman" w:cs="Times New Roman"/>
            <w:b/>
            <w:bCs/>
            <w:sz w:val="22"/>
            <w:szCs w:val="22"/>
          </w:rPr>
          <w:delText>Part 1: Tables</w:delText>
        </w:r>
      </w:del>
    </w:p>
    <w:p w14:paraId="3FE4498E" w14:textId="757E267B" w:rsidR="00C02206" w:rsidRPr="003153DE" w:rsidDel="009944C9" w:rsidRDefault="00C02206" w:rsidP="009944C9">
      <w:pPr>
        <w:pStyle w:val="Heading3"/>
        <w:spacing w:before="120"/>
        <w:rPr>
          <w:del w:id="901" w:author="Dimova, Stanislava" w:date="2023-03-09T12:14:00Z"/>
          <w:rFonts w:ascii="Times New Roman" w:hAnsi="Times New Roman" w:cs="Times New Roman"/>
          <w:b/>
          <w:bCs/>
          <w:color w:val="auto"/>
          <w:sz w:val="22"/>
          <w:szCs w:val="20"/>
        </w:rPr>
      </w:pPr>
      <w:del w:id="902" w:author="Dimova, Stanislava" w:date="2023-03-09T12:14:00Z">
        <w:r w:rsidRPr="003153DE" w:rsidDel="009944C9">
          <w:rPr>
            <w:rFonts w:ascii="Times New Roman" w:hAnsi="Times New Roman" w:cs="Times New Roman"/>
            <w:b/>
            <w:bCs/>
            <w:color w:val="auto"/>
            <w:sz w:val="22"/>
            <w:szCs w:val="20"/>
          </w:rPr>
          <w:delText>Table 1: Parties</w:delText>
        </w:r>
      </w:del>
    </w:p>
    <w:tbl>
      <w:tblPr>
        <w:tblW w:w="5000" w:type="pct"/>
        <w:tblBorders>
          <w:left w:val="single" w:sz="4" w:space="0" w:color="FFC000"/>
          <w:right w:val="single" w:sz="4" w:space="0" w:color="FFC000"/>
          <w:insideH w:val="single" w:sz="4" w:space="0" w:color="FFC000"/>
          <w:insideV w:val="single" w:sz="4" w:space="0" w:color="FFC000"/>
        </w:tblBorders>
        <w:tblCellMar>
          <w:top w:w="108" w:type="dxa"/>
          <w:bottom w:w="108" w:type="dxa"/>
        </w:tblCellMar>
        <w:tblLook w:val="0000" w:firstRow="0" w:lastRow="0" w:firstColumn="0" w:lastColumn="0" w:noHBand="0" w:noVBand="0"/>
      </w:tblPr>
      <w:tblGrid>
        <w:gridCol w:w="2250"/>
        <w:gridCol w:w="3654"/>
        <w:gridCol w:w="3656"/>
      </w:tblGrid>
      <w:tr w:rsidR="00C02206" w:rsidRPr="0025459F" w:rsidDel="009944C9" w14:paraId="039F82E6" w14:textId="57FAABA4" w:rsidTr="00493919">
        <w:trPr>
          <w:trHeight w:val="845"/>
          <w:del w:id="903" w:author="Dimova, Stanislava" w:date="2023-03-09T12:14:00Z"/>
        </w:trPr>
        <w:tc>
          <w:tcPr>
            <w:tcW w:w="1177" w:type="pct"/>
            <w:tcBorders>
              <w:top w:val="single" w:sz="4" w:space="0" w:color="FFC000"/>
            </w:tcBorders>
            <w:shd w:val="clear" w:color="auto" w:fill="FFF9DD"/>
          </w:tcPr>
          <w:p w14:paraId="33E6AAEC" w14:textId="5ACB7070" w:rsidR="00C02206" w:rsidRPr="003153DE" w:rsidDel="009944C9" w:rsidRDefault="00C02206" w:rsidP="009944C9">
            <w:pPr>
              <w:pStyle w:val="Body"/>
              <w:numPr>
                <w:ilvl w:val="0"/>
                <w:numId w:val="58"/>
              </w:numPr>
              <w:spacing w:line="240" w:lineRule="auto"/>
              <w:rPr>
                <w:del w:id="904" w:author="Dimova, Stanislava" w:date="2023-03-09T12:14:00Z"/>
                <w:rFonts w:ascii="Times New Roman" w:hAnsi="Times New Roman"/>
                <w:b/>
                <w:bCs/>
                <w:szCs w:val="22"/>
              </w:rPr>
            </w:pPr>
            <w:del w:id="905" w:author="Dimova, Stanislava" w:date="2023-03-09T12:14:00Z">
              <w:r w:rsidRPr="003153DE" w:rsidDel="009944C9">
                <w:rPr>
                  <w:rFonts w:ascii="Times New Roman" w:hAnsi="Times New Roman"/>
                  <w:b/>
                  <w:bCs/>
                  <w:szCs w:val="22"/>
                </w:rPr>
                <w:delText>Start date</w:delText>
              </w:r>
            </w:del>
          </w:p>
        </w:tc>
        <w:tc>
          <w:tcPr>
            <w:tcW w:w="3823" w:type="pct"/>
            <w:gridSpan w:val="2"/>
            <w:tcBorders>
              <w:top w:val="single" w:sz="4" w:space="0" w:color="FFC000"/>
            </w:tcBorders>
            <w:shd w:val="clear" w:color="auto" w:fill="auto"/>
          </w:tcPr>
          <w:p w14:paraId="3337ED83" w14:textId="527B1C54" w:rsidR="00C02206" w:rsidRPr="0025459F" w:rsidDel="009944C9" w:rsidRDefault="00C02206" w:rsidP="009944C9">
            <w:pPr>
              <w:pStyle w:val="Body"/>
              <w:numPr>
                <w:ilvl w:val="0"/>
                <w:numId w:val="58"/>
              </w:numPr>
              <w:spacing w:line="240" w:lineRule="auto"/>
              <w:jc w:val="both"/>
              <w:rPr>
                <w:del w:id="906" w:author="Dimova, Stanislava" w:date="2023-03-09T12:14:00Z"/>
                <w:rFonts w:ascii="Times New Roman" w:hAnsi="Times New Roman"/>
                <w:szCs w:val="22"/>
              </w:rPr>
            </w:pPr>
            <w:del w:id="907" w:author="Dimova, Stanislava" w:date="2023-03-09T12:14:00Z">
              <w:r w:rsidDel="009944C9">
                <w:rPr>
                  <w:rFonts w:ascii="Times New Roman" w:hAnsi="Times New Roman"/>
                  <w:szCs w:val="22"/>
                </w:rPr>
                <w:delText xml:space="preserve">The effective </w:delText>
              </w:r>
              <w:r w:rsidRPr="00682EFC" w:rsidDel="009944C9">
                <w:rPr>
                  <w:rFonts w:ascii="Times New Roman" w:hAnsi="Times New Roman"/>
                  <w:szCs w:val="22"/>
                </w:rPr>
                <w:delText xml:space="preserve">date of the </w:delText>
              </w:r>
              <w:r w:rsidDel="009944C9">
                <w:rPr>
                  <w:rFonts w:ascii="Times New Roman" w:hAnsi="Times New Roman"/>
                  <w:szCs w:val="22"/>
                </w:rPr>
                <w:delText>Data Processing Agreement which this Addendum and the Addendum EU SCCs are appended to.</w:delText>
              </w:r>
            </w:del>
          </w:p>
        </w:tc>
      </w:tr>
      <w:tr w:rsidR="00C02206" w:rsidRPr="0025459F" w:rsidDel="009944C9" w14:paraId="500FE228" w14:textId="78BCE241" w:rsidTr="00493919">
        <w:trPr>
          <w:trHeight w:val="619"/>
          <w:del w:id="908" w:author="Dimova, Stanislava" w:date="2023-03-09T12:14:00Z"/>
        </w:trPr>
        <w:tc>
          <w:tcPr>
            <w:tcW w:w="1177" w:type="pct"/>
            <w:shd w:val="clear" w:color="auto" w:fill="FFF0A9"/>
            <w:vAlign w:val="center"/>
          </w:tcPr>
          <w:p w14:paraId="196D6FE6" w14:textId="3E09E105" w:rsidR="00C02206" w:rsidRPr="003153DE" w:rsidDel="009944C9" w:rsidRDefault="00C02206" w:rsidP="009944C9">
            <w:pPr>
              <w:pStyle w:val="Body"/>
              <w:numPr>
                <w:ilvl w:val="0"/>
                <w:numId w:val="58"/>
              </w:numPr>
              <w:spacing w:line="240" w:lineRule="auto"/>
              <w:rPr>
                <w:del w:id="909" w:author="Dimova, Stanislava" w:date="2023-03-09T12:14:00Z"/>
                <w:rFonts w:ascii="Times New Roman" w:hAnsi="Times New Roman"/>
                <w:b/>
                <w:bCs/>
                <w:szCs w:val="22"/>
              </w:rPr>
            </w:pPr>
            <w:del w:id="910" w:author="Dimova, Stanislava" w:date="2023-03-09T12:14:00Z">
              <w:r w:rsidRPr="003153DE" w:rsidDel="009944C9">
                <w:rPr>
                  <w:rFonts w:ascii="Times New Roman" w:hAnsi="Times New Roman"/>
                  <w:b/>
                  <w:bCs/>
                  <w:szCs w:val="22"/>
                </w:rPr>
                <w:delText>The Parties</w:delText>
              </w:r>
            </w:del>
          </w:p>
        </w:tc>
        <w:tc>
          <w:tcPr>
            <w:tcW w:w="1911" w:type="pct"/>
            <w:shd w:val="clear" w:color="auto" w:fill="FFF0A9"/>
            <w:vAlign w:val="center"/>
          </w:tcPr>
          <w:p w14:paraId="166A82D4" w14:textId="51E23144" w:rsidR="00C02206" w:rsidRPr="003153DE" w:rsidDel="009944C9" w:rsidRDefault="00C02206" w:rsidP="009944C9">
            <w:pPr>
              <w:pStyle w:val="Body"/>
              <w:numPr>
                <w:ilvl w:val="0"/>
                <w:numId w:val="58"/>
              </w:numPr>
              <w:spacing w:line="240" w:lineRule="auto"/>
              <w:jc w:val="both"/>
              <w:rPr>
                <w:del w:id="911" w:author="Dimova, Stanislava" w:date="2023-03-09T12:14:00Z"/>
                <w:rFonts w:ascii="Times New Roman" w:hAnsi="Times New Roman"/>
                <w:b/>
                <w:bCs/>
                <w:szCs w:val="22"/>
              </w:rPr>
            </w:pPr>
            <w:del w:id="912" w:author="Dimova, Stanislava" w:date="2023-03-09T12:14:00Z">
              <w:r w:rsidRPr="003153DE" w:rsidDel="009944C9">
                <w:rPr>
                  <w:rFonts w:ascii="Times New Roman" w:hAnsi="Times New Roman"/>
                  <w:b/>
                  <w:bCs/>
                  <w:szCs w:val="22"/>
                </w:rPr>
                <w:delText>Exporter (who sends the Restricted Transfer)</w:delText>
              </w:r>
            </w:del>
          </w:p>
        </w:tc>
        <w:tc>
          <w:tcPr>
            <w:tcW w:w="1912" w:type="pct"/>
            <w:shd w:val="clear" w:color="auto" w:fill="FFF0A9"/>
            <w:vAlign w:val="center"/>
          </w:tcPr>
          <w:p w14:paraId="0F29C24E" w14:textId="36265CA4" w:rsidR="00C02206" w:rsidRPr="003153DE" w:rsidDel="009944C9" w:rsidRDefault="00C02206" w:rsidP="009944C9">
            <w:pPr>
              <w:pStyle w:val="Body"/>
              <w:numPr>
                <w:ilvl w:val="0"/>
                <w:numId w:val="58"/>
              </w:numPr>
              <w:spacing w:line="240" w:lineRule="auto"/>
              <w:jc w:val="both"/>
              <w:rPr>
                <w:del w:id="913" w:author="Dimova, Stanislava" w:date="2023-03-09T12:14:00Z"/>
                <w:rFonts w:ascii="Times New Roman" w:hAnsi="Times New Roman"/>
                <w:b/>
                <w:bCs/>
                <w:szCs w:val="22"/>
              </w:rPr>
            </w:pPr>
            <w:del w:id="914" w:author="Dimova, Stanislava" w:date="2023-03-09T12:14:00Z">
              <w:r w:rsidRPr="003153DE" w:rsidDel="009944C9">
                <w:rPr>
                  <w:rFonts w:ascii="Times New Roman" w:hAnsi="Times New Roman"/>
                  <w:b/>
                  <w:bCs/>
                  <w:szCs w:val="22"/>
                </w:rPr>
                <w:delText>Importer (who receives the Restricted Transfer)</w:delText>
              </w:r>
            </w:del>
          </w:p>
        </w:tc>
      </w:tr>
      <w:tr w:rsidR="00C02206" w:rsidRPr="0025459F" w:rsidDel="009944C9" w14:paraId="72818E10" w14:textId="21377B5A" w:rsidTr="00493919">
        <w:trPr>
          <w:del w:id="915" w:author="Dimova, Stanislava" w:date="2023-03-09T12:14:00Z"/>
        </w:trPr>
        <w:tc>
          <w:tcPr>
            <w:tcW w:w="1177" w:type="pct"/>
            <w:shd w:val="clear" w:color="auto" w:fill="FFF9DD"/>
          </w:tcPr>
          <w:p w14:paraId="0C63FEBD" w14:textId="30E90FFC" w:rsidR="00C02206" w:rsidRPr="003153DE" w:rsidDel="009944C9" w:rsidRDefault="00C02206" w:rsidP="009944C9">
            <w:pPr>
              <w:pStyle w:val="Body"/>
              <w:numPr>
                <w:ilvl w:val="0"/>
                <w:numId w:val="58"/>
              </w:numPr>
              <w:spacing w:line="240" w:lineRule="auto"/>
              <w:rPr>
                <w:del w:id="916" w:author="Dimova, Stanislava" w:date="2023-03-09T12:14:00Z"/>
                <w:rFonts w:ascii="Times New Roman" w:hAnsi="Times New Roman"/>
                <w:b/>
                <w:bCs/>
                <w:szCs w:val="22"/>
              </w:rPr>
            </w:pPr>
            <w:del w:id="917" w:author="Dimova, Stanislava" w:date="2023-03-09T12:14:00Z">
              <w:r w:rsidRPr="003153DE" w:rsidDel="009944C9">
                <w:rPr>
                  <w:rFonts w:ascii="Times New Roman" w:hAnsi="Times New Roman"/>
                  <w:b/>
                  <w:bCs/>
                  <w:szCs w:val="22"/>
                </w:rPr>
                <w:delText>Parties’ details</w:delText>
              </w:r>
            </w:del>
          </w:p>
        </w:tc>
        <w:tc>
          <w:tcPr>
            <w:tcW w:w="1911" w:type="pct"/>
          </w:tcPr>
          <w:p w14:paraId="733042D8" w14:textId="26FF2D19" w:rsidR="00C02206" w:rsidRPr="0025459F" w:rsidDel="009944C9" w:rsidRDefault="00C02206" w:rsidP="009944C9">
            <w:pPr>
              <w:pStyle w:val="Body"/>
              <w:numPr>
                <w:ilvl w:val="0"/>
                <w:numId w:val="58"/>
              </w:numPr>
              <w:spacing w:line="240" w:lineRule="auto"/>
              <w:jc w:val="both"/>
              <w:rPr>
                <w:del w:id="918" w:author="Dimova, Stanislava" w:date="2023-03-09T12:14:00Z"/>
                <w:rFonts w:ascii="Times New Roman" w:hAnsi="Times New Roman"/>
                <w:szCs w:val="22"/>
              </w:rPr>
            </w:pPr>
            <w:del w:id="919" w:author="Dimova, Stanislava" w:date="2023-03-09T12:14:00Z">
              <w:r w:rsidRPr="0025459F" w:rsidDel="009944C9">
                <w:rPr>
                  <w:rFonts w:ascii="Times New Roman" w:hAnsi="Times New Roman"/>
                  <w:szCs w:val="22"/>
                </w:rPr>
                <w:delText xml:space="preserve">Full legal name: </w:delText>
              </w:r>
            </w:del>
          </w:p>
          <w:p w14:paraId="1D813C6D" w14:textId="03BF3EF2" w:rsidR="00C02206" w:rsidRPr="0025459F" w:rsidDel="009944C9" w:rsidRDefault="00C02206" w:rsidP="009944C9">
            <w:pPr>
              <w:pStyle w:val="Body"/>
              <w:numPr>
                <w:ilvl w:val="0"/>
                <w:numId w:val="58"/>
              </w:numPr>
              <w:spacing w:line="240" w:lineRule="auto"/>
              <w:jc w:val="both"/>
              <w:rPr>
                <w:del w:id="920" w:author="Dimova, Stanislava" w:date="2023-03-09T12:14:00Z"/>
                <w:rFonts w:ascii="Times New Roman" w:hAnsi="Times New Roman"/>
                <w:szCs w:val="22"/>
              </w:rPr>
            </w:pPr>
            <w:del w:id="921" w:author="Dimova, Stanislava" w:date="2023-03-09T12:14:00Z">
              <w:r w:rsidRPr="0025459F" w:rsidDel="009944C9">
                <w:rPr>
                  <w:rFonts w:ascii="Times New Roman" w:hAnsi="Times New Roman"/>
                  <w:szCs w:val="22"/>
                </w:rPr>
                <w:delText xml:space="preserve">Trading name (if different): </w:delText>
              </w:r>
              <w:r w:rsidRPr="0025459F" w:rsidDel="009944C9">
                <w:rPr>
                  <w:rFonts w:ascii="Times New Roman" w:hAnsi="Times New Roman"/>
                  <w:highlight w:val="lightGray"/>
                </w:rPr>
                <w:fldChar w:fldCharType="begin" w:fldLock="1">
                  <w:ffData>
                    <w:name w:val=""/>
                    <w:enabled/>
                    <w:calcOnExit w:val="0"/>
                    <w:textInput/>
                  </w:ffData>
                </w:fldChar>
              </w:r>
              <w:r w:rsidRPr="0025459F" w:rsidDel="009944C9">
                <w:rPr>
                  <w:rFonts w:ascii="Times New Roman" w:hAnsi="Times New Roman"/>
                  <w:szCs w:val="22"/>
                  <w:highlight w:val="lightGray"/>
                </w:rPr>
                <w:delInstrText xml:space="preserve"> FORMTEXT </w:delInstrText>
              </w:r>
              <w:r w:rsidRPr="0025459F" w:rsidDel="009944C9">
                <w:rPr>
                  <w:rFonts w:ascii="Times New Roman" w:hAnsi="Times New Roman"/>
                  <w:highlight w:val="lightGray"/>
                </w:rPr>
              </w:r>
              <w:r w:rsidRPr="0025459F" w:rsidDel="009944C9">
                <w:rPr>
                  <w:rFonts w:ascii="Times New Roman" w:hAnsi="Times New Roman"/>
                  <w:highlight w:val="lightGray"/>
                </w:rPr>
                <w:fldChar w:fldCharType="separate"/>
              </w:r>
              <w:r w:rsidRPr="0025459F" w:rsidDel="009944C9">
                <w:rPr>
                  <w:rFonts w:ascii="Times New Roman" w:hAnsi="Times New Roman"/>
                  <w:noProof/>
                  <w:szCs w:val="22"/>
                  <w:highlight w:val="lightGray"/>
                </w:rPr>
                <w:delText> </w:delText>
              </w:r>
              <w:r w:rsidRPr="0025459F" w:rsidDel="009944C9">
                <w:rPr>
                  <w:rFonts w:ascii="Times New Roman" w:hAnsi="Times New Roman"/>
                  <w:noProof/>
                  <w:szCs w:val="22"/>
                  <w:highlight w:val="lightGray"/>
                </w:rPr>
                <w:delText> </w:delText>
              </w:r>
              <w:r w:rsidRPr="0025459F" w:rsidDel="009944C9">
                <w:rPr>
                  <w:rFonts w:ascii="Times New Roman" w:hAnsi="Times New Roman"/>
                  <w:noProof/>
                  <w:szCs w:val="22"/>
                  <w:highlight w:val="lightGray"/>
                </w:rPr>
                <w:delText> </w:delText>
              </w:r>
              <w:r w:rsidRPr="0025459F" w:rsidDel="009944C9">
                <w:rPr>
                  <w:rFonts w:ascii="Times New Roman" w:hAnsi="Times New Roman"/>
                  <w:noProof/>
                  <w:szCs w:val="22"/>
                  <w:highlight w:val="lightGray"/>
                </w:rPr>
                <w:delText> </w:delText>
              </w:r>
              <w:r w:rsidRPr="0025459F" w:rsidDel="009944C9">
                <w:rPr>
                  <w:rFonts w:ascii="Times New Roman" w:hAnsi="Times New Roman"/>
                  <w:noProof/>
                  <w:szCs w:val="22"/>
                  <w:highlight w:val="lightGray"/>
                </w:rPr>
                <w:delText> </w:delText>
              </w:r>
              <w:r w:rsidRPr="0025459F" w:rsidDel="009944C9">
                <w:rPr>
                  <w:rFonts w:ascii="Times New Roman" w:hAnsi="Times New Roman"/>
                  <w:highlight w:val="lightGray"/>
                </w:rPr>
                <w:fldChar w:fldCharType="end"/>
              </w:r>
            </w:del>
          </w:p>
          <w:p w14:paraId="01F7E111" w14:textId="22E7E93D" w:rsidR="00C02206" w:rsidRPr="0025459F" w:rsidDel="009944C9" w:rsidRDefault="00C02206" w:rsidP="009944C9">
            <w:pPr>
              <w:pStyle w:val="Body"/>
              <w:numPr>
                <w:ilvl w:val="0"/>
                <w:numId w:val="58"/>
              </w:numPr>
              <w:spacing w:line="240" w:lineRule="auto"/>
              <w:jc w:val="both"/>
              <w:rPr>
                <w:del w:id="922" w:author="Dimova, Stanislava" w:date="2023-03-09T12:14:00Z"/>
                <w:rFonts w:ascii="Times New Roman" w:hAnsi="Times New Roman"/>
                <w:szCs w:val="22"/>
              </w:rPr>
            </w:pPr>
            <w:del w:id="923" w:author="Dimova, Stanislava" w:date="2023-03-09T12:14:00Z">
              <w:r w:rsidRPr="0025459F" w:rsidDel="009944C9">
                <w:rPr>
                  <w:rFonts w:ascii="Times New Roman" w:hAnsi="Times New Roman"/>
                  <w:szCs w:val="22"/>
                </w:rPr>
                <w:delText xml:space="preserve">Main address (if a company registered address): </w:delText>
              </w:r>
            </w:del>
          </w:p>
          <w:p w14:paraId="1D81F6E2" w14:textId="26DFA1F7" w:rsidR="00C02206" w:rsidRPr="0025459F" w:rsidDel="009944C9" w:rsidRDefault="00C02206" w:rsidP="009944C9">
            <w:pPr>
              <w:pStyle w:val="Body"/>
              <w:numPr>
                <w:ilvl w:val="0"/>
                <w:numId w:val="58"/>
              </w:numPr>
              <w:spacing w:line="240" w:lineRule="auto"/>
              <w:jc w:val="both"/>
              <w:rPr>
                <w:del w:id="924" w:author="Dimova, Stanislava" w:date="2023-03-09T12:14:00Z"/>
                <w:rFonts w:ascii="Times New Roman" w:hAnsi="Times New Roman"/>
                <w:szCs w:val="22"/>
              </w:rPr>
            </w:pPr>
            <w:del w:id="925" w:author="Dimova, Stanislava" w:date="2023-03-09T12:14:00Z">
              <w:r w:rsidRPr="0025459F" w:rsidDel="009944C9">
                <w:rPr>
                  <w:rFonts w:ascii="Times New Roman" w:hAnsi="Times New Roman"/>
                  <w:szCs w:val="22"/>
                </w:rPr>
                <w:delText xml:space="preserve">Official registration number (if any) (company number or similar identifier): </w:delText>
              </w:r>
            </w:del>
          </w:p>
        </w:tc>
        <w:tc>
          <w:tcPr>
            <w:tcW w:w="1912" w:type="pct"/>
          </w:tcPr>
          <w:p w14:paraId="1DE90E4D" w14:textId="1F10A0C7" w:rsidR="00C02206" w:rsidRPr="0025459F" w:rsidDel="009944C9" w:rsidRDefault="00C02206" w:rsidP="009944C9">
            <w:pPr>
              <w:pStyle w:val="Body"/>
              <w:numPr>
                <w:ilvl w:val="0"/>
                <w:numId w:val="58"/>
              </w:numPr>
              <w:spacing w:line="240" w:lineRule="auto"/>
              <w:jc w:val="both"/>
              <w:rPr>
                <w:del w:id="926" w:author="Dimova, Stanislava" w:date="2023-03-09T12:14:00Z"/>
                <w:rFonts w:ascii="Times New Roman" w:hAnsi="Times New Roman"/>
                <w:szCs w:val="22"/>
              </w:rPr>
            </w:pPr>
            <w:del w:id="927" w:author="Dimova, Stanislava" w:date="2023-03-09T12:14:00Z">
              <w:r w:rsidRPr="0025459F" w:rsidDel="009944C9">
                <w:rPr>
                  <w:rFonts w:ascii="Times New Roman" w:hAnsi="Times New Roman"/>
                  <w:szCs w:val="22"/>
                </w:rPr>
                <w:delText xml:space="preserve">Full legal name: </w:delText>
              </w:r>
            </w:del>
          </w:p>
          <w:p w14:paraId="10D6746C" w14:textId="45ED947A" w:rsidR="00C02206" w:rsidRPr="0025459F" w:rsidDel="009944C9" w:rsidRDefault="00C02206" w:rsidP="009944C9">
            <w:pPr>
              <w:pStyle w:val="Body"/>
              <w:numPr>
                <w:ilvl w:val="0"/>
                <w:numId w:val="58"/>
              </w:numPr>
              <w:spacing w:line="240" w:lineRule="auto"/>
              <w:jc w:val="both"/>
              <w:rPr>
                <w:del w:id="928" w:author="Dimova, Stanislava" w:date="2023-03-09T12:14:00Z"/>
                <w:rFonts w:ascii="Times New Roman" w:hAnsi="Times New Roman"/>
                <w:szCs w:val="22"/>
              </w:rPr>
            </w:pPr>
            <w:del w:id="929" w:author="Dimova, Stanislava" w:date="2023-03-09T12:14:00Z">
              <w:r w:rsidRPr="0025459F" w:rsidDel="009944C9">
                <w:rPr>
                  <w:rFonts w:ascii="Times New Roman" w:hAnsi="Times New Roman"/>
                  <w:szCs w:val="22"/>
                </w:rPr>
                <w:delText xml:space="preserve">Trading name (if different): </w:delText>
              </w:r>
              <w:r w:rsidRPr="0025459F" w:rsidDel="009944C9">
                <w:rPr>
                  <w:rFonts w:ascii="Times New Roman" w:hAnsi="Times New Roman"/>
                  <w:highlight w:val="lightGray"/>
                </w:rPr>
                <w:fldChar w:fldCharType="begin" w:fldLock="1">
                  <w:ffData>
                    <w:name w:val=""/>
                    <w:enabled/>
                    <w:calcOnExit w:val="0"/>
                    <w:textInput/>
                  </w:ffData>
                </w:fldChar>
              </w:r>
              <w:r w:rsidRPr="0025459F" w:rsidDel="009944C9">
                <w:rPr>
                  <w:rFonts w:ascii="Times New Roman" w:hAnsi="Times New Roman"/>
                  <w:szCs w:val="22"/>
                  <w:highlight w:val="lightGray"/>
                </w:rPr>
                <w:delInstrText xml:space="preserve"> FORMTEXT </w:delInstrText>
              </w:r>
              <w:r w:rsidRPr="0025459F" w:rsidDel="009944C9">
                <w:rPr>
                  <w:rFonts w:ascii="Times New Roman" w:hAnsi="Times New Roman"/>
                  <w:highlight w:val="lightGray"/>
                </w:rPr>
              </w:r>
              <w:r w:rsidRPr="0025459F" w:rsidDel="009944C9">
                <w:rPr>
                  <w:rFonts w:ascii="Times New Roman" w:hAnsi="Times New Roman"/>
                  <w:highlight w:val="lightGray"/>
                </w:rPr>
                <w:fldChar w:fldCharType="separate"/>
              </w:r>
              <w:r w:rsidRPr="0025459F" w:rsidDel="009944C9">
                <w:rPr>
                  <w:rFonts w:ascii="Times New Roman" w:hAnsi="Times New Roman"/>
                  <w:noProof/>
                  <w:szCs w:val="22"/>
                  <w:highlight w:val="lightGray"/>
                </w:rPr>
                <w:delText> </w:delText>
              </w:r>
              <w:r w:rsidRPr="0025459F" w:rsidDel="009944C9">
                <w:rPr>
                  <w:rFonts w:ascii="Times New Roman" w:hAnsi="Times New Roman"/>
                  <w:noProof/>
                  <w:szCs w:val="22"/>
                  <w:highlight w:val="lightGray"/>
                </w:rPr>
                <w:delText> </w:delText>
              </w:r>
              <w:r w:rsidRPr="0025459F" w:rsidDel="009944C9">
                <w:rPr>
                  <w:rFonts w:ascii="Times New Roman" w:hAnsi="Times New Roman"/>
                  <w:noProof/>
                  <w:szCs w:val="22"/>
                  <w:highlight w:val="lightGray"/>
                </w:rPr>
                <w:delText> </w:delText>
              </w:r>
              <w:r w:rsidRPr="0025459F" w:rsidDel="009944C9">
                <w:rPr>
                  <w:rFonts w:ascii="Times New Roman" w:hAnsi="Times New Roman"/>
                  <w:noProof/>
                  <w:szCs w:val="22"/>
                  <w:highlight w:val="lightGray"/>
                </w:rPr>
                <w:delText> </w:delText>
              </w:r>
              <w:r w:rsidRPr="0025459F" w:rsidDel="009944C9">
                <w:rPr>
                  <w:rFonts w:ascii="Times New Roman" w:hAnsi="Times New Roman"/>
                  <w:noProof/>
                  <w:szCs w:val="22"/>
                  <w:highlight w:val="lightGray"/>
                </w:rPr>
                <w:delText> </w:delText>
              </w:r>
              <w:r w:rsidRPr="0025459F" w:rsidDel="009944C9">
                <w:rPr>
                  <w:rFonts w:ascii="Times New Roman" w:hAnsi="Times New Roman"/>
                  <w:highlight w:val="lightGray"/>
                </w:rPr>
                <w:fldChar w:fldCharType="end"/>
              </w:r>
            </w:del>
          </w:p>
          <w:p w14:paraId="7E986B45" w14:textId="4B8F6358" w:rsidR="009F4D17" w:rsidDel="009944C9" w:rsidRDefault="00C02206" w:rsidP="009944C9">
            <w:pPr>
              <w:pStyle w:val="Body"/>
              <w:numPr>
                <w:ilvl w:val="0"/>
                <w:numId w:val="58"/>
              </w:numPr>
              <w:spacing w:line="240" w:lineRule="auto"/>
              <w:jc w:val="both"/>
              <w:rPr>
                <w:del w:id="930" w:author="Dimova, Stanislava" w:date="2023-03-09T12:14:00Z"/>
                <w:rFonts w:ascii="Times New Roman" w:hAnsi="Times New Roman"/>
                <w:szCs w:val="22"/>
              </w:rPr>
            </w:pPr>
            <w:del w:id="931" w:author="Dimova, Stanislava" w:date="2023-03-09T12:14:00Z">
              <w:r w:rsidRPr="0025459F" w:rsidDel="009944C9">
                <w:rPr>
                  <w:rFonts w:ascii="Times New Roman" w:hAnsi="Times New Roman"/>
                  <w:szCs w:val="22"/>
                </w:rPr>
                <w:delText xml:space="preserve">Main address (if a company registered address): </w:delText>
              </w:r>
            </w:del>
          </w:p>
          <w:p w14:paraId="548AF90F" w14:textId="60D33224" w:rsidR="00C02206" w:rsidRPr="0025459F" w:rsidDel="009944C9" w:rsidRDefault="00C02206" w:rsidP="009944C9">
            <w:pPr>
              <w:pStyle w:val="Body"/>
              <w:numPr>
                <w:ilvl w:val="0"/>
                <w:numId w:val="58"/>
              </w:numPr>
              <w:spacing w:line="240" w:lineRule="auto"/>
              <w:jc w:val="both"/>
              <w:rPr>
                <w:del w:id="932" w:author="Dimova, Stanislava" w:date="2023-03-09T12:14:00Z"/>
                <w:rFonts w:ascii="Times New Roman" w:hAnsi="Times New Roman"/>
                <w:szCs w:val="22"/>
              </w:rPr>
            </w:pPr>
            <w:del w:id="933" w:author="Dimova, Stanislava" w:date="2023-03-09T12:14:00Z">
              <w:r w:rsidRPr="0025459F" w:rsidDel="009944C9">
                <w:rPr>
                  <w:rFonts w:ascii="Times New Roman" w:hAnsi="Times New Roman"/>
                  <w:szCs w:val="22"/>
                </w:rPr>
                <w:delText xml:space="preserve">Official registration number (if any) (company number or similar identifier): </w:delText>
              </w:r>
            </w:del>
          </w:p>
        </w:tc>
      </w:tr>
      <w:tr w:rsidR="00C02206" w:rsidRPr="0025459F" w:rsidDel="009944C9" w14:paraId="1E910CEE" w14:textId="0336A14C" w:rsidTr="00493919">
        <w:trPr>
          <w:del w:id="934" w:author="Dimova, Stanislava" w:date="2023-03-09T12:14:00Z"/>
        </w:trPr>
        <w:tc>
          <w:tcPr>
            <w:tcW w:w="1177" w:type="pct"/>
            <w:shd w:val="clear" w:color="auto" w:fill="FFF9DD"/>
          </w:tcPr>
          <w:p w14:paraId="6F33DEF1" w14:textId="28CA2D7E" w:rsidR="00C02206" w:rsidRPr="003153DE" w:rsidDel="009944C9" w:rsidRDefault="00C02206" w:rsidP="009944C9">
            <w:pPr>
              <w:pStyle w:val="Body"/>
              <w:numPr>
                <w:ilvl w:val="0"/>
                <w:numId w:val="58"/>
              </w:numPr>
              <w:spacing w:line="240" w:lineRule="auto"/>
              <w:rPr>
                <w:del w:id="935" w:author="Dimova, Stanislava" w:date="2023-03-09T12:14:00Z"/>
                <w:rFonts w:ascii="Times New Roman" w:hAnsi="Times New Roman"/>
                <w:b/>
                <w:bCs/>
                <w:szCs w:val="22"/>
              </w:rPr>
            </w:pPr>
            <w:del w:id="936" w:author="Dimova, Stanislava" w:date="2023-03-09T12:14:00Z">
              <w:r w:rsidRPr="003153DE" w:rsidDel="009944C9">
                <w:rPr>
                  <w:rFonts w:ascii="Times New Roman" w:hAnsi="Times New Roman"/>
                  <w:b/>
                  <w:bCs/>
                  <w:szCs w:val="22"/>
                </w:rPr>
                <w:delText>Key Contact</w:delText>
              </w:r>
            </w:del>
          </w:p>
        </w:tc>
        <w:tc>
          <w:tcPr>
            <w:tcW w:w="1911" w:type="pct"/>
          </w:tcPr>
          <w:p w14:paraId="33FCA961" w14:textId="03367855" w:rsidR="00C02206" w:rsidRPr="0025459F" w:rsidDel="009944C9" w:rsidRDefault="00C02206" w:rsidP="009944C9">
            <w:pPr>
              <w:pStyle w:val="Body"/>
              <w:numPr>
                <w:ilvl w:val="0"/>
                <w:numId w:val="58"/>
              </w:numPr>
              <w:spacing w:line="240" w:lineRule="auto"/>
              <w:jc w:val="both"/>
              <w:rPr>
                <w:del w:id="937" w:author="Dimova, Stanislava" w:date="2023-03-09T12:14:00Z"/>
                <w:rFonts w:ascii="Times New Roman" w:hAnsi="Times New Roman"/>
                <w:szCs w:val="22"/>
              </w:rPr>
            </w:pPr>
            <w:del w:id="938" w:author="Dimova, Stanislava" w:date="2023-03-09T12:14:00Z">
              <w:r w:rsidRPr="0025459F" w:rsidDel="009944C9">
                <w:rPr>
                  <w:rFonts w:ascii="Times New Roman" w:hAnsi="Times New Roman"/>
                  <w:szCs w:val="22"/>
                </w:rPr>
                <w:delText xml:space="preserve">Full Name (optional): </w:delText>
              </w:r>
            </w:del>
          </w:p>
          <w:p w14:paraId="7EFAC261" w14:textId="7B85BD10" w:rsidR="00C02206" w:rsidRPr="0025459F" w:rsidDel="009944C9" w:rsidRDefault="00C02206" w:rsidP="009944C9">
            <w:pPr>
              <w:pStyle w:val="Body"/>
              <w:numPr>
                <w:ilvl w:val="0"/>
                <w:numId w:val="58"/>
              </w:numPr>
              <w:spacing w:line="240" w:lineRule="auto"/>
              <w:jc w:val="both"/>
              <w:rPr>
                <w:del w:id="939" w:author="Dimova, Stanislava" w:date="2023-03-09T12:14:00Z"/>
                <w:rFonts w:ascii="Times New Roman" w:hAnsi="Times New Roman"/>
                <w:szCs w:val="22"/>
              </w:rPr>
            </w:pPr>
            <w:del w:id="940" w:author="Dimova, Stanislava" w:date="2023-03-09T12:14:00Z">
              <w:r w:rsidRPr="0025459F" w:rsidDel="009944C9">
                <w:rPr>
                  <w:rFonts w:ascii="Times New Roman" w:hAnsi="Times New Roman"/>
                  <w:szCs w:val="22"/>
                </w:rPr>
                <w:delText xml:space="preserve">Job Title: </w:delText>
              </w:r>
            </w:del>
          </w:p>
          <w:p w14:paraId="750002C3" w14:textId="7120A321" w:rsidR="00C02206" w:rsidRPr="0025459F" w:rsidDel="009944C9" w:rsidRDefault="00C02206" w:rsidP="009944C9">
            <w:pPr>
              <w:pStyle w:val="Body"/>
              <w:numPr>
                <w:ilvl w:val="0"/>
                <w:numId w:val="58"/>
              </w:numPr>
              <w:spacing w:line="240" w:lineRule="auto"/>
              <w:jc w:val="both"/>
              <w:rPr>
                <w:del w:id="941" w:author="Dimova, Stanislava" w:date="2023-03-09T12:14:00Z"/>
                <w:rFonts w:ascii="Times New Roman" w:hAnsi="Times New Roman"/>
                <w:szCs w:val="22"/>
              </w:rPr>
            </w:pPr>
            <w:del w:id="942" w:author="Dimova, Stanislava" w:date="2023-03-09T12:14:00Z">
              <w:r w:rsidRPr="0025459F" w:rsidDel="009944C9">
                <w:rPr>
                  <w:rFonts w:ascii="Times New Roman" w:hAnsi="Times New Roman"/>
                  <w:szCs w:val="22"/>
                </w:rPr>
                <w:delText xml:space="preserve">Contact details including email: </w:delText>
              </w:r>
            </w:del>
          </w:p>
        </w:tc>
        <w:tc>
          <w:tcPr>
            <w:tcW w:w="1912" w:type="pct"/>
          </w:tcPr>
          <w:p w14:paraId="1C76F90A" w14:textId="224B30D3" w:rsidR="00C02206" w:rsidRPr="0025459F" w:rsidDel="009944C9" w:rsidRDefault="00C02206" w:rsidP="009944C9">
            <w:pPr>
              <w:pStyle w:val="Body"/>
              <w:numPr>
                <w:ilvl w:val="0"/>
                <w:numId w:val="58"/>
              </w:numPr>
              <w:spacing w:line="240" w:lineRule="auto"/>
              <w:jc w:val="both"/>
              <w:rPr>
                <w:del w:id="943" w:author="Dimova, Stanislava" w:date="2023-03-09T12:14:00Z"/>
                <w:rFonts w:ascii="Times New Roman" w:hAnsi="Times New Roman"/>
                <w:szCs w:val="22"/>
              </w:rPr>
            </w:pPr>
            <w:del w:id="944" w:author="Dimova, Stanislava" w:date="2023-03-09T12:14:00Z">
              <w:r w:rsidRPr="0025459F" w:rsidDel="009944C9">
                <w:rPr>
                  <w:rFonts w:ascii="Times New Roman" w:hAnsi="Times New Roman"/>
                  <w:szCs w:val="22"/>
                </w:rPr>
                <w:delText xml:space="preserve">Full Name (optional): </w:delText>
              </w:r>
            </w:del>
          </w:p>
          <w:p w14:paraId="1B3CB466" w14:textId="4ED5D1E4" w:rsidR="00C02206" w:rsidRPr="0025459F" w:rsidDel="009944C9" w:rsidRDefault="00C02206" w:rsidP="009944C9">
            <w:pPr>
              <w:pStyle w:val="Body"/>
              <w:numPr>
                <w:ilvl w:val="0"/>
                <w:numId w:val="58"/>
              </w:numPr>
              <w:spacing w:line="240" w:lineRule="auto"/>
              <w:jc w:val="both"/>
              <w:rPr>
                <w:del w:id="945" w:author="Dimova, Stanislava" w:date="2023-03-09T12:14:00Z"/>
                <w:rFonts w:ascii="Times New Roman" w:hAnsi="Times New Roman"/>
                <w:szCs w:val="22"/>
              </w:rPr>
            </w:pPr>
            <w:del w:id="946" w:author="Dimova, Stanislava" w:date="2023-03-09T12:14:00Z">
              <w:r w:rsidRPr="0025459F" w:rsidDel="009944C9">
                <w:rPr>
                  <w:rFonts w:ascii="Times New Roman" w:hAnsi="Times New Roman"/>
                  <w:szCs w:val="22"/>
                </w:rPr>
                <w:delText xml:space="preserve">Job Title: </w:delText>
              </w:r>
            </w:del>
          </w:p>
          <w:p w14:paraId="02E176A3" w14:textId="273A50B3" w:rsidR="00C02206" w:rsidRPr="0025459F" w:rsidDel="009944C9" w:rsidRDefault="00C02206" w:rsidP="009944C9">
            <w:pPr>
              <w:pStyle w:val="Body"/>
              <w:numPr>
                <w:ilvl w:val="0"/>
                <w:numId w:val="58"/>
              </w:numPr>
              <w:spacing w:line="240" w:lineRule="auto"/>
              <w:jc w:val="both"/>
              <w:rPr>
                <w:del w:id="947" w:author="Dimova, Stanislava" w:date="2023-03-09T12:14:00Z"/>
                <w:rFonts w:ascii="Times New Roman" w:hAnsi="Times New Roman"/>
                <w:szCs w:val="22"/>
              </w:rPr>
            </w:pPr>
            <w:del w:id="948" w:author="Dimova, Stanislava" w:date="2023-03-09T12:14:00Z">
              <w:r w:rsidRPr="0025459F" w:rsidDel="009944C9">
                <w:rPr>
                  <w:rFonts w:ascii="Times New Roman" w:hAnsi="Times New Roman"/>
                  <w:szCs w:val="22"/>
                </w:rPr>
                <w:delText xml:space="preserve">Contact details including email: </w:delText>
              </w:r>
            </w:del>
          </w:p>
        </w:tc>
      </w:tr>
      <w:tr w:rsidR="00C02206" w:rsidRPr="0025459F" w:rsidDel="009944C9" w14:paraId="52101977" w14:textId="03290F8A" w:rsidTr="00493919">
        <w:trPr>
          <w:trHeight w:val="1720"/>
          <w:del w:id="949" w:author="Dimova, Stanislava" w:date="2023-03-09T12:14:00Z"/>
        </w:trPr>
        <w:tc>
          <w:tcPr>
            <w:tcW w:w="1177" w:type="pct"/>
            <w:tcBorders>
              <w:bottom w:val="single" w:sz="18" w:space="0" w:color="FFC000"/>
            </w:tcBorders>
            <w:shd w:val="clear" w:color="auto" w:fill="FFF9DD"/>
          </w:tcPr>
          <w:p w14:paraId="3DA9C567" w14:textId="7FA8856A" w:rsidR="00C02206" w:rsidRPr="003153DE" w:rsidDel="009944C9" w:rsidRDefault="00C02206" w:rsidP="009944C9">
            <w:pPr>
              <w:pStyle w:val="Body"/>
              <w:numPr>
                <w:ilvl w:val="0"/>
                <w:numId w:val="58"/>
              </w:numPr>
              <w:spacing w:line="240" w:lineRule="auto"/>
              <w:rPr>
                <w:del w:id="950" w:author="Dimova, Stanislava" w:date="2023-03-09T12:14:00Z"/>
                <w:rFonts w:ascii="Times New Roman" w:hAnsi="Times New Roman"/>
                <w:b/>
                <w:bCs/>
                <w:szCs w:val="22"/>
              </w:rPr>
            </w:pPr>
            <w:del w:id="951" w:author="Dimova, Stanislava" w:date="2023-03-09T12:14:00Z">
              <w:r w:rsidRPr="003153DE" w:rsidDel="009944C9">
                <w:rPr>
                  <w:rFonts w:ascii="Times New Roman" w:hAnsi="Times New Roman"/>
                  <w:b/>
                  <w:bCs/>
                  <w:szCs w:val="22"/>
                </w:rPr>
                <w:delText>Signature (if required for the purposes of Section ‎2)</w:delText>
              </w:r>
            </w:del>
          </w:p>
        </w:tc>
        <w:tc>
          <w:tcPr>
            <w:tcW w:w="1911" w:type="pct"/>
            <w:tcBorders>
              <w:bottom w:val="single" w:sz="18" w:space="0" w:color="FFC000"/>
            </w:tcBorders>
          </w:tcPr>
          <w:p w14:paraId="3506E114" w14:textId="1CFEB286" w:rsidR="00C02206" w:rsidDel="009944C9" w:rsidRDefault="00C02206" w:rsidP="009944C9">
            <w:pPr>
              <w:pStyle w:val="Body"/>
              <w:numPr>
                <w:ilvl w:val="0"/>
                <w:numId w:val="58"/>
              </w:numPr>
              <w:spacing w:line="240" w:lineRule="auto"/>
              <w:rPr>
                <w:del w:id="952" w:author="Dimova, Stanislava" w:date="2023-03-09T12:14:00Z"/>
                <w:rFonts w:ascii="Times New Roman" w:hAnsi="Times New Roman"/>
                <w:szCs w:val="22"/>
              </w:rPr>
            </w:pPr>
            <w:del w:id="953" w:author="Dimova, Stanislava" w:date="2023-03-09T12:14:00Z">
              <w:r w:rsidDel="009944C9">
                <w:rPr>
                  <w:rFonts w:ascii="Times New Roman" w:hAnsi="Times New Roman"/>
                  <w:szCs w:val="22"/>
                </w:rPr>
                <w:delText>Name:</w:delText>
              </w:r>
            </w:del>
          </w:p>
          <w:p w14:paraId="63F57BE1" w14:textId="71EF1918" w:rsidR="00C02206" w:rsidDel="009944C9" w:rsidRDefault="00C02206" w:rsidP="009944C9">
            <w:pPr>
              <w:pStyle w:val="Body"/>
              <w:numPr>
                <w:ilvl w:val="0"/>
                <w:numId w:val="58"/>
              </w:numPr>
              <w:spacing w:line="240" w:lineRule="auto"/>
              <w:rPr>
                <w:del w:id="954" w:author="Dimova, Stanislava" w:date="2023-03-09T12:14:00Z"/>
                <w:rFonts w:ascii="Times New Roman" w:hAnsi="Times New Roman"/>
                <w:szCs w:val="22"/>
              </w:rPr>
            </w:pPr>
            <w:del w:id="955" w:author="Dimova, Stanislava" w:date="2023-03-09T12:14:00Z">
              <w:r w:rsidDel="009944C9">
                <w:rPr>
                  <w:rFonts w:ascii="Times New Roman" w:hAnsi="Times New Roman"/>
                  <w:szCs w:val="22"/>
                </w:rPr>
                <w:delText>Title:</w:delText>
              </w:r>
            </w:del>
          </w:p>
          <w:p w14:paraId="5B9E48BE" w14:textId="050BAA1C" w:rsidR="00C02206" w:rsidDel="009944C9" w:rsidRDefault="00C02206" w:rsidP="009944C9">
            <w:pPr>
              <w:pStyle w:val="Body"/>
              <w:numPr>
                <w:ilvl w:val="0"/>
                <w:numId w:val="58"/>
              </w:numPr>
              <w:spacing w:line="240" w:lineRule="auto"/>
              <w:rPr>
                <w:del w:id="956" w:author="Dimova, Stanislava" w:date="2023-03-09T12:14:00Z"/>
                <w:rFonts w:ascii="Times New Roman" w:hAnsi="Times New Roman"/>
                <w:szCs w:val="22"/>
              </w:rPr>
            </w:pPr>
            <w:del w:id="957" w:author="Dimova, Stanislava" w:date="2023-03-09T12:14:00Z">
              <w:r w:rsidDel="009944C9">
                <w:rPr>
                  <w:rFonts w:ascii="Times New Roman" w:hAnsi="Times New Roman"/>
                  <w:szCs w:val="22"/>
                </w:rPr>
                <w:delText>Date:</w:delText>
              </w:r>
            </w:del>
          </w:p>
          <w:p w14:paraId="62599157" w14:textId="2B89AB8C" w:rsidR="00C02206" w:rsidDel="009944C9" w:rsidRDefault="00C02206" w:rsidP="009944C9">
            <w:pPr>
              <w:pStyle w:val="Body"/>
              <w:numPr>
                <w:ilvl w:val="0"/>
                <w:numId w:val="58"/>
              </w:numPr>
              <w:spacing w:line="240" w:lineRule="auto"/>
              <w:rPr>
                <w:del w:id="958" w:author="Dimova, Stanislava" w:date="2023-03-09T12:14:00Z"/>
                <w:rFonts w:ascii="Times New Roman" w:hAnsi="Times New Roman"/>
                <w:szCs w:val="22"/>
              </w:rPr>
            </w:pPr>
          </w:p>
          <w:p w14:paraId="21299B29" w14:textId="5ED63E86" w:rsidR="00C02206" w:rsidRPr="0025459F" w:rsidDel="009944C9" w:rsidRDefault="00C02206" w:rsidP="009944C9">
            <w:pPr>
              <w:pStyle w:val="Body"/>
              <w:spacing w:line="240" w:lineRule="auto"/>
              <w:rPr>
                <w:del w:id="959" w:author="Dimova, Stanislava" w:date="2023-03-09T12:14:00Z"/>
                <w:rFonts w:ascii="Times New Roman" w:hAnsi="Times New Roman"/>
                <w:szCs w:val="22"/>
              </w:rPr>
            </w:pPr>
            <w:del w:id="960" w:author="Dimova, Stanislava" w:date="2023-03-09T12:14:00Z">
              <w:r w:rsidDel="009944C9">
                <w:rPr>
                  <w:rFonts w:ascii="Times New Roman" w:hAnsi="Times New Roman"/>
                  <w:szCs w:val="22"/>
                </w:rPr>
                <w:delText>Signature:</w:delText>
              </w:r>
            </w:del>
          </w:p>
        </w:tc>
        <w:tc>
          <w:tcPr>
            <w:tcW w:w="1912" w:type="pct"/>
            <w:tcBorders>
              <w:bottom w:val="single" w:sz="18" w:space="0" w:color="FFC000"/>
            </w:tcBorders>
          </w:tcPr>
          <w:p w14:paraId="54324497" w14:textId="3E95B669" w:rsidR="00C02206" w:rsidDel="009944C9" w:rsidRDefault="00C02206" w:rsidP="009944C9">
            <w:pPr>
              <w:pStyle w:val="Body"/>
              <w:numPr>
                <w:ilvl w:val="0"/>
                <w:numId w:val="58"/>
              </w:numPr>
              <w:spacing w:line="240" w:lineRule="auto"/>
              <w:rPr>
                <w:del w:id="961" w:author="Dimova, Stanislava" w:date="2023-03-09T12:14:00Z"/>
                <w:rFonts w:ascii="Times New Roman" w:hAnsi="Times New Roman"/>
                <w:szCs w:val="22"/>
              </w:rPr>
            </w:pPr>
            <w:del w:id="962" w:author="Dimova, Stanislava" w:date="2023-03-09T12:14:00Z">
              <w:r w:rsidDel="009944C9">
                <w:rPr>
                  <w:rFonts w:ascii="Times New Roman" w:hAnsi="Times New Roman"/>
                  <w:szCs w:val="22"/>
                </w:rPr>
                <w:delText>Name:</w:delText>
              </w:r>
            </w:del>
          </w:p>
          <w:p w14:paraId="277E46C0" w14:textId="25F04F7D" w:rsidR="00C02206" w:rsidDel="009944C9" w:rsidRDefault="00C02206" w:rsidP="009944C9">
            <w:pPr>
              <w:pStyle w:val="Body"/>
              <w:numPr>
                <w:ilvl w:val="0"/>
                <w:numId w:val="58"/>
              </w:numPr>
              <w:spacing w:line="240" w:lineRule="auto"/>
              <w:rPr>
                <w:del w:id="963" w:author="Dimova, Stanislava" w:date="2023-03-09T12:14:00Z"/>
                <w:rFonts w:ascii="Times New Roman" w:hAnsi="Times New Roman"/>
                <w:szCs w:val="22"/>
              </w:rPr>
            </w:pPr>
            <w:del w:id="964" w:author="Dimova, Stanislava" w:date="2023-03-09T12:14:00Z">
              <w:r w:rsidDel="009944C9">
                <w:rPr>
                  <w:rFonts w:ascii="Times New Roman" w:hAnsi="Times New Roman"/>
                  <w:szCs w:val="22"/>
                </w:rPr>
                <w:delText>Title:</w:delText>
              </w:r>
            </w:del>
          </w:p>
          <w:p w14:paraId="326CEAD3" w14:textId="4AA5F14F" w:rsidR="00C02206" w:rsidDel="009944C9" w:rsidRDefault="00C02206" w:rsidP="009944C9">
            <w:pPr>
              <w:pStyle w:val="Body"/>
              <w:numPr>
                <w:ilvl w:val="0"/>
                <w:numId w:val="58"/>
              </w:numPr>
              <w:spacing w:line="240" w:lineRule="auto"/>
              <w:rPr>
                <w:del w:id="965" w:author="Dimova, Stanislava" w:date="2023-03-09T12:14:00Z"/>
                <w:rFonts w:ascii="Times New Roman" w:hAnsi="Times New Roman"/>
                <w:szCs w:val="22"/>
              </w:rPr>
            </w:pPr>
            <w:del w:id="966" w:author="Dimova, Stanislava" w:date="2023-03-09T12:14:00Z">
              <w:r w:rsidDel="009944C9">
                <w:rPr>
                  <w:rFonts w:ascii="Times New Roman" w:hAnsi="Times New Roman"/>
                  <w:szCs w:val="22"/>
                </w:rPr>
                <w:delText>Date:</w:delText>
              </w:r>
            </w:del>
          </w:p>
          <w:p w14:paraId="1779678A" w14:textId="5B274973" w:rsidR="00C02206" w:rsidDel="009944C9" w:rsidRDefault="00C02206" w:rsidP="009944C9">
            <w:pPr>
              <w:pStyle w:val="Body"/>
              <w:numPr>
                <w:ilvl w:val="0"/>
                <w:numId w:val="58"/>
              </w:numPr>
              <w:spacing w:line="240" w:lineRule="auto"/>
              <w:rPr>
                <w:del w:id="967" w:author="Dimova, Stanislava" w:date="2023-03-09T12:14:00Z"/>
                <w:rFonts w:ascii="Times New Roman" w:hAnsi="Times New Roman"/>
                <w:szCs w:val="22"/>
              </w:rPr>
            </w:pPr>
          </w:p>
          <w:p w14:paraId="2785C62B" w14:textId="79C484D6" w:rsidR="00C02206" w:rsidRPr="0025459F" w:rsidDel="009944C9" w:rsidRDefault="00C02206" w:rsidP="009944C9">
            <w:pPr>
              <w:pStyle w:val="Body"/>
              <w:spacing w:line="240" w:lineRule="auto"/>
              <w:rPr>
                <w:del w:id="968" w:author="Dimova, Stanislava" w:date="2023-03-09T12:14:00Z"/>
                <w:rFonts w:ascii="Times New Roman" w:hAnsi="Times New Roman"/>
                <w:szCs w:val="22"/>
              </w:rPr>
            </w:pPr>
            <w:del w:id="969" w:author="Dimova, Stanislava" w:date="2023-03-09T12:14:00Z">
              <w:r w:rsidDel="009944C9">
                <w:rPr>
                  <w:rFonts w:ascii="Times New Roman" w:hAnsi="Times New Roman"/>
                  <w:szCs w:val="22"/>
                </w:rPr>
                <w:delText xml:space="preserve">Signature: </w:delText>
              </w:r>
            </w:del>
          </w:p>
        </w:tc>
      </w:tr>
    </w:tbl>
    <w:p w14:paraId="4EADCCC3" w14:textId="6733B3C2" w:rsidR="00C02206" w:rsidRPr="003153DE" w:rsidDel="009944C9" w:rsidRDefault="00C02206" w:rsidP="009944C9">
      <w:pPr>
        <w:pStyle w:val="Heading3"/>
        <w:jc w:val="both"/>
        <w:rPr>
          <w:del w:id="970" w:author="Dimova, Stanislava" w:date="2023-03-09T12:14:00Z"/>
          <w:rFonts w:ascii="Times New Roman" w:hAnsi="Times New Roman" w:cs="Times New Roman"/>
          <w:b/>
          <w:bCs/>
          <w:color w:val="auto"/>
          <w:sz w:val="22"/>
          <w:szCs w:val="20"/>
        </w:rPr>
      </w:pPr>
      <w:del w:id="971" w:author="Dimova, Stanislava" w:date="2023-03-09T12:14:00Z">
        <w:r w:rsidRPr="003153DE" w:rsidDel="009944C9">
          <w:rPr>
            <w:rFonts w:ascii="Times New Roman" w:hAnsi="Times New Roman" w:cs="Times New Roman"/>
            <w:b/>
            <w:bCs/>
            <w:color w:val="auto"/>
            <w:sz w:val="22"/>
            <w:szCs w:val="20"/>
          </w:rPr>
          <w:delText>Table 2: Selected SCCs, Modules and Selected Clauses</w:delText>
        </w:r>
      </w:del>
    </w:p>
    <w:tbl>
      <w:tblPr>
        <w:tblW w:w="5003" w:type="pct"/>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108" w:type="dxa"/>
          <w:bottom w:w="108" w:type="dxa"/>
        </w:tblCellMar>
        <w:tblLook w:val="0000" w:firstRow="0" w:lastRow="0" w:firstColumn="0" w:lastColumn="0" w:noHBand="0" w:noVBand="0"/>
      </w:tblPr>
      <w:tblGrid>
        <w:gridCol w:w="2248"/>
        <w:gridCol w:w="7318"/>
      </w:tblGrid>
      <w:tr w:rsidR="00C02206" w:rsidRPr="0025459F" w:rsidDel="009944C9" w14:paraId="09E06C47" w14:textId="3F0EBF49" w:rsidTr="00493919">
        <w:trPr>
          <w:trHeight w:val="2913"/>
          <w:del w:id="972" w:author="Dimova, Stanislava" w:date="2023-03-09T12:14:00Z"/>
        </w:trPr>
        <w:tc>
          <w:tcPr>
            <w:tcW w:w="1175" w:type="pct"/>
            <w:shd w:val="clear" w:color="auto" w:fill="FFF9DD"/>
          </w:tcPr>
          <w:p w14:paraId="7C952935" w14:textId="74A0FEFF" w:rsidR="00C02206" w:rsidRPr="0025459F" w:rsidDel="009944C9" w:rsidRDefault="00C02206" w:rsidP="009944C9">
            <w:pPr>
              <w:pStyle w:val="Body"/>
              <w:numPr>
                <w:ilvl w:val="0"/>
                <w:numId w:val="58"/>
              </w:numPr>
              <w:spacing w:line="240" w:lineRule="auto"/>
              <w:rPr>
                <w:del w:id="973" w:author="Dimova, Stanislava" w:date="2023-03-09T12:14:00Z"/>
                <w:rFonts w:ascii="Times New Roman" w:hAnsi="Times New Roman"/>
                <w:b/>
                <w:bCs/>
                <w:color w:val="003768"/>
                <w:szCs w:val="22"/>
              </w:rPr>
            </w:pPr>
            <w:del w:id="974" w:author="Dimova, Stanislava" w:date="2023-03-09T12:14:00Z">
              <w:r w:rsidRPr="003153DE" w:rsidDel="009944C9">
                <w:rPr>
                  <w:rFonts w:ascii="Times New Roman" w:hAnsi="Times New Roman"/>
                  <w:b/>
                  <w:bCs/>
                  <w:szCs w:val="22"/>
                </w:rPr>
                <w:delText>Addendum EU SCCs</w:delText>
              </w:r>
            </w:del>
          </w:p>
        </w:tc>
        <w:tc>
          <w:tcPr>
            <w:tcW w:w="3825" w:type="pct"/>
          </w:tcPr>
          <w:p w14:paraId="015AC454" w14:textId="4A350A95" w:rsidR="00C02206" w:rsidRPr="0025459F" w:rsidDel="009944C9" w:rsidRDefault="00C02206" w:rsidP="009944C9">
            <w:pPr>
              <w:pStyle w:val="Bodyindent"/>
              <w:spacing w:line="240" w:lineRule="auto"/>
              <w:jc w:val="both"/>
              <w:rPr>
                <w:del w:id="975" w:author="Dimova, Stanislava" w:date="2023-03-09T12:14:00Z"/>
                <w:rFonts w:ascii="Times New Roman" w:eastAsia="Verdana" w:hAnsi="Times New Roman"/>
                <w:szCs w:val="22"/>
              </w:rPr>
            </w:pPr>
            <w:del w:id="976" w:author="Dimova, Stanislava" w:date="2023-03-09T12:14:00Z">
              <w:r w:rsidDel="009944C9">
                <w:rPr>
                  <w:rFonts w:ascii="Times New Roman" w:eastAsia="Verdana" w:hAnsi="Times New Roman"/>
                </w:rPr>
                <w:fldChar w:fldCharType="begin">
                  <w:ffData>
                    <w:name w:val=""/>
                    <w:enabled/>
                    <w:calcOnExit w:val="0"/>
                    <w:checkBox>
                      <w:size w:val="16"/>
                      <w:default w:val="1"/>
                    </w:checkBox>
                  </w:ffData>
                </w:fldChar>
              </w:r>
              <w:r w:rsidDel="009944C9">
                <w:rPr>
                  <w:rFonts w:ascii="Times New Roman" w:eastAsia="Verdana" w:hAnsi="Times New Roman"/>
                  <w:szCs w:val="22"/>
                </w:rPr>
                <w:delInstrText xml:space="preserve"> FORMCHECKBOX </w:delInstrText>
              </w:r>
              <w:r w:rsidR="00000000">
                <w:rPr>
                  <w:rFonts w:ascii="Times New Roman" w:eastAsia="Verdana" w:hAnsi="Times New Roman"/>
                </w:rPr>
              </w:r>
              <w:r w:rsidR="00000000">
                <w:rPr>
                  <w:rFonts w:ascii="Times New Roman" w:eastAsia="Verdana" w:hAnsi="Times New Roman"/>
                </w:rPr>
                <w:fldChar w:fldCharType="separate"/>
              </w:r>
              <w:r w:rsidDel="009944C9">
                <w:rPr>
                  <w:rFonts w:ascii="Times New Roman" w:eastAsia="Verdana" w:hAnsi="Times New Roman"/>
                </w:rPr>
                <w:fldChar w:fldCharType="end"/>
              </w:r>
              <w:r w:rsidRPr="0025459F" w:rsidDel="009944C9">
                <w:rPr>
                  <w:rFonts w:ascii="Times New Roman" w:eastAsia="Verdana" w:hAnsi="Times New Roman"/>
                  <w:szCs w:val="22"/>
                </w:rPr>
                <w:delText xml:space="preserve"> The version of the Approved EU SCCs which this Addendum is appended to, detailed below, including the Appendix Information:</w:delText>
              </w:r>
            </w:del>
          </w:p>
          <w:p w14:paraId="122A778D" w14:textId="2AF6A302" w:rsidR="00C02206" w:rsidRPr="0025459F" w:rsidDel="009944C9" w:rsidRDefault="00C02206" w:rsidP="009944C9">
            <w:pPr>
              <w:pStyle w:val="Body"/>
              <w:numPr>
                <w:ilvl w:val="0"/>
                <w:numId w:val="58"/>
              </w:numPr>
              <w:spacing w:line="240" w:lineRule="auto"/>
              <w:jc w:val="both"/>
              <w:rPr>
                <w:del w:id="977" w:author="Dimova, Stanislava" w:date="2023-03-09T12:14:00Z"/>
                <w:rFonts w:ascii="Times New Roman" w:hAnsi="Times New Roman"/>
                <w:szCs w:val="22"/>
              </w:rPr>
            </w:pPr>
            <w:del w:id="978" w:author="Dimova, Stanislava" w:date="2023-03-09T12:14:00Z">
              <w:r w:rsidRPr="0025459F" w:rsidDel="009944C9">
                <w:rPr>
                  <w:rFonts w:ascii="Times New Roman" w:hAnsi="Times New Roman"/>
                  <w:szCs w:val="22"/>
                </w:rPr>
                <w:delText>Date:</w:delText>
              </w:r>
              <w:r w:rsidRPr="0025459F" w:rsidDel="009944C9">
                <w:rPr>
                  <w:rFonts w:ascii="Times New Roman" w:eastAsia="Verdana" w:hAnsi="Times New Roman"/>
                  <w:szCs w:val="22"/>
                </w:rPr>
                <w:delText xml:space="preserve"> </w:delText>
              </w:r>
              <w:r w:rsidDel="009944C9">
                <w:rPr>
                  <w:rFonts w:ascii="Times New Roman" w:eastAsia="Verdana" w:hAnsi="Times New Roman"/>
                  <w:szCs w:val="22"/>
                </w:rPr>
                <w:delText>Date of execution of the Addendum EU SCCs listed under Attachment 3 of the Data Processing Agreement which this Addendum and the Addendum EU SCCs are appended to.</w:delText>
              </w:r>
            </w:del>
          </w:p>
          <w:p w14:paraId="02391613" w14:textId="2480E705" w:rsidR="00C02206" w:rsidRPr="0025459F" w:rsidDel="009944C9" w:rsidRDefault="00C02206" w:rsidP="009944C9">
            <w:pPr>
              <w:pStyle w:val="Body"/>
              <w:numPr>
                <w:ilvl w:val="0"/>
                <w:numId w:val="58"/>
              </w:numPr>
              <w:spacing w:line="240" w:lineRule="auto"/>
              <w:jc w:val="both"/>
              <w:rPr>
                <w:del w:id="979" w:author="Dimova, Stanislava" w:date="2023-03-09T12:14:00Z"/>
                <w:rFonts w:ascii="Times New Roman" w:hAnsi="Times New Roman"/>
                <w:szCs w:val="22"/>
              </w:rPr>
            </w:pPr>
            <w:del w:id="980" w:author="Dimova, Stanislava" w:date="2023-03-09T12:14:00Z">
              <w:r w:rsidRPr="0025459F" w:rsidDel="009944C9">
                <w:rPr>
                  <w:rFonts w:ascii="Times New Roman" w:hAnsi="Times New Roman"/>
                  <w:szCs w:val="22"/>
                </w:rPr>
                <w:delText>Reference (if any):</w:delText>
              </w:r>
              <w:r w:rsidRPr="0025459F" w:rsidDel="009944C9">
                <w:rPr>
                  <w:rFonts w:ascii="Times New Roman" w:eastAsia="Verdana" w:hAnsi="Times New Roman"/>
                  <w:szCs w:val="22"/>
                </w:rPr>
                <w:delText xml:space="preserve"> </w:delText>
              </w:r>
              <w:r w:rsidDel="009944C9">
                <w:rPr>
                  <w:rFonts w:ascii="Times New Roman" w:eastAsia="Verdana" w:hAnsi="Times New Roman"/>
                  <w:szCs w:val="22"/>
                </w:rPr>
                <w:delText xml:space="preserve">The Addendum EU SCCs including the Appendix Information are available under Attachment 3 to the Data Processing Agreement which they and this Addendum are appended to. </w:delText>
              </w:r>
            </w:del>
          </w:p>
          <w:p w14:paraId="63107835" w14:textId="14D4B41F" w:rsidR="00C02206" w:rsidRPr="001B11F7" w:rsidDel="009944C9" w:rsidRDefault="00C02206" w:rsidP="009944C9">
            <w:pPr>
              <w:pStyle w:val="Body"/>
              <w:numPr>
                <w:ilvl w:val="0"/>
                <w:numId w:val="58"/>
              </w:numPr>
              <w:spacing w:line="240" w:lineRule="auto"/>
              <w:jc w:val="both"/>
              <w:rPr>
                <w:del w:id="981" w:author="Dimova, Stanislava" w:date="2023-03-09T12:14:00Z"/>
                <w:rFonts w:ascii="Times New Roman" w:hAnsi="Times New Roman"/>
                <w:szCs w:val="22"/>
              </w:rPr>
            </w:pPr>
            <w:del w:id="982" w:author="Dimova, Stanislava" w:date="2023-03-09T12:14:00Z">
              <w:r w:rsidRPr="0025459F" w:rsidDel="009944C9">
                <w:rPr>
                  <w:rFonts w:ascii="Times New Roman" w:hAnsi="Times New Roman"/>
                  <w:szCs w:val="22"/>
                </w:rPr>
                <w:delText>Other identifier (if any):</w:delText>
              </w:r>
              <w:r w:rsidRPr="0025459F" w:rsidDel="009944C9">
                <w:rPr>
                  <w:rFonts w:ascii="Times New Roman" w:eastAsia="Verdana" w:hAnsi="Times New Roman"/>
                  <w:szCs w:val="22"/>
                </w:rPr>
                <w:delText xml:space="preserve"> </w:delText>
              </w:r>
              <w:r w:rsidRPr="0025459F" w:rsidDel="009944C9">
                <w:rPr>
                  <w:rFonts w:ascii="Times New Roman" w:hAnsi="Times New Roman"/>
                  <w:szCs w:val="22"/>
                  <w:highlight w:val="lightGray"/>
                </w:rPr>
                <w:delText xml:space="preserve"> </w:delText>
              </w:r>
              <w:r w:rsidRPr="0025459F" w:rsidDel="009944C9">
                <w:rPr>
                  <w:rFonts w:ascii="Times New Roman" w:hAnsi="Times New Roman"/>
                  <w:highlight w:val="lightGray"/>
                </w:rPr>
                <w:fldChar w:fldCharType="begin" w:fldLock="1">
                  <w:ffData>
                    <w:name w:val=""/>
                    <w:enabled/>
                    <w:calcOnExit w:val="0"/>
                    <w:textInput/>
                  </w:ffData>
                </w:fldChar>
              </w:r>
              <w:r w:rsidRPr="0025459F" w:rsidDel="009944C9">
                <w:rPr>
                  <w:rFonts w:ascii="Times New Roman" w:hAnsi="Times New Roman"/>
                  <w:szCs w:val="22"/>
                  <w:highlight w:val="lightGray"/>
                </w:rPr>
                <w:delInstrText xml:space="preserve"> FORMTEXT </w:delInstrText>
              </w:r>
              <w:r w:rsidRPr="0025459F" w:rsidDel="009944C9">
                <w:rPr>
                  <w:rFonts w:ascii="Times New Roman" w:hAnsi="Times New Roman"/>
                  <w:highlight w:val="lightGray"/>
                </w:rPr>
              </w:r>
              <w:r w:rsidRPr="0025459F" w:rsidDel="009944C9">
                <w:rPr>
                  <w:rFonts w:ascii="Times New Roman" w:hAnsi="Times New Roman"/>
                  <w:highlight w:val="lightGray"/>
                </w:rPr>
                <w:fldChar w:fldCharType="separate"/>
              </w:r>
              <w:r w:rsidRPr="0025459F" w:rsidDel="009944C9">
                <w:rPr>
                  <w:rFonts w:ascii="Times New Roman" w:hAnsi="Times New Roman"/>
                  <w:noProof/>
                  <w:szCs w:val="22"/>
                  <w:highlight w:val="lightGray"/>
                </w:rPr>
                <w:delText> </w:delText>
              </w:r>
              <w:r w:rsidRPr="0025459F" w:rsidDel="009944C9">
                <w:rPr>
                  <w:rFonts w:ascii="Times New Roman" w:hAnsi="Times New Roman"/>
                  <w:noProof/>
                  <w:szCs w:val="22"/>
                  <w:highlight w:val="lightGray"/>
                </w:rPr>
                <w:delText> </w:delText>
              </w:r>
              <w:r w:rsidRPr="0025459F" w:rsidDel="009944C9">
                <w:rPr>
                  <w:rFonts w:ascii="Times New Roman" w:hAnsi="Times New Roman"/>
                  <w:noProof/>
                  <w:szCs w:val="22"/>
                  <w:highlight w:val="lightGray"/>
                </w:rPr>
                <w:delText> </w:delText>
              </w:r>
              <w:r w:rsidRPr="0025459F" w:rsidDel="009944C9">
                <w:rPr>
                  <w:rFonts w:ascii="Times New Roman" w:hAnsi="Times New Roman"/>
                  <w:noProof/>
                  <w:szCs w:val="22"/>
                  <w:highlight w:val="lightGray"/>
                </w:rPr>
                <w:delText> </w:delText>
              </w:r>
              <w:r w:rsidRPr="0025459F" w:rsidDel="009944C9">
                <w:rPr>
                  <w:rFonts w:ascii="Times New Roman" w:hAnsi="Times New Roman"/>
                  <w:noProof/>
                  <w:szCs w:val="22"/>
                  <w:highlight w:val="lightGray"/>
                </w:rPr>
                <w:delText> </w:delText>
              </w:r>
              <w:r w:rsidRPr="0025459F" w:rsidDel="009944C9">
                <w:rPr>
                  <w:rFonts w:ascii="Times New Roman" w:hAnsi="Times New Roman"/>
                  <w:highlight w:val="lightGray"/>
                </w:rPr>
                <w:fldChar w:fldCharType="end"/>
              </w:r>
            </w:del>
          </w:p>
        </w:tc>
      </w:tr>
    </w:tbl>
    <w:p w14:paraId="01A69885" w14:textId="33CD2BF0" w:rsidR="00C02206" w:rsidDel="009944C9" w:rsidRDefault="00C02206" w:rsidP="009944C9">
      <w:pPr>
        <w:pStyle w:val="Heading3"/>
        <w:jc w:val="both"/>
        <w:rPr>
          <w:del w:id="983" w:author="Dimova, Stanislava" w:date="2023-03-09T12:14:00Z"/>
          <w:rFonts w:ascii="Times New Roman" w:hAnsi="Times New Roman" w:cs="Times New Roman"/>
          <w:szCs w:val="22"/>
        </w:rPr>
      </w:pPr>
    </w:p>
    <w:p w14:paraId="6F35C6AF" w14:textId="70D43A2F" w:rsidR="00C02206" w:rsidRPr="003153DE" w:rsidDel="009944C9" w:rsidRDefault="00C02206" w:rsidP="009944C9">
      <w:pPr>
        <w:pStyle w:val="Heading3"/>
        <w:jc w:val="both"/>
        <w:rPr>
          <w:del w:id="984" w:author="Dimova, Stanislava" w:date="2023-03-09T12:14:00Z"/>
          <w:rFonts w:ascii="Times New Roman" w:hAnsi="Times New Roman" w:cs="Times New Roman"/>
          <w:b/>
          <w:bCs/>
          <w:color w:val="auto"/>
          <w:sz w:val="22"/>
          <w:szCs w:val="20"/>
        </w:rPr>
      </w:pPr>
      <w:del w:id="985" w:author="Dimova, Stanislava" w:date="2023-03-09T12:14:00Z">
        <w:r w:rsidRPr="003153DE" w:rsidDel="009944C9">
          <w:rPr>
            <w:rFonts w:ascii="Times New Roman" w:hAnsi="Times New Roman" w:cs="Times New Roman"/>
            <w:b/>
            <w:bCs/>
            <w:color w:val="auto"/>
            <w:sz w:val="22"/>
            <w:szCs w:val="20"/>
          </w:rPr>
          <w:delText>Table 3: Appendix Information</w:delText>
        </w:r>
      </w:del>
    </w:p>
    <w:p w14:paraId="7D141365" w14:textId="45E6C49E" w:rsidR="00C02206" w:rsidRPr="0025459F" w:rsidDel="009944C9" w:rsidRDefault="00C02206" w:rsidP="009944C9">
      <w:pPr>
        <w:spacing w:before="120"/>
        <w:jc w:val="both"/>
        <w:rPr>
          <w:del w:id="986" w:author="Dimova, Stanislava" w:date="2023-03-09T12:14:00Z"/>
          <w:rFonts w:ascii="Times New Roman" w:hAnsi="Times New Roman" w:cs="Times New Roman"/>
        </w:rPr>
      </w:pPr>
      <w:del w:id="987" w:author="Dimova, Stanislava" w:date="2023-03-09T12:14:00Z">
        <w:r w:rsidRPr="0025459F" w:rsidDel="009944C9">
          <w:rPr>
            <w:rFonts w:ascii="Times New Roman" w:hAnsi="Times New Roman" w:cs="Times New Roman"/>
          </w:rPr>
          <w:delText>“</w:delText>
        </w:r>
        <w:r w:rsidRPr="0025459F" w:rsidDel="009944C9">
          <w:rPr>
            <w:rFonts w:ascii="Times New Roman" w:hAnsi="Times New Roman" w:cs="Times New Roman"/>
            <w:b/>
            <w:bCs/>
          </w:rPr>
          <w:delText>Appendix Information</w:delText>
        </w:r>
        <w:r w:rsidRPr="0025459F" w:rsidDel="009944C9">
          <w:rPr>
            <w:rFonts w:ascii="Times New Roman" w:hAnsi="Times New Roman" w:cs="Times New Roman"/>
          </w:rPr>
          <w:delText>” means the information which must be provided for the selected modules as set out in the Appendix of the Approved EU SCCs (other than the Parties), and which for this Addendum is set out in:</w:delText>
        </w:r>
      </w:del>
    </w:p>
    <w:tbl>
      <w:tblPr>
        <w:tblStyle w:val="TableGrid"/>
        <w:tblW w:w="0" w:type="auto"/>
        <w:tblBorders>
          <w:top w:val="none" w:sz="0" w:space="0" w:color="auto"/>
          <w:left w:val="none" w:sz="0" w:space="0" w:color="auto"/>
          <w:bottom w:val="none" w:sz="0" w:space="0" w:color="auto"/>
          <w:right w:val="none" w:sz="0" w:space="0" w:color="auto"/>
          <w:insideH w:val="single" w:sz="4" w:space="0" w:color="FFC000"/>
          <w:insideV w:val="none" w:sz="0" w:space="0" w:color="auto"/>
        </w:tblBorders>
        <w:tblLook w:val="04A0" w:firstRow="1" w:lastRow="0" w:firstColumn="1" w:lastColumn="0" w:noHBand="0" w:noVBand="1"/>
      </w:tblPr>
      <w:tblGrid>
        <w:gridCol w:w="9570"/>
      </w:tblGrid>
      <w:tr w:rsidR="00C02206" w:rsidRPr="0025459F" w:rsidDel="009944C9" w14:paraId="536BBCE3" w14:textId="6FD643C4" w:rsidTr="00493919">
        <w:trPr>
          <w:del w:id="988" w:author="Dimova, Stanislava" w:date="2023-03-09T12:14:00Z"/>
        </w:trPr>
        <w:tc>
          <w:tcPr>
            <w:tcW w:w="9639" w:type="dxa"/>
          </w:tcPr>
          <w:p w14:paraId="0638FDC2" w14:textId="2934F636" w:rsidR="00C02206" w:rsidRPr="0025459F" w:rsidDel="009944C9" w:rsidRDefault="00C02206" w:rsidP="009944C9">
            <w:pPr>
              <w:pStyle w:val="Body"/>
              <w:numPr>
                <w:ilvl w:val="0"/>
                <w:numId w:val="58"/>
              </w:numPr>
              <w:spacing w:before="0" w:after="0" w:line="240" w:lineRule="auto"/>
              <w:ind w:left="-108" w:right="-108"/>
              <w:jc w:val="both"/>
              <w:rPr>
                <w:del w:id="989" w:author="Dimova, Stanislava" w:date="2023-03-09T12:14:00Z"/>
                <w:rFonts w:ascii="Times New Roman" w:hAnsi="Times New Roman"/>
                <w:szCs w:val="22"/>
              </w:rPr>
            </w:pPr>
            <w:del w:id="990" w:author="Dimova, Stanislava" w:date="2023-03-09T12:14:00Z">
              <w:r w:rsidRPr="0025459F" w:rsidDel="009944C9">
                <w:rPr>
                  <w:rFonts w:ascii="Times New Roman" w:hAnsi="Times New Roman"/>
                  <w:szCs w:val="22"/>
                </w:rPr>
                <w:delText>Annex 1A: List of Parties:</w:delText>
              </w:r>
              <w:r w:rsidDel="009944C9">
                <w:rPr>
                  <w:rFonts w:ascii="Times New Roman" w:hAnsi="Times New Roman"/>
                  <w:szCs w:val="22"/>
                </w:rPr>
                <w:delText xml:space="preserve"> The parties are described under Annex 1A of the Addendum EU SCCs</w:delText>
              </w:r>
              <w:r w:rsidRPr="0025459F" w:rsidDel="009944C9">
                <w:rPr>
                  <w:rFonts w:ascii="Times New Roman" w:hAnsi="Times New Roman"/>
                  <w:szCs w:val="22"/>
                </w:rPr>
                <w:delText xml:space="preserve"> </w:delText>
              </w:r>
              <w:r w:rsidRPr="00850A43" w:rsidDel="009944C9">
                <w:rPr>
                  <w:rFonts w:ascii="Times New Roman" w:hAnsi="Times New Roman"/>
                  <w:szCs w:val="22"/>
                </w:rPr>
                <w:delText xml:space="preserve">which are available as Attachment 3 of the Data Processing Agreement which the </w:delText>
              </w:r>
              <w:r w:rsidDel="009944C9">
                <w:rPr>
                  <w:rFonts w:ascii="Times New Roman" w:hAnsi="Times New Roman"/>
                  <w:szCs w:val="22"/>
                </w:rPr>
                <w:delText xml:space="preserve">Addendum </w:delText>
              </w:r>
              <w:r w:rsidRPr="00850A43" w:rsidDel="009944C9">
                <w:rPr>
                  <w:rFonts w:ascii="Times New Roman" w:hAnsi="Times New Roman"/>
                  <w:szCs w:val="22"/>
                </w:rPr>
                <w:delText xml:space="preserve">EU SCCs and this Addendum are </w:delText>
              </w:r>
              <w:r w:rsidDel="009944C9">
                <w:rPr>
                  <w:rFonts w:ascii="Times New Roman" w:hAnsi="Times New Roman"/>
                  <w:szCs w:val="22"/>
                </w:rPr>
                <w:delText>attached to</w:delText>
              </w:r>
              <w:r w:rsidRPr="00850A43" w:rsidDel="009944C9">
                <w:rPr>
                  <w:rFonts w:ascii="Times New Roman" w:hAnsi="Times New Roman"/>
                  <w:szCs w:val="22"/>
                </w:rPr>
                <w:delText>.</w:delText>
              </w:r>
              <w:r w:rsidDel="009944C9">
                <w:rPr>
                  <w:rFonts w:ascii="Times New Roman" w:hAnsi="Times New Roman"/>
                  <w:szCs w:val="22"/>
                </w:rPr>
                <w:delText xml:space="preserve"> </w:delText>
              </w:r>
            </w:del>
          </w:p>
        </w:tc>
      </w:tr>
      <w:tr w:rsidR="00C02206" w:rsidRPr="0025459F" w:rsidDel="009944C9" w14:paraId="40BFFE1E" w14:textId="28B9037B" w:rsidTr="00493919">
        <w:trPr>
          <w:del w:id="991" w:author="Dimova, Stanislava" w:date="2023-03-09T12:14:00Z"/>
        </w:trPr>
        <w:tc>
          <w:tcPr>
            <w:tcW w:w="9639" w:type="dxa"/>
          </w:tcPr>
          <w:p w14:paraId="673A4041" w14:textId="46E05F68" w:rsidR="00C02206" w:rsidRPr="0025459F" w:rsidDel="009944C9" w:rsidRDefault="00C02206" w:rsidP="009944C9">
            <w:pPr>
              <w:pStyle w:val="Body"/>
              <w:numPr>
                <w:ilvl w:val="0"/>
                <w:numId w:val="58"/>
              </w:numPr>
              <w:spacing w:after="0" w:line="240" w:lineRule="auto"/>
              <w:ind w:left="-108"/>
              <w:jc w:val="both"/>
              <w:rPr>
                <w:del w:id="992" w:author="Dimova, Stanislava" w:date="2023-03-09T12:14:00Z"/>
                <w:rFonts w:ascii="Times New Roman" w:hAnsi="Times New Roman"/>
                <w:szCs w:val="22"/>
              </w:rPr>
            </w:pPr>
            <w:del w:id="993" w:author="Dimova, Stanislava" w:date="2023-03-09T12:14:00Z">
              <w:r w:rsidRPr="0025459F" w:rsidDel="009944C9">
                <w:rPr>
                  <w:rFonts w:ascii="Times New Roman" w:hAnsi="Times New Roman"/>
                  <w:szCs w:val="22"/>
                </w:rPr>
                <w:delText>Annex 1B: Description of Transfer:</w:delText>
              </w:r>
              <w:r w:rsidDel="009944C9">
                <w:rPr>
                  <w:rFonts w:ascii="Times New Roman" w:hAnsi="Times New Roman"/>
                  <w:szCs w:val="22"/>
                </w:rPr>
                <w:delText xml:space="preserve"> The relevant information is provided under Annex 1B of the Addendum EU SCCs</w:delText>
              </w:r>
              <w:r w:rsidRPr="0025459F" w:rsidDel="009944C9">
                <w:rPr>
                  <w:rFonts w:ascii="Times New Roman" w:hAnsi="Times New Roman"/>
                  <w:szCs w:val="22"/>
                </w:rPr>
                <w:delText xml:space="preserve"> </w:delText>
              </w:r>
              <w:r w:rsidRPr="00850A43" w:rsidDel="009944C9">
                <w:rPr>
                  <w:rFonts w:ascii="Times New Roman" w:hAnsi="Times New Roman"/>
                  <w:szCs w:val="22"/>
                </w:rPr>
                <w:delText xml:space="preserve">which are available as Attachment 3 of the Data Processing Agreement which the </w:delText>
              </w:r>
              <w:r w:rsidDel="009944C9">
                <w:rPr>
                  <w:rFonts w:ascii="Times New Roman" w:hAnsi="Times New Roman"/>
                  <w:szCs w:val="22"/>
                </w:rPr>
                <w:delText>Addendum</w:delText>
              </w:r>
              <w:r w:rsidRPr="00850A43" w:rsidDel="009944C9">
                <w:rPr>
                  <w:rFonts w:ascii="Times New Roman" w:hAnsi="Times New Roman"/>
                  <w:szCs w:val="22"/>
                </w:rPr>
                <w:delText xml:space="preserve"> EU SCCs and this Addendum are </w:delText>
              </w:r>
              <w:r w:rsidDel="009944C9">
                <w:rPr>
                  <w:rFonts w:ascii="Times New Roman" w:hAnsi="Times New Roman"/>
                  <w:szCs w:val="22"/>
                </w:rPr>
                <w:delText>attached to</w:delText>
              </w:r>
              <w:r w:rsidRPr="00850A43" w:rsidDel="009944C9">
                <w:rPr>
                  <w:rFonts w:ascii="Times New Roman" w:hAnsi="Times New Roman"/>
                  <w:szCs w:val="22"/>
                </w:rPr>
                <w:delText>.</w:delText>
              </w:r>
              <w:r w:rsidRPr="0025459F" w:rsidDel="009944C9">
                <w:rPr>
                  <w:rFonts w:ascii="Times New Roman" w:hAnsi="Times New Roman"/>
                  <w:szCs w:val="22"/>
                </w:rPr>
                <w:delText xml:space="preserve"> </w:delText>
              </w:r>
            </w:del>
          </w:p>
        </w:tc>
      </w:tr>
      <w:tr w:rsidR="00C02206" w:rsidRPr="0025459F" w:rsidDel="009944C9" w14:paraId="17FECA89" w14:textId="06EFAD09" w:rsidTr="00493919">
        <w:trPr>
          <w:del w:id="994" w:author="Dimova, Stanislava" w:date="2023-03-09T12:14:00Z"/>
        </w:trPr>
        <w:tc>
          <w:tcPr>
            <w:tcW w:w="9639" w:type="dxa"/>
          </w:tcPr>
          <w:p w14:paraId="20848C15" w14:textId="0E7A5A87" w:rsidR="00C02206" w:rsidRPr="0025459F" w:rsidDel="009944C9" w:rsidRDefault="00C02206" w:rsidP="009944C9">
            <w:pPr>
              <w:pStyle w:val="Body"/>
              <w:numPr>
                <w:ilvl w:val="0"/>
                <w:numId w:val="58"/>
              </w:numPr>
              <w:spacing w:after="0" w:line="240" w:lineRule="auto"/>
              <w:ind w:left="-108"/>
              <w:jc w:val="both"/>
              <w:rPr>
                <w:del w:id="995" w:author="Dimova, Stanislava" w:date="2023-03-09T12:14:00Z"/>
                <w:rFonts w:ascii="Times New Roman" w:hAnsi="Times New Roman"/>
                <w:szCs w:val="22"/>
              </w:rPr>
            </w:pPr>
            <w:del w:id="996" w:author="Dimova, Stanislava" w:date="2023-03-09T12:14:00Z">
              <w:r w:rsidRPr="0025459F" w:rsidDel="009944C9">
                <w:rPr>
                  <w:rFonts w:ascii="Times New Roman" w:hAnsi="Times New Roman"/>
                  <w:szCs w:val="22"/>
                </w:rPr>
                <w:delText xml:space="preserve">Annex II: Technical and organisational measures including technical and organisational measures to ensure the security of the data: </w:delText>
              </w:r>
              <w:r w:rsidDel="009944C9">
                <w:rPr>
                  <w:rFonts w:ascii="Times New Roman" w:hAnsi="Times New Roman"/>
                  <w:szCs w:val="22"/>
                </w:rPr>
                <w:delText xml:space="preserve">The technical and organizational measures </w:delText>
              </w:r>
              <w:r w:rsidRPr="00344C25" w:rsidDel="009944C9">
                <w:rPr>
                  <w:rFonts w:ascii="Times New Roman" w:hAnsi="Times New Roman"/>
                  <w:szCs w:val="22"/>
                </w:rPr>
                <w:delText xml:space="preserve">are provided under </w:delText>
              </w:r>
              <w:r w:rsidDel="009944C9">
                <w:rPr>
                  <w:rFonts w:ascii="Times New Roman" w:hAnsi="Times New Roman"/>
                  <w:szCs w:val="22"/>
                </w:rPr>
                <w:delText>Annex 2</w:delText>
              </w:r>
              <w:r w:rsidRPr="00344C25" w:rsidDel="009944C9">
                <w:rPr>
                  <w:rFonts w:ascii="Times New Roman" w:hAnsi="Times New Roman"/>
                  <w:szCs w:val="22"/>
                </w:rPr>
                <w:delText xml:space="preserve"> of the </w:delText>
              </w:r>
              <w:r w:rsidDel="009944C9">
                <w:rPr>
                  <w:rFonts w:ascii="Times New Roman" w:hAnsi="Times New Roman"/>
                  <w:szCs w:val="22"/>
                </w:rPr>
                <w:delText xml:space="preserve">Addendum EU SCCs which are available as Attachment 3 of the </w:delText>
              </w:r>
              <w:r w:rsidRPr="00344C25" w:rsidDel="009944C9">
                <w:rPr>
                  <w:rFonts w:ascii="Times New Roman" w:hAnsi="Times New Roman"/>
                  <w:szCs w:val="22"/>
                </w:rPr>
                <w:delText>Data Processing Agreement which the</w:delText>
              </w:r>
              <w:r w:rsidDel="009944C9">
                <w:rPr>
                  <w:rFonts w:ascii="Times New Roman" w:hAnsi="Times New Roman"/>
                  <w:szCs w:val="22"/>
                </w:rPr>
                <w:delText xml:space="preserve"> Addendum EU SCCs and this Addendum </w:delText>
              </w:r>
              <w:r w:rsidRPr="00344C25" w:rsidDel="009944C9">
                <w:rPr>
                  <w:rFonts w:ascii="Times New Roman" w:hAnsi="Times New Roman"/>
                  <w:szCs w:val="22"/>
                </w:rPr>
                <w:delText xml:space="preserve">are </w:delText>
              </w:r>
              <w:r w:rsidDel="009944C9">
                <w:rPr>
                  <w:rFonts w:ascii="Times New Roman" w:hAnsi="Times New Roman"/>
                  <w:szCs w:val="22"/>
                </w:rPr>
                <w:delText>attached to</w:delText>
              </w:r>
              <w:r w:rsidRPr="00344C25" w:rsidDel="009944C9">
                <w:rPr>
                  <w:rFonts w:ascii="Times New Roman" w:hAnsi="Times New Roman"/>
                  <w:szCs w:val="22"/>
                </w:rPr>
                <w:delText>.</w:delText>
              </w:r>
            </w:del>
          </w:p>
        </w:tc>
      </w:tr>
      <w:tr w:rsidR="00C02206" w:rsidRPr="0025459F" w:rsidDel="009944C9" w14:paraId="1154FACE" w14:textId="79CC6D59" w:rsidTr="00493919">
        <w:trPr>
          <w:del w:id="997" w:author="Dimova, Stanislava" w:date="2023-03-09T12:14:00Z"/>
        </w:trPr>
        <w:tc>
          <w:tcPr>
            <w:tcW w:w="9639" w:type="dxa"/>
            <w:tcBorders>
              <w:bottom w:val="single" w:sz="18" w:space="0" w:color="FFC000"/>
            </w:tcBorders>
          </w:tcPr>
          <w:p w14:paraId="24ACB97F" w14:textId="2DA6F9DD" w:rsidR="00C02206" w:rsidRPr="0025459F" w:rsidDel="009944C9" w:rsidRDefault="00C02206" w:rsidP="009944C9">
            <w:pPr>
              <w:pStyle w:val="Body"/>
              <w:numPr>
                <w:ilvl w:val="0"/>
                <w:numId w:val="58"/>
              </w:numPr>
              <w:spacing w:after="0" w:line="240" w:lineRule="auto"/>
              <w:ind w:left="-108"/>
              <w:jc w:val="both"/>
              <w:rPr>
                <w:del w:id="998" w:author="Dimova, Stanislava" w:date="2023-03-09T12:14:00Z"/>
                <w:rFonts w:ascii="Times New Roman" w:hAnsi="Times New Roman"/>
                <w:szCs w:val="22"/>
              </w:rPr>
            </w:pPr>
            <w:del w:id="999" w:author="Dimova, Stanislava" w:date="2023-03-09T12:14:00Z">
              <w:r w:rsidRPr="0025459F" w:rsidDel="009944C9">
                <w:rPr>
                  <w:rFonts w:ascii="Times New Roman" w:hAnsi="Times New Roman"/>
                  <w:szCs w:val="22"/>
                </w:rPr>
                <w:delText xml:space="preserve">Annex III: List of Sub processors (Modules 2 and 3 only): </w:delText>
              </w:r>
              <w:r w:rsidRPr="00344C25" w:rsidDel="009944C9">
                <w:rPr>
                  <w:rFonts w:ascii="Times New Roman" w:hAnsi="Times New Roman"/>
                  <w:szCs w:val="22"/>
                </w:rPr>
                <w:delText xml:space="preserve">Authorized sub-processors are provided under </w:delText>
              </w:r>
              <w:r w:rsidRPr="003153DE" w:rsidDel="009944C9">
                <w:rPr>
                  <w:rFonts w:ascii="Times New Roman" w:hAnsi="Times New Roman"/>
                  <w:szCs w:val="22"/>
                </w:rPr>
                <w:delText xml:space="preserve">Annex </w:delText>
              </w:r>
              <w:r w:rsidDel="009944C9">
                <w:rPr>
                  <w:rFonts w:ascii="Times New Roman" w:hAnsi="Times New Roman"/>
                  <w:szCs w:val="22"/>
                </w:rPr>
                <w:delText>3</w:delText>
              </w:r>
              <w:r w:rsidRPr="003153DE" w:rsidDel="009944C9">
                <w:rPr>
                  <w:rFonts w:ascii="Times New Roman" w:hAnsi="Times New Roman"/>
                  <w:szCs w:val="22"/>
                </w:rPr>
                <w:delText xml:space="preserve"> of the Addendum EU SCCs which are available as Attachment 3</w:delText>
              </w:r>
              <w:r w:rsidRPr="00344C25" w:rsidDel="009944C9">
                <w:rPr>
                  <w:rFonts w:ascii="Times New Roman" w:hAnsi="Times New Roman"/>
                  <w:szCs w:val="22"/>
                </w:rPr>
                <w:delText xml:space="preserve"> of the Data Processing Agreement which the</w:delText>
              </w:r>
              <w:r w:rsidDel="009944C9">
                <w:rPr>
                  <w:rFonts w:ascii="Times New Roman" w:hAnsi="Times New Roman"/>
                  <w:szCs w:val="22"/>
                </w:rPr>
                <w:delText xml:space="preserve"> Addendum EU SCCs and this Addendum </w:delText>
              </w:r>
              <w:r w:rsidRPr="00344C25" w:rsidDel="009944C9">
                <w:rPr>
                  <w:rFonts w:ascii="Times New Roman" w:hAnsi="Times New Roman"/>
                  <w:szCs w:val="22"/>
                </w:rPr>
                <w:delText xml:space="preserve">are </w:delText>
              </w:r>
              <w:r w:rsidDel="009944C9">
                <w:rPr>
                  <w:rFonts w:ascii="Times New Roman" w:hAnsi="Times New Roman"/>
                  <w:szCs w:val="22"/>
                </w:rPr>
                <w:delText>attached to</w:delText>
              </w:r>
              <w:r w:rsidRPr="00344C25" w:rsidDel="009944C9">
                <w:rPr>
                  <w:rFonts w:ascii="Times New Roman" w:hAnsi="Times New Roman"/>
                  <w:szCs w:val="22"/>
                </w:rPr>
                <w:delText>.</w:delText>
              </w:r>
              <w:r w:rsidRPr="0025459F" w:rsidDel="009944C9">
                <w:rPr>
                  <w:rFonts w:ascii="Times New Roman" w:hAnsi="Times New Roman"/>
                  <w:szCs w:val="22"/>
                </w:rPr>
                <w:delText xml:space="preserve"> </w:delText>
              </w:r>
            </w:del>
          </w:p>
        </w:tc>
      </w:tr>
    </w:tbl>
    <w:p w14:paraId="0426771F" w14:textId="328BD5E9" w:rsidR="00C02206" w:rsidDel="009944C9" w:rsidRDefault="00C02206" w:rsidP="009944C9">
      <w:pPr>
        <w:pStyle w:val="Heading3"/>
        <w:spacing w:before="120"/>
        <w:jc w:val="both"/>
        <w:rPr>
          <w:del w:id="1000" w:author="Dimova, Stanislava" w:date="2023-03-09T12:14:00Z"/>
          <w:rFonts w:ascii="Times New Roman" w:hAnsi="Times New Roman" w:cs="Times New Roman"/>
          <w:b/>
          <w:bCs/>
          <w:color w:val="auto"/>
          <w:sz w:val="22"/>
          <w:szCs w:val="20"/>
        </w:rPr>
      </w:pPr>
    </w:p>
    <w:p w14:paraId="52B4A246" w14:textId="67B42DB4" w:rsidR="00C02206" w:rsidRPr="003153DE" w:rsidDel="009944C9" w:rsidRDefault="00C02206" w:rsidP="009944C9">
      <w:pPr>
        <w:pStyle w:val="Heading3"/>
        <w:spacing w:before="120"/>
        <w:jc w:val="both"/>
        <w:rPr>
          <w:del w:id="1001" w:author="Dimova, Stanislava" w:date="2023-03-09T12:14:00Z"/>
          <w:rFonts w:ascii="Times New Roman" w:hAnsi="Times New Roman" w:cs="Times New Roman"/>
          <w:b/>
          <w:bCs/>
          <w:color w:val="auto"/>
          <w:sz w:val="22"/>
          <w:szCs w:val="20"/>
        </w:rPr>
      </w:pPr>
      <w:del w:id="1002" w:author="Dimova, Stanislava" w:date="2023-03-09T12:14:00Z">
        <w:r w:rsidRPr="003153DE" w:rsidDel="009944C9">
          <w:rPr>
            <w:rFonts w:ascii="Times New Roman" w:hAnsi="Times New Roman" w:cs="Times New Roman"/>
            <w:b/>
            <w:bCs/>
            <w:color w:val="auto"/>
            <w:sz w:val="22"/>
            <w:szCs w:val="20"/>
          </w:rPr>
          <w:delText>Table 4: Ending this Addendum when the Approved Addendum Changes</w:delText>
        </w:r>
      </w:del>
    </w:p>
    <w:tbl>
      <w:tblPr>
        <w:tblStyle w:val="TableGrid"/>
        <w:tblW w:w="5000" w:type="pct"/>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108" w:type="dxa"/>
          <w:bottom w:w="108" w:type="dxa"/>
          <w:right w:w="57" w:type="dxa"/>
        </w:tblCellMar>
        <w:tblLook w:val="04A0" w:firstRow="1" w:lastRow="0" w:firstColumn="1" w:lastColumn="0" w:noHBand="0" w:noVBand="1"/>
      </w:tblPr>
      <w:tblGrid>
        <w:gridCol w:w="1830"/>
        <w:gridCol w:w="7730"/>
      </w:tblGrid>
      <w:tr w:rsidR="00C02206" w:rsidRPr="0025459F" w:rsidDel="009944C9" w14:paraId="1DB5F3DF" w14:textId="0B8B2434" w:rsidTr="00493919">
        <w:trPr>
          <w:del w:id="1003" w:author="Dimova, Stanislava" w:date="2023-03-09T12:14:00Z"/>
        </w:trPr>
        <w:tc>
          <w:tcPr>
            <w:tcW w:w="957" w:type="pct"/>
            <w:tcBorders>
              <w:bottom w:val="single" w:sz="18" w:space="0" w:color="FFC000"/>
            </w:tcBorders>
            <w:shd w:val="clear" w:color="auto" w:fill="FFF9DD"/>
          </w:tcPr>
          <w:p w14:paraId="76C2323D" w14:textId="67FF948D" w:rsidR="00C02206" w:rsidRPr="0025459F" w:rsidDel="009944C9" w:rsidRDefault="00C02206" w:rsidP="009944C9">
            <w:pPr>
              <w:pStyle w:val="Body"/>
              <w:numPr>
                <w:ilvl w:val="0"/>
                <w:numId w:val="58"/>
              </w:numPr>
              <w:spacing w:line="240" w:lineRule="auto"/>
              <w:rPr>
                <w:del w:id="1004" w:author="Dimova, Stanislava" w:date="2023-03-09T12:14:00Z"/>
                <w:rFonts w:ascii="Times New Roman" w:hAnsi="Times New Roman"/>
                <w:b/>
                <w:bCs/>
                <w:szCs w:val="22"/>
              </w:rPr>
            </w:pPr>
            <w:del w:id="1005" w:author="Dimova, Stanislava" w:date="2023-03-09T12:14:00Z">
              <w:r w:rsidRPr="003153DE" w:rsidDel="009944C9">
                <w:rPr>
                  <w:rFonts w:ascii="Times New Roman" w:hAnsi="Times New Roman"/>
                  <w:b/>
                  <w:bCs/>
                  <w:szCs w:val="22"/>
                </w:rPr>
                <w:delText>Ending this Addendum when the Approved Addendum changes</w:delText>
              </w:r>
            </w:del>
          </w:p>
        </w:tc>
        <w:tc>
          <w:tcPr>
            <w:tcW w:w="4043" w:type="pct"/>
            <w:tcBorders>
              <w:bottom w:val="single" w:sz="18" w:space="0" w:color="FFC000"/>
            </w:tcBorders>
          </w:tcPr>
          <w:p w14:paraId="130E540F" w14:textId="7886918F" w:rsidR="00C02206" w:rsidRPr="0025459F" w:rsidDel="009944C9" w:rsidRDefault="00C02206" w:rsidP="009944C9">
            <w:pPr>
              <w:pStyle w:val="Body"/>
              <w:numPr>
                <w:ilvl w:val="0"/>
                <w:numId w:val="58"/>
              </w:numPr>
              <w:spacing w:line="240" w:lineRule="auto"/>
              <w:rPr>
                <w:del w:id="1006" w:author="Dimova, Stanislava" w:date="2023-03-09T12:14:00Z"/>
                <w:rFonts w:ascii="Times New Roman" w:hAnsi="Times New Roman"/>
                <w:szCs w:val="22"/>
              </w:rPr>
            </w:pPr>
            <w:del w:id="1007" w:author="Dimova, Stanislava" w:date="2023-03-09T12:14:00Z">
              <w:r w:rsidRPr="0025459F" w:rsidDel="009944C9">
                <w:rPr>
                  <w:rFonts w:ascii="Times New Roman" w:hAnsi="Times New Roman"/>
                  <w:szCs w:val="22"/>
                </w:rPr>
                <w:delText xml:space="preserve">Which Parties may end this Addendum as set out in Section </w:delText>
              </w:r>
              <w:r w:rsidRPr="0025459F" w:rsidDel="009944C9">
                <w:rPr>
                  <w:rFonts w:ascii="Times New Roman" w:hAnsi="Times New Roman"/>
                </w:rPr>
                <w:fldChar w:fldCharType="begin"/>
              </w:r>
              <w:r w:rsidRPr="0025459F" w:rsidDel="009944C9">
                <w:rPr>
                  <w:rFonts w:ascii="Times New Roman" w:hAnsi="Times New Roman"/>
                  <w:szCs w:val="22"/>
                </w:rPr>
                <w:delInstrText xml:space="preserve"> REF _Ref93329888 \r \h  \* MERGEFORMAT </w:delInstrText>
              </w:r>
              <w:r w:rsidRPr="0025459F" w:rsidDel="009944C9">
                <w:rPr>
                  <w:rFonts w:ascii="Times New Roman" w:hAnsi="Times New Roman"/>
                </w:rPr>
              </w:r>
              <w:r w:rsidRPr="0025459F" w:rsidDel="009944C9">
                <w:rPr>
                  <w:rFonts w:ascii="Times New Roman" w:hAnsi="Times New Roman"/>
                </w:rPr>
                <w:fldChar w:fldCharType="separate"/>
              </w:r>
              <w:r w:rsidRPr="0025459F" w:rsidDel="009944C9">
                <w:rPr>
                  <w:rFonts w:ascii="Times New Roman" w:hAnsi="Times New Roman"/>
                  <w:szCs w:val="22"/>
                  <w:cs/>
                </w:rPr>
                <w:delText>‎</w:delText>
              </w:r>
              <w:r w:rsidRPr="0025459F" w:rsidDel="009944C9">
                <w:rPr>
                  <w:rFonts w:ascii="Times New Roman" w:hAnsi="Times New Roman"/>
                  <w:szCs w:val="22"/>
                </w:rPr>
                <w:delText>19</w:delText>
              </w:r>
              <w:r w:rsidRPr="0025459F" w:rsidDel="009944C9">
                <w:rPr>
                  <w:rFonts w:ascii="Times New Roman" w:hAnsi="Times New Roman"/>
                </w:rPr>
                <w:fldChar w:fldCharType="end"/>
              </w:r>
              <w:r w:rsidRPr="0025459F" w:rsidDel="009944C9">
                <w:rPr>
                  <w:rFonts w:ascii="Times New Roman" w:hAnsi="Times New Roman"/>
                  <w:szCs w:val="22"/>
                </w:rPr>
                <w:delText>:</w:delText>
              </w:r>
            </w:del>
          </w:p>
          <w:p w14:paraId="27BB8DB4" w14:textId="7F3E2F45" w:rsidR="00C02206" w:rsidRPr="0025459F" w:rsidDel="009944C9" w:rsidRDefault="00C02206" w:rsidP="009944C9">
            <w:pPr>
              <w:pStyle w:val="Body"/>
              <w:numPr>
                <w:ilvl w:val="0"/>
                <w:numId w:val="58"/>
              </w:numPr>
              <w:spacing w:line="240" w:lineRule="auto"/>
              <w:rPr>
                <w:del w:id="1008" w:author="Dimova, Stanislava" w:date="2023-03-09T12:14:00Z"/>
                <w:rFonts w:ascii="Times New Roman" w:hAnsi="Times New Roman"/>
                <w:szCs w:val="22"/>
              </w:rPr>
            </w:pPr>
            <w:del w:id="1009" w:author="Dimova, Stanislava" w:date="2023-03-09T12:14:00Z">
              <w:r w:rsidDel="009944C9">
                <w:rPr>
                  <w:rFonts w:ascii="Times New Roman" w:hAnsi="Times New Roman"/>
                </w:rPr>
                <w:fldChar w:fldCharType="begin">
                  <w:ffData>
                    <w:name w:val=""/>
                    <w:enabled/>
                    <w:calcOnExit w:val="0"/>
                    <w:checkBox>
                      <w:size w:val="16"/>
                      <w:default w:val="1"/>
                    </w:checkBox>
                  </w:ffData>
                </w:fldChar>
              </w:r>
              <w:r w:rsidDel="009944C9">
                <w:rPr>
                  <w:rFonts w:ascii="Times New Roman" w:hAnsi="Times New Roman"/>
                  <w:szCs w:val="22"/>
                </w:rPr>
                <w:delInstrText xml:space="preserve"> FORMCHECKBOX </w:delInstrText>
              </w:r>
              <w:r w:rsidR="00000000">
                <w:rPr>
                  <w:rFonts w:ascii="Times New Roman" w:hAnsi="Times New Roman"/>
                </w:rPr>
              </w:r>
              <w:r w:rsidR="00000000">
                <w:rPr>
                  <w:rFonts w:ascii="Times New Roman" w:hAnsi="Times New Roman"/>
                </w:rPr>
                <w:fldChar w:fldCharType="separate"/>
              </w:r>
              <w:r w:rsidDel="009944C9">
                <w:rPr>
                  <w:rFonts w:ascii="Times New Roman" w:hAnsi="Times New Roman"/>
                </w:rPr>
                <w:fldChar w:fldCharType="end"/>
              </w:r>
              <w:r w:rsidRPr="0025459F" w:rsidDel="009944C9">
                <w:rPr>
                  <w:rFonts w:ascii="Times New Roman" w:hAnsi="Times New Roman"/>
                  <w:szCs w:val="22"/>
                </w:rPr>
                <w:delText xml:space="preserve"> Importer</w:delText>
              </w:r>
            </w:del>
          </w:p>
          <w:p w14:paraId="61380C74" w14:textId="481521A2" w:rsidR="00C02206" w:rsidRPr="0025459F" w:rsidDel="009944C9" w:rsidRDefault="00C02206" w:rsidP="009944C9">
            <w:pPr>
              <w:pStyle w:val="Body"/>
              <w:numPr>
                <w:ilvl w:val="0"/>
                <w:numId w:val="58"/>
              </w:numPr>
              <w:spacing w:line="240" w:lineRule="auto"/>
              <w:rPr>
                <w:del w:id="1010" w:author="Dimova, Stanislava" w:date="2023-03-09T12:14:00Z"/>
                <w:rFonts w:ascii="Times New Roman" w:hAnsi="Times New Roman"/>
                <w:szCs w:val="22"/>
              </w:rPr>
            </w:pPr>
            <w:del w:id="1011" w:author="Dimova, Stanislava" w:date="2023-03-09T12:14:00Z">
              <w:r w:rsidDel="009944C9">
                <w:rPr>
                  <w:rFonts w:ascii="Times New Roman" w:hAnsi="Times New Roman"/>
                </w:rPr>
                <w:fldChar w:fldCharType="begin">
                  <w:ffData>
                    <w:name w:val=""/>
                    <w:enabled/>
                    <w:calcOnExit w:val="0"/>
                    <w:checkBox>
                      <w:size w:val="16"/>
                      <w:default w:val="1"/>
                    </w:checkBox>
                  </w:ffData>
                </w:fldChar>
              </w:r>
              <w:r w:rsidDel="009944C9">
                <w:rPr>
                  <w:rFonts w:ascii="Times New Roman" w:hAnsi="Times New Roman"/>
                  <w:szCs w:val="22"/>
                </w:rPr>
                <w:delInstrText xml:space="preserve"> FORMCHECKBOX </w:delInstrText>
              </w:r>
              <w:r w:rsidR="00000000">
                <w:rPr>
                  <w:rFonts w:ascii="Times New Roman" w:hAnsi="Times New Roman"/>
                </w:rPr>
              </w:r>
              <w:r w:rsidR="00000000">
                <w:rPr>
                  <w:rFonts w:ascii="Times New Roman" w:hAnsi="Times New Roman"/>
                </w:rPr>
                <w:fldChar w:fldCharType="separate"/>
              </w:r>
              <w:r w:rsidDel="009944C9">
                <w:rPr>
                  <w:rFonts w:ascii="Times New Roman" w:hAnsi="Times New Roman"/>
                </w:rPr>
                <w:fldChar w:fldCharType="end"/>
              </w:r>
              <w:r w:rsidRPr="0025459F" w:rsidDel="009944C9">
                <w:rPr>
                  <w:rFonts w:ascii="Times New Roman" w:hAnsi="Times New Roman"/>
                  <w:szCs w:val="22"/>
                </w:rPr>
                <w:delText xml:space="preserve"> Exporter</w:delText>
              </w:r>
            </w:del>
          </w:p>
          <w:p w14:paraId="3E42A4B8" w14:textId="1E8C6854" w:rsidR="00C02206" w:rsidRPr="0025459F" w:rsidDel="009944C9" w:rsidRDefault="00C02206" w:rsidP="009944C9">
            <w:pPr>
              <w:pStyle w:val="Body"/>
              <w:numPr>
                <w:ilvl w:val="0"/>
                <w:numId w:val="58"/>
              </w:numPr>
              <w:spacing w:line="240" w:lineRule="auto"/>
              <w:rPr>
                <w:del w:id="1012" w:author="Dimova, Stanislava" w:date="2023-03-09T12:14:00Z"/>
                <w:rFonts w:ascii="Times New Roman" w:hAnsi="Times New Roman"/>
                <w:szCs w:val="22"/>
              </w:rPr>
            </w:pPr>
            <w:del w:id="1013" w:author="Dimova, Stanislava" w:date="2023-03-09T12:14:00Z">
              <w:r w:rsidRPr="0025459F" w:rsidDel="009944C9">
                <w:rPr>
                  <w:rFonts w:ascii="Times New Roman" w:hAnsi="Times New Roman"/>
                </w:rPr>
                <w:fldChar w:fldCharType="begin" w:fldLock="1">
                  <w:ffData>
                    <w:name w:val=""/>
                    <w:enabled/>
                    <w:calcOnExit w:val="0"/>
                    <w:checkBox>
                      <w:size w:val="16"/>
                      <w:default w:val="0"/>
                    </w:checkBox>
                  </w:ffData>
                </w:fldChar>
              </w:r>
              <w:r w:rsidRPr="0025459F" w:rsidDel="009944C9">
                <w:rPr>
                  <w:rFonts w:ascii="Times New Roman" w:hAnsi="Times New Roman"/>
                  <w:szCs w:val="22"/>
                </w:rPr>
                <w:delInstrText xml:space="preserve"> FORMCHECKBOX </w:delInstrText>
              </w:r>
              <w:r w:rsidR="00000000">
                <w:rPr>
                  <w:rFonts w:ascii="Times New Roman" w:hAnsi="Times New Roman"/>
                </w:rPr>
              </w:r>
              <w:r w:rsidR="00000000">
                <w:rPr>
                  <w:rFonts w:ascii="Times New Roman" w:hAnsi="Times New Roman"/>
                </w:rPr>
                <w:fldChar w:fldCharType="separate"/>
              </w:r>
              <w:r w:rsidRPr="0025459F" w:rsidDel="009944C9">
                <w:rPr>
                  <w:rFonts w:ascii="Times New Roman" w:hAnsi="Times New Roman"/>
                </w:rPr>
                <w:fldChar w:fldCharType="end"/>
              </w:r>
              <w:r w:rsidRPr="0025459F" w:rsidDel="009944C9">
                <w:rPr>
                  <w:rFonts w:ascii="Times New Roman" w:hAnsi="Times New Roman"/>
                  <w:szCs w:val="22"/>
                </w:rPr>
                <w:delText xml:space="preserve"> neither Party</w:delText>
              </w:r>
            </w:del>
          </w:p>
        </w:tc>
      </w:tr>
    </w:tbl>
    <w:p w14:paraId="6859815C" w14:textId="73F88F84" w:rsidR="00C02206" w:rsidDel="009944C9" w:rsidRDefault="00C02206" w:rsidP="009944C9">
      <w:pPr>
        <w:pStyle w:val="Heading2"/>
        <w:rPr>
          <w:del w:id="1014" w:author="Dimova, Stanislava" w:date="2023-03-09T12:14:00Z"/>
          <w:rFonts w:ascii="Times New Roman" w:hAnsi="Times New Roman" w:cs="Times New Roman"/>
          <w:sz w:val="22"/>
          <w:szCs w:val="22"/>
        </w:rPr>
      </w:pPr>
    </w:p>
    <w:p w14:paraId="4CC48DF9" w14:textId="13BD26D6" w:rsidR="00C02206" w:rsidDel="009944C9" w:rsidRDefault="00C02206" w:rsidP="009944C9">
      <w:pPr>
        <w:pStyle w:val="Heading2"/>
        <w:ind w:left="0"/>
        <w:rPr>
          <w:del w:id="1015" w:author="Dimova, Stanislava" w:date="2023-03-09T12:14:00Z"/>
          <w:rFonts w:ascii="Times New Roman" w:hAnsi="Times New Roman" w:cs="Times New Roman"/>
          <w:b/>
          <w:bCs/>
          <w:sz w:val="22"/>
          <w:szCs w:val="22"/>
        </w:rPr>
      </w:pPr>
      <w:del w:id="1016" w:author="Dimova, Stanislava" w:date="2023-03-09T12:14:00Z">
        <w:r w:rsidRPr="009436E4" w:rsidDel="009944C9">
          <w:rPr>
            <w:rFonts w:ascii="Times New Roman" w:hAnsi="Times New Roman" w:cs="Times New Roman"/>
            <w:b/>
            <w:bCs/>
            <w:sz w:val="22"/>
            <w:szCs w:val="22"/>
          </w:rPr>
          <w:delText>Part 2: Mandatory Clauses</w:delText>
        </w:r>
      </w:del>
    </w:p>
    <w:tbl>
      <w:tblPr>
        <w:tblW w:w="5003" w:type="pct"/>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108" w:type="dxa"/>
          <w:bottom w:w="108" w:type="dxa"/>
        </w:tblCellMar>
        <w:tblLook w:val="0000" w:firstRow="0" w:lastRow="0" w:firstColumn="0" w:lastColumn="0" w:noHBand="0" w:noVBand="0"/>
      </w:tblPr>
      <w:tblGrid>
        <w:gridCol w:w="2548"/>
        <w:gridCol w:w="7018"/>
      </w:tblGrid>
      <w:tr w:rsidR="00C02206" w:rsidRPr="00F205E2" w:rsidDel="009944C9" w14:paraId="10FE6A05" w14:textId="2E829C3D" w:rsidTr="00493919">
        <w:trPr>
          <w:trHeight w:val="1171"/>
          <w:del w:id="1017" w:author="Dimova, Stanislava" w:date="2023-03-09T12:14:00Z"/>
        </w:trPr>
        <w:tc>
          <w:tcPr>
            <w:tcW w:w="1332" w:type="pct"/>
            <w:tcBorders>
              <w:bottom w:val="single" w:sz="18" w:space="0" w:color="FFC000"/>
            </w:tcBorders>
            <w:shd w:val="clear" w:color="auto" w:fill="FFF9DD"/>
          </w:tcPr>
          <w:p w14:paraId="2B876459" w14:textId="2007A76C" w:rsidR="00C02206" w:rsidRPr="00F205E2" w:rsidDel="009944C9" w:rsidRDefault="00C02206" w:rsidP="009944C9">
            <w:pPr>
              <w:pStyle w:val="Heading2"/>
              <w:ind w:left="0"/>
              <w:rPr>
                <w:del w:id="1018" w:author="Dimova, Stanislava" w:date="2023-03-09T12:14:00Z"/>
                <w:rFonts w:ascii="Times New Roman" w:hAnsi="Times New Roman" w:cs="Times New Roman"/>
                <w:b/>
                <w:bCs/>
                <w:lang w:val="en-GB"/>
              </w:rPr>
            </w:pPr>
            <w:del w:id="1019" w:author="Dimova, Stanislava" w:date="2023-03-09T12:14:00Z">
              <w:r w:rsidRPr="00F205E2" w:rsidDel="009944C9">
                <w:rPr>
                  <w:rFonts w:ascii="Times New Roman" w:hAnsi="Times New Roman" w:cs="Times New Roman"/>
                  <w:b/>
                  <w:bCs/>
                  <w:sz w:val="22"/>
                  <w:szCs w:val="22"/>
                  <w:lang w:val="en-GB"/>
                </w:rPr>
                <w:delText>Mandatory Clauses</w:delText>
              </w:r>
            </w:del>
          </w:p>
        </w:tc>
        <w:tc>
          <w:tcPr>
            <w:tcW w:w="3668" w:type="pct"/>
            <w:tcBorders>
              <w:bottom w:val="single" w:sz="18" w:space="0" w:color="FFC000"/>
            </w:tcBorders>
            <w:shd w:val="clear" w:color="auto" w:fill="auto"/>
          </w:tcPr>
          <w:p w14:paraId="04216A7A" w14:textId="228DA1BD" w:rsidR="00C02206" w:rsidRPr="00F205E2" w:rsidDel="009944C9" w:rsidRDefault="00C02206" w:rsidP="009944C9">
            <w:pPr>
              <w:pStyle w:val="Heading2"/>
              <w:ind w:left="0"/>
              <w:jc w:val="both"/>
              <w:rPr>
                <w:del w:id="1020" w:author="Dimova, Stanislava" w:date="2023-03-09T12:14:00Z"/>
                <w:rFonts w:ascii="Times New Roman" w:hAnsi="Times New Roman" w:cs="Times New Roman"/>
                <w:lang w:val="en-GB"/>
              </w:rPr>
            </w:pPr>
            <w:del w:id="1021" w:author="Dimova, Stanislava" w:date="2023-03-09T12:14:00Z">
              <w:r w:rsidRPr="00F205E2" w:rsidDel="009944C9">
                <w:rPr>
                  <w:rFonts w:ascii="Times New Roman" w:hAnsi="Times New Roman" w:cs="Times New Roman"/>
                  <w:sz w:val="22"/>
                  <w:szCs w:val="22"/>
                  <w:lang w:val="en-GB"/>
                </w:rPr>
                <w:delText xml:space="preserve">Part 2: Mandatory Clauses of the Approved Addendum, being the template Addendum B.1.0 issued by the ICO and laid before Parliament in accordance with s119A of the Data Protection Act 2018 on 2 February 2022, as it is revised under Section </w:delText>
              </w:r>
              <w:r w:rsidRPr="00F205E2" w:rsidDel="009944C9">
                <w:rPr>
                  <w:rFonts w:ascii="Times New Roman" w:hAnsi="Times New Roman" w:cs="Times New Roman" w:hint="cs"/>
                  <w:sz w:val="22"/>
                  <w:szCs w:val="22"/>
                  <w:cs/>
                </w:rPr>
                <w:delText>‎</w:delText>
              </w:r>
              <w:r w:rsidRPr="00F205E2" w:rsidDel="009944C9">
                <w:rPr>
                  <w:rFonts w:ascii="Times New Roman" w:hAnsi="Times New Roman" w:cs="Times New Roman"/>
                  <w:lang w:val="en-GB"/>
                </w:rPr>
                <w:fldChar w:fldCharType="begin"/>
              </w:r>
              <w:r w:rsidRPr="00F205E2" w:rsidDel="009944C9">
                <w:rPr>
                  <w:rFonts w:ascii="Times New Roman" w:hAnsi="Times New Roman" w:cs="Times New Roman"/>
                  <w:sz w:val="22"/>
                  <w:szCs w:val="22"/>
                  <w:lang w:val="en-GB"/>
                </w:rPr>
                <w:delInstrText xml:space="preserve"> REF _Ref90907400 \r \h  \* MERGEFORMAT </w:delInstrText>
              </w:r>
              <w:r w:rsidRPr="00F205E2" w:rsidDel="009944C9">
                <w:rPr>
                  <w:rFonts w:ascii="Times New Roman" w:hAnsi="Times New Roman" w:cs="Times New Roman"/>
                  <w:lang w:val="en-GB"/>
                </w:rPr>
              </w:r>
              <w:r w:rsidRPr="00F205E2" w:rsidDel="009944C9">
                <w:rPr>
                  <w:rFonts w:ascii="Times New Roman" w:hAnsi="Times New Roman" w:cs="Times New Roman"/>
                  <w:lang w:val="en-GB"/>
                </w:rPr>
                <w:fldChar w:fldCharType="separate"/>
              </w:r>
              <w:r w:rsidRPr="00F205E2" w:rsidDel="009944C9">
                <w:rPr>
                  <w:rFonts w:ascii="Times New Roman" w:hAnsi="Times New Roman" w:cs="Times New Roman" w:hint="cs"/>
                  <w:sz w:val="22"/>
                  <w:szCs w:val="22"/>
                  <w:cs/>
                </w:rPr>
                <w:delText>‎</w:delText>
              </w:r>
              <w:r w:rsidRPr="00F205E2" w:rsidDel="009944C9">
                <w:rPr>
                  <w:rFonts w:ascii="Times New Roman" w:hAnsi="Times New Roman" w:cs="Times New Roman"/>
                  <w:sz w:val="22"/>
                  <w:szCs w:val="22"/>
                  <w:lang w:val="en-GB"/>
                </w:rPr>
                <w:delText>18</w:delText>
              </w:r>
              <w:r w:rsidRPr="00F205E2" w:rsidDel="009944C9">
                <w:rPr>
                  <w:rFonts w:ascii="Times New Roman" w:hAnsi="Times New Roman" w:cs="Times New Roman"/>
                </w:rPr>
                <w:fldChar w:fldCharType="end"/>
              </w:r>
              <w:r w:rsidRPr="00F205E2" w:rsidDel="009944C9">
                <w:rPr>
                  <w:rFonts w:ascii="Times New Roman" w:hAnsi="Times New Roman" w:cs="Times New Roman"/>
                  <w:sz w:val="22"/>
                  <w:szCs w:val="22"/>
                  <w:lang w:val="en-GB"/>
                </w:rPr>
                <w:delText xml:space="preserve"> of those Mandatory Clauses.</w:delText>
              </w:r>
            </w:del>
          </w:p>
        </w:tc>
      </w:tr>
      <w:bookmarkEnd w:id="897"/>
    </w:tbl>
    <w:p w14:paraId="2AD16882" w14:textId="77777777" w:rsidR="00C02206" w:rsidRPr="00D61B5B" w:rsidRDefault="00C02206" w:rsidP="00E44EB0">
      <w:pPr>
        <w:spacing w:before="2"/>
        <w:rPr>
          <w:rFonts w:ascii="Times New Roman" w:eastAsia="Times New Roman" w:hAnsi="Times New Roman" w:cs="Times New Roman"/>
          <w:sz w:val="17"/>
          <w:szCs w:val="24"/>
        </w:rPr>
      </w:pPr>
    </w:p>
    <w:sectPr w:rsidR="00C02206" w:rsidRPr="00D61B5B" w:rsidSect="00C22471">
      <w:footerReference w:type="default" r:id="rId16"/>
      <w:pgSz w:w="11910" w:h="16840"/>
      <w:pgMar w:top="1350" w:right="940" w:bottom="1080" w:left="1400" w:header="0" w:footer="54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Dimova, Stanislava" w:date="2023-03-09T11:06:00Z" w:initials="DS">
    <w:p w14:paraId="06E6806C" w14:textId="77777777" w:rsidR="007F6373" w:rsidRDefault="00742CB5">
      <w:pPr>
        <w:pStyle w:val="CommentText"/>
      </w:pPr>
      <w:r>
        <w:rPr>
          <w:rStyle w:val="CommentReference"/>
        </w:rPr>
        <w:annotationRef/>
      </w:r>
      <w:r w:rsidR="007F6373">
        <w:t xml:space="preserve">According to Ingram Micro business team only the services we provide to Avanquest include processing of personal data, therefore there is no need for a DPA for the services provided to PlanetArt. Changing the respective information in accordance with the above. </w:t>
      </w:r>
    </w:p>
    <w:p w14:paraId="41FF1628" w14:textId="77777777" w:rsidR="007F6373" w:rsidRDefault="007F6373" w:rsidP="00E06EC0">
      <w:pPr>
        <w:pStyle w:val="CommentText"/>
      </w:pPr>
      <w:r>
        <w:t xml:space="preserve">PlanetArt to confirm if this agreed. </w:t>
      </w:r>
    </w:p>
  </w:comment>
  <w:comment w:id="9" w:author="Melen Skurka" w:date="2023-02-28T08:39:00Z" w:initials="MS">
    <w:p w14:paraId="0BCADA59" w14:textId="558A3357" w:rsidR="004B0BAC" w:rsidRDefault="004B0BAC" w:rsidP="000E4531">
      <w:pPr>
        <w:pStyle w:val="CommentText"/>
      </w:pPr>
      <w:r>
        <w:rPr>
          <w:rStyle w:val="CommentReference"/>
        </w:rPr>
        <w:annotationRef/>
      </w:r>
      <w:r>
        <w:t>IM - please provide this information</w:t>
      </w:r>
    </w:p>
  </w:comment>
  <w:comment w:id="34" w:author="Dimova, Stanislava" w:date="2023-03-08T19:27:00Z" w:initials="DS">
    <w:p w14:paraId="66F858B7" w14:textId="77777777" w:rsidR="006E4B3F" w:rsidRDefault="00C022C4" w:rsidP="001A7E4F">
      <w:pPr>
        <w:pStyle w:val="CommentText"/>
      </w:pPr>
      <w:r>
        <w:rPr>
          <w:rStyle w:val="CommentReference"/>
        </w:rPr>
        <w:annotationRef/>
      </w:r>
      <w:r w:rsidR="006E4B3F">
        <w:t>Accepted, but I have moved it the reference down.</w:t>
      </w:r>
    </w:p>
  </w:comment>
  <w:comment w:id="42" w:author="Dimova, Stanislava" w:date="2023-03-09T11:18:00Z" w:initials="DS">
    <w:p w14:paraId="338E4255" w14:textId="77777777" w:rsidR="00F77FBE" w:rsidRDefault="00766225" w:rsidP="00C478CD">
      <w:pPr>
        <w:pStyle w:val="CommentText"/>
      </w:pPr>
      <w:r>
        <w:rPr>
          <w:rStyle w:val="CommentReference"/>
        </w:rPr>
        <w:annotationRef/>
      </w:r>
      <w:r w:rsidR="00F77FBE">
        <w:t>What is the purpose of this addition? Isn't the initial version covering all potential scenarios related to a natural person?</w:t>
      </w:r>
    </w:p>
  </w:comment>
  <w:comment w:id="53" w:author="Dimova, Stanislava" w:date="2023-03-09T11:21:00Z" w:initials="DS">
    <w:p w14:paraId="55724A2C" w14:textId="77777777" w:rsidR="00265EEE" w:rsidRDefault="00FE1729" w:rsidP="00EC488F">
      <w:pPr>
        <w:pStyle w:val="CommentText"/>
      </w:pPr>
      <w:r>
        <w:rPr>
          <w:rStyle w:val="CommentReference"/>
        </w:rPr>
        <w:annotationRef/>
      </w:r>
      <w:r w:rsidR="00265EEE">
        <w:t>Readding e-mail. We need to have a more flexible mechanism for notifications. Isn't a notification sent via e-mail to your DPO working? We will be signing these electronically anyway.</w:t>
      </w:r>
    </w:p>
  </w:comment>
  <w:comment w:id="61" w:author="Dimova, Stanislava" w:date="2023-03-09T11:28:00Z" w:initials="DS">
    <w:p w14:paraId="6CF01C0A" w14:textId="77777777" w:rsidR="00E0431B" w:rsidRDefault="001C57EF">
      <w:pPr>
        <w:pStyle w:val="CommentText"/>
      </w:pPr>
      <w:r>
        <w:rPr>
          <w:rStyle w:val="CommentReference"/>
        </w:rPr>
        <w:annotationRef/>
      </w:r>
      <w:r w:rsidR="00E0431B">
        <w:t>Moved below for consistency.</w:t>
      </w:r>
    </w:p>
    <w:p w14:paraId="1F4D267E" w14:textId="77777777" w:rsidR="00E0431B" w:rsidRDefault="00E0431B" w:rsidP="00A81460">
      <w:pPr>
        <w:pStyle w:val="CommentText"/>
      </w:pPr>
      <w:r>
        <w:t xml:space="preserve">Ok with the right to terminate. We have added a reference to the already established process and condition for such termination for convenience as per the service agreement. Further, from the service agreement, it looks like the payment happens after the service is performed, so there is no prepayment. </w:t>
      </w:r>
    </w:p>
  </w:comment>
  <w:comment w:id="81" w:author="Dimova, Stanislava" w:date="2023-03-09T14:34:00Z" w:initials="DS">
    <w:p w14:paraId="70EF0C4C" w14:textId="77777777" w:rsidR="001434AC" w:rsidRDefault="001434AC" w:rsidP="00F73F81">
      <w:pPr>
        <w:pStyle w:val="CommentText"/>
      </w:pPr>
      <w:r>
        <w:rPr>
          <w:rStyle w:val="CommentReference"/>
        </w:rPr>
        <w:annotationRef/>
      </w:r>
      <w:r>
        <w:t>Covered under section 2 above.</w:t>
      </w:r>
    </w:p>
  </w:comment>
  <w:comment w:id="91" w:author="Dimova, Stanislava" w:date="2023-03-09T14:39:00Z" w:initials="DS">
    <w:p w14:paraId="6067C942" w14:textId="77777777" w:rsidR="00B43102" w:rsidRDefault="00B43102" w:rsidP="008F38D8">
      <w:pPr>
        <w:pStyle w:val="CommentText"/>
      </w:pPr>
      <w:r>
        <w:rPr>
          <w:rStyle w:val="CommentReference"/>
        </w:rPr>
        <w:annotationRef/>
      </w:r>
      <w:r>
        <w:t>We already have below a process for notification of data breaches.</w:t>
      </w:r>
    </w:p>
  </w:comment>
  <w:comment w:id="107" w:author="Dimova, Stanislava" w:date="2023-03-09T14:41:00Z" w:initials="DS">
    <w:p w14:paraId="4F3C373A" w14:textId="77777777" w:rsidR="007C6D77" w:rsidRDefault="007C6D77" w:rsidP="00BF0D32">
      <w:pPr>
        <w:pStyle w:val="CommentText"/>
      </w:pPr>
      <w:r>
        <w:rPr>
          <w:rStyle w:val="CommentReference"/>
        </w:rPr>
        <w:annotationRef/>
      </w:r>
      <w:r>
        <w:t>This is a common obligation of the parties and is already covered under section 13.</w:t>
      </w:r>
    </w:p>
  </w:comment>
  <w:comment w:id="112" w:author="Melen Skurka" w:date="2023-02-27T10:39:00Z" w:initials="MS">
    <w:p w14:paraId="5EC01EE7" w14:textId="4C3879C2" w:rsidR="008D29C4" w:rsidRDefault="008D29C4" w:rsidP="00C17D26">
      <w:pPr>
        <w:pStyle w:val="CommentText"/>
      </w:pPr>
      <w:r>
        <w:rPr>
          <w:rStyle w:val="CommentReference"/>
        </w:rPr>
        <w:annotationRef/>
      </w:r>
      <w:r>
        <w:t>Follow-up w/ Marian about sending Attachment 2 to Lucas</w:t>
      </w:r>
    </w:p>
  </w:comment>
  <w:comment w:id="118" w:author="Dimova, Stanislava" w:date="2023-03-09T11:33:00Z" w:initials="DS">
    <w:p w14:paraId="1907947B" w14:textId="0F32E74F" w:rsidR="003A1262" w:rsidRDefault="003A1262" w:rsidP="00B32DDF">
      <w:pPr>
        <w:pStyle w:val="CommentText"/>
      </w:pPr>
      <w:r>
        <w:rPr>
          <w:rStyle w:val="CommentReference"/>
        </w:rPr>
        <w:annotationRef/>
      </w:r>
      <w:r>
        <w:t>Already included in the next phrase.</w:t>
      </w:r>
    </w:p>
  </w:comment>
  <w:comment w:id="120" w:author="Dimova, Stanislava" w:date="2023-03-09T15:04:00Z" w:initials="DS">
    <w:p w14:paraId="3541CDE9" w14:textId="77777777" w:rsidR="007C1E48" w:rsidRDefault="007C1E48" w:rsidP="00AF4120">
      <w:pPr>
        <w:pStyle w:val="CommentText"/>
      </w:pPr>
      <w:r>
        <w:rPr>
          <w:rStyle w:val="CommentReference"/>
        </w:rPr>
        <w:annotationRef/>
      </w:r>
      <w:r>
        <w:t>Thee is no such notification requirement in the service agreement and we have already this step covered above.</w:t>
      </w:r>
    </w:p>
  </w:comment>
  <w:comment w:id="200" w:author="Dimova, Stanislava" w:date="2023-03-09T14:57:00Z" w:initials="DS">
    <w:p w14:paraId="4759C9EA" w14:textId="464B9844" w:rsidR="005E2D33" w:rsidRDefault="005E2D33" w:rsidP="00E36CDC">
      <w:pPr>
        <w:pStyle w:val="CommentText"/>
      </w:pPr>
      <w:r>
        <w:rPr>
          <w:rStyle w:val="CommentReference"/>
        </w:rPr>
        <w:annotationRef/>
      </w:r>
      <w:r>
        <w:t>We cannot provide advice to your customers, it is up to you to decide what to advice your customer based on the information available.</w:t>
      </w:r>
    </w:p>
  </w:comment>
  <w:comment w:id="218" w:author="Dimova, Stanislava" w:date="2023-03-09T15:00:00Z" w:initials="DS">
    <w:p w14:paraId="57E0293D" w14:textId="77777777" w:rsidR="00CC04D4" w:rsidRDefault="00CC04D4" w:rsidP="00E2355C">
      <w:pPr>
        <w:pStyle w:val="CommentText"/>
      </w:pPr>
      <w:r>
        <w:rPr>
          <w:rStyle w:val="CommentReference"/>
        </w:rPr>
        <w:annotationRef/>
      </w:r>
      <w:r>
        <w:t>This is not always possible. We can mitigate the consequence of the breach and implement measures to prevent future such cases.</w:t>
      </w:r>
    </w:p>
  </w:comment>
  <w:comment w:id="227" w:author="Dimova, Stanislava" w:date="2023-03-09T15:03:00Z" w:initials="DS">
    <w:p w14:paraId="3058D936" w14:textId="77777777" w:rsidR="000D1487" w:rsidRDefault="000D1487" w:rsidP="00CA4B98">
      <w:pPr>
        <w:pStyle w:val="CommentText"/>
      </w:pPr>
      <w:r>
        <w:rPr>
          <w:rStyle w:val="CommentReference"/>
        </w:rPr>
        <w:annotationRef/>
      </w:r>
      <w:r>
        <w:t>I have simply included this "next steps" concept into the previous point.</w:t>
      </w:r>
    </w:p>
  </w:comment>
  <w:comment w:id="250" w:author="Dimova, Stanislava" w:date="2023-03-09T15:08:00Z" w:initials="DS">
    <w:p w14:paraId="5DC639EC" w14:textId="77777777" w:rsidR="00850C66" w:rsidRDefault="00850C66" w:rsidP="006B6FB2">
      <w:pPr>
        <w:pStyle w:val="CommentText"/>
      </w:pPr>
      <w:r>
        <w:rPr>
          <w:rStyle w:val="CommentReference"/>
        </w:rPr>
        <w:annotationRef/>
      </w:r>
      <w:r>
        <w:t>This is already covered under 7.3 above</w:t>
      </w:r>
    </w:p>
  </w:comment>
  <w:comment w:id="286" w:author="Dimova, Stanislava" w:date="2023-03-09T15:14:00Z" w:initials="DS">
    <w:p w14:paraId="320213F3" w14:textId="77777777" w:rsidR="00DD15FC" w:rsidRDefault="004754DE">
      <w:pPr>
        <w:pStyle w:val="CommentText"/>
      </w:pPr>
      <w:r>
        <w:rPr>
          <w:rStyle w:val="CommentReference"/>
        </w:rPr>
        <w:annotationRef/>
      </w:r>
      <w:r w:rsidR="00DD15FC">
        <w:t>We cannot agree to this. This is an indirect penalty. If the security breach was due to our fault and non-compliance with our obligations then the liability under the agreement already allows you to claim compensation for your losses and costs. You have this mechanism to claim such expenses and costs from us.</w:t>
      </w:r>
    </w:p>
    <w:p w14:paraId="1E03BE3A" w14:textId="77777777" w:rsidR="00DD15FC" w:rsidRDefault="00DD15FC" w:rsidP="00665D8C">
      <w:pPr>
        <w:pStyle w:val="CommentText"/>
      </w:pPr>
      <w:r>
        <w:t>However, as you know security is an obligation of means and not of result, therefore either party should bear its own costs arising out of such incidents which are not due to our fault.</w:t>
      </w:r>
    </w:p>
  </w:comment>
  <w:comment w:id="336" w:author="Dimova, Stanislava" w:date="2023-03-09T16:18:00Z" w:initials="DS">
    <w:p w14:paraId="52F0392D" w14:textId="443E3501" w:rsidR="00ED4628" w:rsidRDefault="00192BD1" w:rsidP="00341309">
      <w:pPr>
        <w:pStyle w:val="CommentText"/>
      </w:pPr>
      <w:r>
        <w:rPr>
          <w:rStyle w:val="CommentReference"/>
        </w:rPr>
        <w:annotationRef/>
      </w:r>
      <w:r w:rsidR="00ED4628">
        <w:t>Moved below under section 9.2 since the requirement for a contract is already provided there.</w:t>
      </w:r>
    </w:p>
  </w:comment>
  <w:comment w:id="341" w:author="Dimova, Stanislava" w:date="2023-03-09T15:17:00Z" w:initials="DS">
    <w:p w14:paraId="7CFADC4E" w14:textId="77777777" w:rsidR="00D52F84" w:rsidRDefault="00B84490" w:rsidP="00F7714A">
      <w:pPr>
        <w:pStyle w:val="CommentText"/>
      </w:pPr>
      <w:r>
        <w:rPr>
          <w:rStyle w:val="CommentReference"/>
        </w:rPr>
        <w:annotationRef/>
      </w:r>
      <w:r w:rsidR="00D52F84">
        <w:t>Ok with the right to terminate, but replicating the approach used above under section 3 to reference the established process under the service agreement.</w:t>
      </w:r>
    </w:p>
  </w:comment>
  <w:comment w:id="348" w:author="Dimova, Stanislava" w:date="2023-03-09T15:18:00Z" w:initials="DS">
    <w:p w14:paraId="1CC34D40" w14:textId="67A5C8E2" w:rsidR="00636BA3" w:rsidRDefault="00636BA3" w:rsidP="00E9599F">
      <w:pPr>
        <w:pStyle w:val="CommentText"/>
      </w:pPr>
      <w:r>
        <w:rPr>
          <w:rStyle w:val="CommentReference"/>
        </w:rPr>
        <w:annotationRef/>
      </w:r>
      <w:r>
        <w:t>We cannot agree to this. If you prevent us from executing the services due to your objection, this is not a breach from our side. This is also already accepted above under section 3.</w:t>
      </w:r>
    </w:p>
  </w:comment>
  <w:comment w:id="359" w:author="Melen Skurka" w:date="2023-02-27T10:58:00Z" w:initials="MS">
    <w:p w14:paraId="4F471819" w14:textId="56619111" w:rsidR="006960D6" w:rsidRDefault="006960D6" w:rsidP="005B493A">
      <w:pPr>
        <w:pStyle w:val="CommentText"/>
      </w:pPr>
      <w:r>
        <w:rPr>
          <w:rStyle w:val="CommentReference"/>
        </w:rPr>
        <w:annotationRef/>
      </w:r>
      <w:r>
        <w:t>Indemnification provisions are included in the Services Agreement and are redundant here</w:t>
      </w:r>
    </w:p>
  </w:comment>
  <w:comment w:id="360" w:author="Dimova, Stanislava" w:date="2023-03-09T11:45:00Z" w:initials="DS">
    <w:p w14:paraId="527059E2" w14:textId="77777777" w:rsidR="007F5232" w:rsidRDefault="0095180C" w:rsidP="00B05298">
      <w:pPr>
        <w:pStyle w:val="CommentText"/>
      </w:pPr>
      <w:r>
        <w:rPr>
          <w:rStyle w:val="CommentReference"/>
        </w:rPr>
        <w:annotationRef/>
      </w:r>
      <w:r w:rsidR="007F5232">
        <w:t>Reinstating this. Considering that the DPA is a subject matter specific document it is more consistent to have the liability explicitly managed herein.</w:t>
      </w:r>
    </w:p>
  </w:comment>
  <w:comment w:id="367" w:author="Melen Skurka" w:date="2023-02-27T10:58:00Z" w:initials="MS">
    <w:p w14:paraId="7B928EA4" w14:textId="6BE8001E" w:rsidR="006960D6" w:rsidRDefault="006960D6" w:rsidP="00C96FB8">
      <w:pPr>
        <w:pStyle w:val="CommentText"/>
      </w:pPr>
      <w:r>
        <w:rPr>
          <w:rStyle w:val="CommentReference"/>
        </w:rPr>
        <w:annotationRef/>
      </w:r>
      <w:r>
        <w:t>Limitation of Liability provisions are included in the Services Agreement and are redundant here.</w:t>
      </w:r>
    </w:p>
  </w:comment>
  <w:comment w:id="368" w:author="Dimova, Stanislava" w:date="2023-03-29T10:50:00Z" w:initials="DS">
    <w:p w14:paraId="03680C95" w14:textId="77777777" w:rsidR="00194705" w:rsidRDefault="00194705">
      <w:pPr>
        <w:pStyle w:val="CommentText"/>
      </w:pPr>
      <w:r>
        <w:rPr>
          <w:rStyle w:val="CommentReference"/>
        </w:rPr>
        <w:annotationRef/>
      </w:r>
      <w:r>
        <w:t>Same as above.</w:t>
      </w:r>
    </w:p>
    <w:p w14:paraId="111B8FDE" w14:textId="77777777" w:rsidR="00194705" w:rsidRDefault="00194705" w:rsidP="00327932">
      <w:pPr>
        <w:pStyle w:val="CommentText"/>
      </w:pPr>
      <w:r>
        <w:t>Data protection is a specific subject matter which obligations and processes are defined by law, therefore, we have to provide the relevant provisions herein.</w:t>
      </w:r>
    </w:p>
  </w:comment>
  <w:comment w:id="377" w:author="Dimova, Stanislava" w:date="2023-02-15T15:09:00Z" w:initials="DS">
    <w:p w14:paraId="6556C96C" w14:textId="1D85EB30" w:rsidR="00E347C0" w:rsidRDefault="00913DE7" w:rsidP="006C0A50">
      <w:pPr>
        <w:pStyle w:val="CommentText"/>
      </w:pPr>
      <w:r>
        <w:rPr>
          <w:rStyle w:val="CommentReference"/>
        </w:rPr>
        <w:annotationRef/>
      </w:r>
      <w:r w:rsidR="00E347C0">
        <w:t>PlanetArt to complete and confirm</w:t>
      </w:r>
    </w:p>
  </w:comment>
  <w:comment w:id="401" w:author="Dimova, Stanislava" w:date="2023-02-22T14:56:00Z" w:initials="DS">
    <w:p w14:paraId="51705A77" w14:textId="182552C0" w:rsidR="00E347C0" w:rsidRDefault="00E347C0" w:rsidP="00E54C0D">
      <w:pPr>
        <w:pStyle w:val="CommentText"/>
      </w:pPr>
      <w:r>
        <w:rPr>
          <w:rStyle w:val="CommentReference"/>
        </w:rPr>
        <w:annotationRef/>
      </w:r>
      <w:r>
        <w:t>In progress with IM team</w:t>
      </w:r>
    </w:p>
  </w:comment>
  <w:comment w:id="402" w:author="Melen Skurka" w:date="2023-02-28T08:38:00Z" w:initials="MS">
    <w:p w14:paraId="1AF0DA18" w14:textId="77777777" w:rsidR="00883CE2" w:rsidRDefault="00883CE2" w:rsidP="000026C3">
      <w:pPr>
        <w:pStyle w:val="CommentText"/>
      </w:pPr>
      <w:r>
        <w:rPr>
          <w:rStyle w:val="CommentReference"/>
        </w:rPr>
        <w:annotationRef/>
      </w:r>
      <w:r>
        <w:t>Please provide updated list for review</w:t>
      </w:r>
    </w:p>
  </w:comment>
  <w:comment w:id="412" w:author="Dimova, Stanislava" w:date="2023-02-15T15:10:00Z" w:initials="DS">
    <w:p w14:paraId="76C0FE07" w14:textId="35878527" w:rsidR="00AF4B8D" w:rsidRDefault="00AF4B8D" w:rsidP="00966A63">
      <w:pPr>
        <w:pStyle w:val="CommentText"/>
      </w:pPr>
      <w:r>
        <w:rPr>
          <w:rStyle w:val="CommentReference"/>
        </w:rPr>
        <w:annotationRef/>
      </w:r>
      <w:r>
        <w:t>To be removed if not applicable.</w:t>
      </w:r>
    </w:p>
  </w:comment>
  <w:comment w:id="413" w:author="Melen Skurka" w:date="2023-02-28T08:36:00Z" w:initials="MS">
    <w:p w14:paraId="271735EC" w14:textId="77777777" w:rsidR="00835A5A" w:rsidRDefault="00835A5A" w:rsidP="0041224D">
      <w:pPr>
        <w:pStyle w:val="CommentText"/>
      </w:pPr>
      <w:r>
        <w:rPr>
          <w:rStyle w:val="CommentReference"/>
        </w:rPr>
        <w:annotationRef/>
      </w:r>
      <w:r>
        <w:t>Please remove - data will only be from US</w:t>
      </w:r>
    </w:p>
  </w:comment>
  <w:comment w:id="856" w:author="Dimova, Stanislava" w:date="2023-03-09T11:50:00Z" w:initials="DS">
    <w:p w14:paraId="3888B8DA" w14:textId="77777777" w:rsidR="004312A2" w:rsidRDefault="004312A2" w:rsidP="003D7A79">
      <w:pPr>
        <w:pStyle w:val="CommentText"/>
      </w:pPr>
      <w:r>
        <w:rPr>
          <w:rStyle w:val="CommentReference"/>
        </w:rPr>
        <w:annotationRef/>
      </w:r>
      <w:r>
        <w:t>Customer to confirm</w:t>
      </w:r>
    </w:p>
  </w:comment>
  <w:comment w:id="884" w:author="Dimova, Stanislava" w:date="2023-03-09T11:50:00Z" w:initials="DS">
    <w:p w14:paraId="752FF6E6" w14:textId="77777777" w:rsidR="009944C9" w:rsidRDefault="008C5842" w:rsidP="00433976">
      <w:pPr>
        <w:pStyle w:val="CommentText"/>
      </w:pPr>
      <w:r>
        <w:rPr>
          <w:rStyle w:val="CommentReference"/>
        </w:rPr>
        <w:annotationRef/>
      </w:r>
      <w:r w:rsidR="009944C9">
        <w:t>Removing this due to comment under Attachment 3 that only US data applies.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FF1628" w15:done="0"/>
  <w15:commentEx w15:paraId="0BCADA59" w15:done="1"/>
  <w15:commentEx w15:paraId="66F858B7" w15:done="0"/>
  <w15:commentEx w15:paraId="338E4255" w15:done="0"/>
  <w15:commentEx w15:paraId="55724A2C" w15:done="0"/>
  <w15:commentEx w15:paraId="1F4D267E" w15:done="0"/>
  <w15:commentEx w15:paraId="70EF0C4C" w15:done="0"/>
  <w15:commentEx w15:paraId="6067C942" w15:done="0"/>
  <w15:commentEx w15:paraId="4F3C373A" w15:done="0"/>
  <w15:commentEx w15:paraId="5EC01EE7" w15:done="0"/>
  <w15:commentEx w15:paraId="1907947B" w15:done="0"/>
  <w15:commentEx w15:paraId="3541CDE9" w15:done="0"/>
  <w15:commentEx w15:paraId="4759C9EA" w15:done="0"/>
  <w15:commentEx w15:paraId="57E0293D" w15:done="0"/>
  <w15:commentEx w15:paraId="3058D936" w15:done="0"/>
  <w15:commentEx w15:paraId="5DC639EC" w15:done="0"/>
  <w15:commentEx w15:paraId="1E03BE3A" w15:done="0"/>
  <w15:commentEx w15:paraId="52F0392D" w15:done="0"/>
  <w15:commentEx w15:paraId="7CFADC4E" w15:done="0"/>
  <w15:commentEx w15:paraId="1CC34D40" w15:done="0"/>
  <w15:commentEx w15:paraId="4F471819" w15:done="0"/>
  <w15:commentEx w15:paraId="527059E2" w15:paraIdParent="4F471819" w15:done="0"/>
  <w15:commentEx w15:paraId="7B928EA4" w15:done="0"/>
  <w15:commentEx w15:paraId="111B8FDE" w15:paraIdParent="7B928EA4" w15:done="0"/>
  <w15:commentEx w15:paraId="6556C96C" w15:done="0"/>
  <w15:commentEx w15:paraId="51705A77" w15:done="0"/>
  <w15:commentEx w15:paraId="1AF0DA18" w15:paraIdParent="51705A77" w15:done="0"/>
  <w15:commentEx w15:paraId="76C0FE07" w15:done="1"/>
  <w15:commentEx w15:paraId="271735EC" w15:paraIdParent="76C0FE07" w15:done="1"/>
  <w15:commentEx w15:paraId="3888B8DA" w15:done="0"/>
  <w15:commentEx w15:paraId="752FF6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43C2D" w16cex:dateUtc="2023-03-09T09:06:00Z"/>
  <w16cex:commentExtensible w16cex:durableId="27A83C2F" w16cex:dateUtc="2023-02-28T14:39:00Z"/>
  <w16cex:commentExtensible w16cex:durableId="27B3602A" w16cex:dateUtc="2023-03-08T17:27:00Z"/>
  <w16cex:commentExtensible w16cex:durableId="27B43EEC" w16cex:dateUtc="2023-03-09T09:18:00Z"/>
  <w16cex:commentExtensible w16cex:durableId="27B43FC9" w16cex:dateUtc="2023-03-09T09:21:00Z"/>
  <w16cex:commentExtensible w16cex:durableId="27B44158" w16cex:dateUtc="2023-03-09T09:28:00Z"/>
  <w16cex:commentExtensible w16cex:durableId="27B46CF8" w16cex:dateUtc="2023-03-09T12:34:00Z"/>
  <w16cex:commentExtensible w16cex:durableId="27B46E24" w16cex:dateUtc="2023-03-09T12:39:00Z"/>
  <w16cex:commentExtensible w16cex:durableId="27B46EAB" w16cex:dateUtc="2023-03-09T12:41:00Z"/>
  <w16cex:commentExtensible w16cex:durableId="27A706DE" w16cex:dateUtc="2023-02-27T16:39:00Z"/>
  <w16cex:commentExtensible w16cex:durableId="27B44279" w16cex:dateUtc="2023-03-09T09:33:00Z"/>
  <w16cex:commentExtensible w16cex:durableId="27B47414" w16cex:dateUtc="2023-03-09T13:04:00Z"/>
  <w16cex:commentExtensible w16cex:durableId="27B47261" w16cex:dateUtc="2023-03-09T12:57:00Z"/>
  <w16cex:commentExtensible w16cex:durableId="27B47323" w16cex:dateUtc="2023-03-09T13:00:00Z"/>
  <w16cex:commentExtensible w16cex:durableId="27B473A9" w16cex:dateUtc="2023-03-09T13:03:00Z"/>
  <w16cex:commentExtensible w16cex:durableId="27B474ED" w16cex:dateUtc="2023-03-09T13:08:00Z"/>
  <w16cex:commentExtensible w16cex:durableId="27B47653" w16cex:dateUtc="2023-03-09T13:14:00Z"/>
  <w16cex:commentExtensible w16cex:durableId="27B48569" w16cex:dateUtc="2023-03-09T14:18:00Z"/>
  <w16cex:commentExtensible w16cex:durableId="27B476FD" w16cex:dateUtc="2023-03-09T13:17:00Z"/>
  <w16cex:commentExtensible w16cex:durableId="27B47739" w16cex:dateUtc="2023-03-09T13:18:00Z"/>
  <w16cex:commentExtensible w16cex:durableId="27A70B3D" w16cex:dateUtc="2023-02-27T16:58:00Z"/>
  <w16cex:commentExtensible w16cex:durableId="27B44556" w16cex:dateUtc="2023-03-09T09:45:00Z"/>
  <w16cex:commentExtensible w16cex:durableId="27A70B5B" w16cex:dateUtc="2023-02-27T16:58:00Z"/>
  <w16cex:commentExtensible w16cex:durableId="27CE966E" w16cex:dateUtc="2023-03-29T07:50:00Z"/>
  <w16cex:commentExtensible w16cex:durableId="27977412" w16cex:dateUtc="2023-02-15T13:09:00Z"/>
  <w16cex:commentExtensible w16cex:durableId="27A0ABAA" w16cex:dateUtc="2023-02-22T12:56:00Z"/>
  <w16cex:commentExtensible w16cex:durableId="27A83BEC" w16cex:dateUtc="2023-02-28T14:38:00Z"/>
  <w16cex:commentExtensible w16cex:durableId="2797746B" w16cex:dateUtc="2023-02-15T13:10:00Z"/>
  <w16cex:commentExtensible w16cex:durableId="27A83B8F" w16cex:dateUtc="2023-02-28T14:36:00Z"/>
  <w16cex:commentExtensible w16cex:durableId="27B4466E" w16cex:dateUtc="2023-03-09T09:50:00Z"/>
  <w16cex:commentExtensible w16cex:durableId="27B44696" w16cex:dateUtc="2023-03-09T0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FF1628" w16cid:durableId="27B43C2D"/>
  <w16cid:commentId w16cid:paraId="0BCADA59" w16cid:durableId="27A83C2F"/>
  <w16cid:commentId w16cid:paraId="66F858B7" w16cid:durableId="27B3602A"/>
  <w16cid:commentId w16cid:paraId="338E4255" w16cid:durableId="27B43EEC"/>
  <w16cid:commentId w16cid:paraId="55724A2C" w16cid:durableId="27B43FC9"/>
  <w16cid:commentId w16cid:paraId="1F4D267E" w16cid:durableId="27B44158"/>
  <w16cid:commentId w16cid:paraId="70EF0C4C" w16cid:durableId="27B46CF8"/>
  <w16cid:commentId w16cid:paraId="6067C942" w16cid:durableId="27B46E24"/>
  <w16cid:commentId w16cid:paraId="4F3C373A" w16cid:durableId="27B46EAB"/>
  <w16cid:commentId w16cid:paraId="5EC01EE7" w16cid:durableId="27A706DE"/>
  <w16cid:commentId w16cid:paraId="1907947B" w16cid:durableId="27B44279"/>
  <w16cid:commentId w16cid:paraId="3541CDE9" w16cid:durableId="27B47414"/>
  <w16cid:commentId w16cid:paraId="4759C9EA" w16cid:durableId="27B47261"/>
  <w16cid:commentId w16cid:paraId="57E0293D" w16cid:durableId="27B47323"/>
  <w16cid:commentId w16cid:paraId="3058D936" w16cid:durableId="27B473A9"/>
  <w16cid:commentId w16cid:paraId="5DC639EC" w16cid:durableId="27B474ED"/>
  <w16cid:commentId w16cid:paraId="1E03BE3A" w16cid:durableId="27B47653"/>
  <w16cid:commentId w16cid:paraId="52F0392D" w16cid:durableId="27B48569"/>
  <w16cid:commentId w16cid:paraId="7CFADC4E" w16cid:durableId="27B476FD"/>
  <w16cid:commentId w16cid:paraId="1CC34D40" w16cid:durableId="27B47739"/>
  <w16cid:commentId w16cid:paraId="4F471819" w16cid:durableId="27A70B3D"/>
  <w16cid:commentId w16cid:paraId="527059E2" w16cid:durableId="27B44556"/>
  <w16cid:commentId w16cid:paraId="7B928EA4" w16cid:durableId="27A70B5B"/>
  <w16cid:commentId w16cid:paraId="111B8FDE" w16cid:durableId="27CE966E"/>
  <w16cid:commentId w16cid:paraId="6556C96C" w16cid:durableId="27977412"/>
  <w16cid:commentId w16cid:paraId="51705A77" w16cid:durableId="27A0ABAA"/>
  <w16cid:commentId w16cid:paraId="1AF0DA18" w16cid:durableId="27A83BEC"/>
  <w16cid:commentId w16cid:paraId="76C0FE07" w16cid:durableId="2797746B"/>
  <w16cid:commentId w16cid:paraId="271735EC" w16cid:durableId="27A83B8F"/>
  <w16cid:commentId w16cid:paraId="3888B8DA" w16cid:durableId="27B4466E"/>
  <w16cid:commentId w16cid:paraId="752FF6E6" w16cid:durableId="27B446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CE52E" w14:textId="77777777" w:rsidR="00247812" w:rsidRDefault="00247812">
      <w:r>
        <w:separator/>
      </w:r>
    </w:p>
  </w:endnote>
  <w:endnote w:type="continuationSeparator" w:id="0">
    <w:p w14:paraId="5BC933AD" w14:textId="77777777" w:rsidR="00247812" w:rsidRDefault="00247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89041" w14:textId="54C772A4" w:rsidR="008352DB" w:rsidRDefault="008352DB">
    <w:pPr>
      <w:pStyle w:val="BodyText"/>
      <w:spacing w:line="14" w:lineRule="auto"/>
      <w:rPr>
        <w:sz w:val="15"/>
      </w:rPr>
    </w:pPr>
    <w:r>
      <w:rPr>
        <w:noProof/>
      </w:rPr>
      <mc:AlternateContent>
        <mc:Choice Requires="wps">
          <w:drawing>
            <wp:anchor distT="0" distB="0" distL="114300" distR="114300" simplePos="0" relativeHeight="251653632" behindDoc="1" locked="0" layoutInCell="1" allowOverlap="1" wp14:anchorId="3C132849" wp14:editId="06825E2C">
              <wp:simplePos x="0" y="0"/>
              <wp:positionH relativeFrom="page">
                <wp:posOffset>3656330</wp:posOffset>
              </wp:positionH>
              <wp:positionV relativeFrom="page">
                <wp:posOffset>10131425</wp:posOffset>
              </wp:positionV>
              <wp:extent cx="422275" cy="23368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275" cy="233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5B2A8" w14:textId="35C92114" w:rsidR="008352DB" w:rsidRDefault="008352DB">
                          <w:pPr>
                            <w:pStyle w:val="BodyText"/>
                            <w:spacing w:before="128"/>
                            <w:ind w:left="149"/>
                          </w:pPr>
                          <w:r>
                            <w:fldChar w:fldCharType="begin"/>
                          </w:r>
                          <w:r>
                            <w:rPr>
                              <w:color w:val="262828"/>
                              <w:w w:val="105"/>
                            </w:rPr>
                            <w:instrText xml:space="preserve"> PAGE </w:instrText>
                          </w:r>
                          <w:r>
                            <w:fldChar w:fldCharType="separate"/>
                          </w:r>
                          <w:r>
                            <w:rPr>
                              <w:noProof/>
                              <w:color w:val="262828"/>
                              <w:w w:val="105"/>
                            </w:rPr>
                            <w:t>28</w:t>
                          </w:r>
                          <w:r>
                            <w:fldChar w:fldCharType="end"/>
                          </w:r>
                          <w:r>
                            <w:rPr>
                              <w:color w:val="262828"/>
                              <w:w w:val="105"/>
                            </w:rPr>
                            <w:t>/</w:t>
                          </w:r>
                          <w:r w:rsidR="00A20422">
                            <w:rPr>
                              <w:color w:val="262828"/>
                              <w:w w:val="105"/>
                            </w:rPr>
                            <w:t>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132849" id="_x0000_t202" coordsize="21600,21600" o:spt="202" path="m,l,21600r21600,l21600,xe">
              <v:stroke joinstyle="miter"/>
              <v:path gradientshapeok="t" o:connecttype="rect"/>
            </v:shapetype>
            <v:shape id="Text Box 1" o:spid="_x0000_s1026" type="#_x0000_t202" style="position:absolute;margin-left:287.9pt;margin-top:797.75pt;width:33.25pt;height:18.4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" filled="f" stroked="f">
              <v:textbox inset="0,0,0,0">
                <w:txbxContent>
                  <w:p w14:paraId="2105B2A8" w14:textId="35C92114" w:rsidR="008352DB" w:rsidRDefault="008352DB">
                    <w:pPr>
                      <w:pStyle w:val="BodyText"/>
                      <w:spacing w:before="128"/>
                      <w:ind w:left="149"/>
                    </w:pPr>
                    <w:r>
                      <w:fldChar w:fldCharType="begin"/>
                    </w:r>
                    <w:r>
                      <w:rPr>
                        <w:color w:val="262828"/>
                        <w:w w:val="105"/>
                      </w:rPr>
                      <w:instrText xml:space="preserve"> PAGE </w:instrText>
                    </w:r>
                    <w:r>
                      <w:fldChar w:fldCharType="separate"/>
                    </w:r>
                    <w:r>
                      <w:rPr>
                        <w:noProof/>
                        <w:color w:val="262828"/>
                        <w:w w:val="105"/>
                      </w:rPr>
                      <w:t>28</w:t>
                    </w:r>
                    <w:r>
                      <w:fldChar w:fldCharType="end"/>
                    </w:r>
                    <w:r>
                      <w:rPr>
                        <w:color w:val="262828"/>
                        <w:w w:val="105"/>
                      </w:rPr>
                      <w:t>/</w:t>
                    </w:r>
                    <w:r w:rsidR="00A20422">
                      <w:rPr>
                        <w:color w:val="262828"/>
                        <w:w w:val="10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D203F" w14:textId="77777777" w:rsidR="00247812" w:rsidRDefault="00247812">
      <w:r>
        <w:separator/>
      </w:r>
    </w:p>
  </w:footnote>
  <w:footnote w:type="continuationSeparator" w:id="0">
    <w:p w14:paraId="53A2ADF5" w14:textId="77777777" w:rsidR="00247812" w:rsidRDefault="00247812">
      <w:r>
        <w:continuationSeparator/>
      </w:r>
    </w:p>
  </w:footnote>
  <w:footnote w:id="1">
    <w:p w14:paraId="21C776F7" w14:textId="258C09D0" w:rsidR="00D61B5B" w:rsidDel="00CF7E9B" w:rsidRDefault="00D61B5B" w:rsidP="00D61B5B">
      <w:pPr>
        <w:pStyle w:val="FootnoteText"/>
        <w:rPr>
          <w:del w:id="451" w:author="Dimova, Stanislava" w:date="2023-03-09T12:10:00Z"/>
        </w:rPr>
      </w:pPr>
      <w:del w:id="452" w:author="Dimova, Stanislava" w:date="2023-03-09T12:10:00Z">
        <w:r w:rsidDel="00CF7E9B">
          <w:rPr>
            <w:rStyle w:val="FootnoteReference"/>
          </w:rPr>
          <w:footnoteRef/>
        </w:r>
        <w:r w:rsidRPr="00E869FC" w:rsidDel="00CF7E9B">
          <w:rPr>
            <w:sz w:val="16"/>
            <w:szCs w:val="16"/>
          </w:rPr>
          <w:delText xml:space="preserve"> </w:delText>
        </w:r>
        <w:r w:rsidR="0098508B" w:rsidDel="00CF7E9B">
          <w:rPr>
            <w:sz w:val="16"/>
            <w:szCs w:val="16"/>
          </w:rPr>
          <w:tab/>
        </w:r>
        <w:r w:rsidRPr="00E869FC" w:rsidDel="00CF7E9B">
          <w:rPr>
            <w:sz w:val="18"/>
            <w:szCs w:val="18"/>
          </w:rPr>
          <w:delText>Where the data exporter is a processor subject to Regulation (EU) 2016/679 acting on behalf of a Union institution or body as controller, reliance on these Clauses when engaging another processor (sub-processing) not subject to Regulation (EU) 2016/679 also ensures compliance with Article 29(4) of 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39), to the extent these Clauses and the data protection obligations as set out in the contract or other legal act between the controller and the processor pursuant to Article 29(3) of Regulation (EU) 2018/1725 are aligned. This will in particular be the case where the controller and processor rely on the standard contractual clauses included in Decision 2021/915.</w:delText>
        </w:r>
      </w:del>
    </w:p>
  </w:footnote>
  <w:footnote w:id="2">
    <w:p w14:paraId="7C2BB233" w14:textId="34E6FF58" w:rsidR="00D61B5B" w:rsidRPr="003668C4" w:rsidDel="00CF7E9B" w:rsidRDefault="00D61B5B" w:rsidP="00D61B5B">
      <w:pPr>
        <w:pStyle w:val="FootnoteText"/>
        <w:rPr>
          <w:del w:id="573" w:author="Dimova, Stanislava" w:date="2023-03-09T12:10:00Z"/>
          <w:sz w:val="16"/>
          <w:szCs w:val="16"/>
        </w:rPr>
      </w:pPr>
      <w:del w:id="574" w:author="Dimova, Stanislava" w:date="2023-03-09T12:10:00Z">
        <w:r w:rsidDel="00CF7E9B">
          <w:rPr>
            <w:rStyle w:val="FootnoteReference"/>
          </w:rPr>
          <w:footnoteRef/>
        </w:r>
        <w:r w:rsidDel="00CF7E9B">
          <w:delText xml:space="preserve"> </w:delText>
        </w:r>
        <w:r w:rsidR="0098508B" w:rsidDel="00CF7E9B">
          <w:tab/>
        </w:r>
        <w:r w:rsidRPr="003668C4" w:rsidDel="00CF7E9B">
          <w:rPr>
            <w:sz w:val="18"/>
            <w:szCs w:val="18"/>
          </w:rPr>
          <w:delText>The Agreement on the European Economic Area (EEA Agreement) provides for the extension of the European Union’s internal market to the three EEA States Iceland, Liechtenstein and Norway. The Union data protection legislation, including Regulation (EU) 2016/679, is covered by the EEA Agreement and has been incorporated into Annex XI thereto. Therefore, any disclosure by the data importer to a third party located in the EEA does not qualify as an onward transfer for the purpose of these Clauses.</w:delText>
        </w:r>
      </w:del>
    </w:p>
  </w:footnote>
  <w:footnote w:id="3">
    <w:p w14:paraId="336051E1" w14:textId="1CDE900A" w:rsidR="00D61B5B" w:rsidDel="00CF7E9B" w:rsidRDefault="00D61B5B" w:rsidP="00D61B5B">
      <w:pPr>
        <w:pStyle w:val="FootnoteText"/>
        <w:rPr>
          <w:del w:id="605" w:author="Dimova, Stanislava" w:date="2023-03-09T12:10:00Z"/>
        </w:rPr>
      </w:pPr>
      <w:del w:id="606" w:author="Dimova, Stanislava" w:date="2023-03-09T12:10:00Z">
        <w:r w:rsidDel="00CF7E9B">
          <w:rPr>
            <w:rStyle w:val="FootnoteReference"/>
          </w:rPr>
          <w:footnoteRef/>
        </w:r>
        <w:r w:rsidDel="00CF7E9B">
          <w:delText xml:space="preserve"> </w:delText>
        </w:r>
        <w:r w:rsidR="0098508B" w:rsidDel="00CF7E9B">
          <w:tab/>
        </w:r>
        <w:r w:rsidRPr="0092043C" w:rsidDel="00CF7E9B">
          <w:rPr>
            <w:sz w:val="18"/>
            <w:szCs w:val="18"/>
          </w:rPr>
          <w:delText>This requirement may be satisfied by the sub-processor acceding to these Clauses under the appropriate Module, in accordance with Clause 7.</w:delText>
        </w:r>
      </w:del>
    </w:p>
  </w:footnote>
  <w:footnote w:id="4">
    <w:p w14:paraId="1131E840" w14:textId="21488489" w:rsidR="00D61B5B" w:rsidDel="00CF7E9B" w:rsidRDefault="00D61B5B" w:rsidP="00D61B5B">
      <w:pPr>
        <w:pStyle w:val="FootnoteText"/>
        <w:rPr>
          <w:del w:id="687" w:author="Dimova, Stanislava" w:date="2023-03-09T12:10:00Z"/>
        </w:rPr>
      </w:pPr>
      <w:del w:id="688" w:author="Dimova, Stanislava" w:date="2023-03-09T12:10:00Z">
        <w:r w:rsidDel="00CF7E9B">
          <w:rPr>
            <w:rStyle w:val="FootnoteReference"/>
          </w:rPr>
          <w:footnoteRef/>
        </w:r>
        <w:r w:rsidDel="00CF7E9B">
          <w:delText xml:space="preserve"> </w:delText>
        </w:r>
        <w:r w:rsidR="0098508B" w:rsidDel="00CF7E9B">
          <w:tab/>
        </w:r>
        <w:r w:rsidRPr="00A96071" w:rsidDel="00CF7E9B">
          <w:rPr>
            <w:sz w:val="18"/>
            <w:szCs w:val="18"/>
          </w:rPr>
          <w:delText>As regards the impact of such laws and practices on compliance with these Clauses, different elements may be considered as part of an overall assessment. Such elements may include relevant and documented practical experience with prior instances of requests for disclosure from public authorities, or the absence of such requests, covering a sufficiently representative time-frame. This refers in particular to internal records or other documentation, drawn up on a continuous basis in accordance with due diligence and certified at senior management level, provided that this information can be lawfully shared with third parties. Where this practical experience is relied upon to conclude that the data importer will not be prevented from complying with these Clauses, it needs to be supported by other relevant, objective elements, and it is for the Parties to consider carefully whether these elements together carry sufficient weight, in terms of their reliability and representativeness, to support this conclusion. In particular, the Parties have to take into account whether their practical experience is corroborated and not contradicted by publicly available or otherwise accessible, reliable information on the existence or absence of requests within the same sector and/or the application of the law in practice, such as case law and reports by independent oversight bodies.</w:delText>
        </w:r>
      </w:del>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2EC20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A77739"/>
    <w:multiLevelType w:val="hybridMultilevel"/>
    <w:tmpl w:val="1C78937C"/>
    <w:lvl w:ilvl="0" w:tplc="61601516">
      <w:start w:val="1"/>
      <w:numFmt w:val="upperLetter"/>
      <w:lvlText w:val="%1."/>
      <w:lvlJc w:val="left"/>
      <w:pPr>
        <w:ind w:left="600" w:hanging="367"/>
      </w:pPr>
      <w:rPr>
        <w:rFonts w:ascii="Arial" w:eastAsia="Arial" w:hAnsi="Arial" w:cs="Arial" w:hint="default"/>
        <w:b/>
        <w:bCs/>
        <w:color w:val="262828"/>
        <w:spacing w:val="-1"/>
        <w:w w:val="104"/>
        <w:sz w:val="19"/>
        <w:szCs w:val="19"/>
      </w:rPr>
    </w:lvl>
    <w:lvl w:ilvl="1" w:tplc="6A2A4A3C">
      <w:numFmt w:val="bullet"/>
      <w:lvlText w:val="•"/>
      <w:lvlJc w:val="left"/>
      <w:pPr>
        <w:ind w:left="1496" w:hanging="367"/>
      </w:pPr>
      <w:rPr>
        <w:rFonts w:hint="default"/>
      </w:rPr>
    </w:lvl>
    <w:lvl w:ilvl="2" w:tplc="50842632">
      <w:numFmt w:val="bullet"/>
      <w:lvlText w:val="•"/>
      <w:lvlJc w:val="left"/>
      <w:pPr>
        <w:ind w:left="2392" w:hanging="367"/>
      </w:pPr>
      <w:rPr>
        <w:rFonts w:hint="default"/>
      </w:rPr>
    </w:lvl>
    <w:lvl w:ilvl="3" w:tplc="BFC8D710">
      <w:numFmt w:val="bullet"/>
      <w:lvlText w:val="•"/>
      <w:lvlJc w:val="left"/>
      <w:pPr>
        <w:ind w:left="3289" w:hanging="367"/>
      </w:pPr>
      <w:rPr>
        <w:rFonts w:hint="default"/>
      </w:rPr>
    </w:lvl>
    <w:lvl w:ilvl="4" w:tplc="1254A37A">
      <w:numFmt w:val="bullet"/>
      <w:lvlText w:val="•"/>
      <w:lvlJc w:val="left"/>
      <w:pPr>
        <w:ind w:left="4185" w:hanging="367"/>
      </w:pPr>
      <w:rPr>
        <w:rFonts w:hint="default"/>
      </w:rPr>
    </w:lvl>
    <w:lvl w:ilvl="5" w:tplc="1FE02756">
      <w:numFmt w:val="bullet"/>
      <w:lvlText w:val="•"/>
      <w:lvlJc w:val="left"/>
      <w:pPr>
        <w:ind w:left="5082" w:hanging="367"/>
      </w:pPr>
      <w:rPr>
        <w:rFonts w:hint="default"/>
      </w:rPr>
    </w:lvl>
    <w:lvl w:ilvl="6" w:tplc="783C0E8C">
      <w:numFmt w:val="bullet"/>
      <w:lvlText w:val="•"/>
      <w:lvlJc w:val="left"/>
      <w:pPr>
        <w:ind w:left="5978" w:hanging="367"/>
      </w:pPr>
      <w:rPr>
        <w:rFonts w:hint="default"/>
      </w:rPr>
    </w:lvl>
    <w:lvl w:ilvl="7" w:tplc="8E1EC19A">
      <w:numFmt w:val="bullet"/>
      <w:lvlText w:val="•"/>
      <w:lvlJc w:val="left"/>
      <w:pPr>
        <w:ind w:left="6874" w:hanging="367"/>
      </w:pPr>
      <w:rPr>
        <w:rFonts w:hint="default"/>
      </w:rPr>
    </w:lvl>
    <w:lvl w:ilvl="8" w:tplc="C3726B58">
      <w:numFmt w:val="bullet"/>
      <w:lvlText w:val="•"/>
      <w:lvlJc w:val="left"/>
      <w:pPr>
        <w:ind w:left="7771" w:hanging="367"/>
      </w:pPr>
      <w:rPr>
        <w:rFonts w:hint="default"/>
      </w:rPr>
    </w:lvl>
  </w:abstractNum>
  <w:abstractNum w:abstractNumId="2" w15:restartNumberingAfterBreak="0">
    <w:nsid w:val="0B0C75CF"/>
    <w:multiLevelType w:val="hybridMultilevel"/>
    <w:tmpl w:val="FE304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E026B"/>
    <w:multiLevelType w:val="hybridMultilevel"/>
    <w:tmpl w:val="3542B40E"/>
    <w:lvl w:ilvl="0" w:tplc="C7D8292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1A2447"/>
    <w:multiLevelType w:val="hybridMultilevel"/>
    <w:tmpl w:val="8E2A5C8E"/>
    <w:lvl w:ilvl="0" w:tplc="22DEFFC8">
      <w:start w:val="1"/>
      <w:numFmt w:val="upperLetter"/>
      <w:lvlText w:val="%1."/>
      <w:lvlJc w:val="left"/>
      <w:pPr>
        <w:ind w:left="2007" w:hanging="360"/>
      </w:pPr>
      <w:rPr>
        <w:rFonts w:ascii="Times New Roman" w:eastAsia="Times New Roman" w:hAnsi="Times New Roman" w:cs="Times New Roman" w:hint="default"/>
        <w:b/>
        <w:bCs/>
        <w:i w:val="0"/>
        <w:iCs w:val="0"/>
        <w:w w:val="99"/>
        <w:sz w:val="22"/>
        <w:szCs w:val="22"/>
        <w:lang w:val="en-GB" w:eastAsia="en-US" w:bidi="ar-SA"/>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5" w15:restartNumberingAfterBreak="0">
    <w:nsid w:val="0EBA1DE1"/>
    <w:multiLevelType w:val="hybridMultilevel"/>
    <w:tmpl w:val="02F2351C"/>
    <w:lvl w:ilvl="0" w:tplc="A298317C">
      <w:start w:val="1"/>
      <w:numFmt w:val="lowerRoman"/>
      <w:lvlText w:val="(%1)"/>
      <w:lvlJc w:val="left"/>
      <w:pPr>
        <w:ind w:left="720" w:hanging="360"/>
      </w:pPr>
      <w:rPr>
        <w:rFonts w:ascii="Times New Roman" w:eastAsia="Times New Roman" w:hAnsi="Times New Roman" w:cs="Times New Roman" w:hint="default"/>
        <w:b w:val="0"/>
        <w:bCs w:val="0"/>
        <w:i w:val="0"/>
        <w:iCs w:val="0"/>
        <w:w w:val="99"/>
        <w:sz w:val="24"/>
        <w:szCs w:val="24"/>
        <w:lang w:val="en-GB"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F337B3"/>
    <w:multiLevelType w:val="hybridMultilevel"/>
    <w:tmpl w:val="0DACD1F8"/>
    <w:lvl w:ilvl="0" w:tplc="A298317C">
      <w:start w:val="1"/>
      <w:numFmt w:val="lowerRoman"/>
      <w:lvlText w:val="(%1)"/>
      <w:lvlJc w:val="left"/>
      <w:pPr>
        <w:ind w:left="720" w:hanging="360"/>
      </w:pPr>
      <w:rPr>
        <w:rFonts w:ascii="Times New Roman" w:eastAsia="Times New Roman" w:hAnsi="Times New Roman" w:cs="Times New Roman" w:hint="default"/>
        <w:b w:val="0"/>
        <w:bCs w:val="0"/>
        <w:i w:val="0"/>
        <w:iCs w:val="0"/>
        <w:w w:val="99"/>
        <w:sz w:val="24"/>
        <w:szCs w:val="24"/>
        <w:lang w:val="en-GB"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1E0E40"/>
    <w:multiLevelType w:val="hybridMultilevel"/>
    <w:tmpl w:val="AB7C63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37297A"/>
    <w:multiLevelType w:val="hybridMultilevel"/>
    <w:tmpl w:val="D5BE8D1A"/>
    <w:lvl w:ilvl="0" w:tplc="A298317C">
      <w:start w:val="1"/>
      <w:numFmt w:val="lowerRoman"/>
      <w:lvlText w:val="(%1)"/>
      <w:lvlJc w:val="left"/>
      <w:pPr>
        <w:ind w:left="720" w:hanging="360"/>
      </w:pPr>
      <w:rPr>
        <w:rFonts w:ascii="Times New Roman" w:eastAsia="Times New Roman" w:hAnsi="Times New Roman" w:cs="Times New Roman" w:hint="default"/>
        <w:b w:val="0"/>
        <w:bCs w:val="0"/>
        <w:i w:val="0"/>
        <w:iCs w:val="0"/>
        <w:w w:val="99"/>
        <w:sz w:val="24"/>
        <w:szCs w:val="24"/>
        <w:lang w:val="en-GB"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BE5C6C"/>
    <w:multiLevelType w:val="hybridMultilevel"/>
    <w:tmpl w:val="BD5E65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EB2D21"/>
    <w:multiLevelType w:val="hybridMultilevel"/>
    <w:tmpl w:val="8B32A77E"/>
    <w:lvl w:ilvl="0" w:tplc="DD7C98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C9F2C0F"/>
    <w:multiLevelType w:val="hybridMultilevel"/>
    <w:tmpl w:val="22BC0D80"/>
    <w:lvl w:ilvl="0" w:tplc="75EC4A6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CD0C9F"/>
    <w:multiLevelType w:val="hybridMultilevel"/>
    <w:tmpl w:val="CB4816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035B78"/>
    <w:multiLevelType w:val="hybridMultilevel"/>
    <w:tmpl w:val="7BF839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8E34B3"/>
    <w:multiLevelType w:val="hybridMultilevel"/>
    <w:tmpl w:val="6BE4A722"/>
    <w:lvl w:ilvl="0" w:tplc="DD7C9834">
      <w:start w:val="1"/>
      <w:numFmt w:val="decimal"/>
      <w:lvlText w:val="%1)"/>
      <w:lvlJc w:val="left"/>
      <w:pPr>
        <w:ind w:left="1080" w:hanging="360"/>
      </w:pPr>
      <w:rPr>
        <w:rFonts w:hint="default"/>
      </w:rPr>
    </w:lvl>
    <w:lvl w:ilvl="1" w:tplc="47D2D594">
      <w:start w:val="1"/>
      <w:numFmt w:val="upperLetter"/>
      <w:lvlText w:val="%2."/>
      <w:lvlJc w:val="left"/>
      <w:pPr>
        <w:ind w:left="1800" w:hanging="360"/>
      </w:pPr>
      <w:rPr>
        <w:rFonts w:hint="default"/>
        <w:b/>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73E22CC"/>
    <w:multiLevelType w:val="multilevel"/>
    <w:tmpl w:val="F37453A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8E80FCA"/>
    <w:multiLevelType w:val="hybridMultilevel"/>
    <w:tmpl w:val="E19A697A"/>
    <w:lvl w:ilvl="0" w:tplc="A298317C">
      <w:start w:val="1"/>
      <w:numFmt w:val="lowerRoman"/>
      <w:lvlText w:val="(%1)"/>
      <w:lvlJc w:val="left"/>
      <w:pPr>
        <w:ind w:left="720" w:hanging="360"/>
      </w:pPr>
      <w:rPr>
        <w:rFonts w:ascii="Times New Roman" w:eastAsia="Times New Roman" w:hAnsi="Times New Roman" w:cs="Times New Roman" w:hint="default"/>
        <w:b w:val="0"/>
        <w:bCs w:val="0"/>
        <w:i w:val="0"/>
        <w:iCs w:val="0"/>
        <w:w w:val="99"/>
        <w:sz w:val="24"/>
        <w:szCs w:val="24"/>
        <w:lang w:val="en-GB"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1504CA"/>
    <w:multiLevelType w:val="hybridMultilevel"/>
    <w:tmpl w:val="C9F2D8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E34D2F"/>
    <w:multiLevelType w:val="hybridMultilevel"/>
    <w:tmpl w:val="C6785BC4"/>
    <w:lvl w:ilvl="0" w:tplc="F230BF74">
      <w:start w:val="1"/>
      <w:numFmt w:val="upperLetter"/>
      <w:lvlText w:val="%1."/>
      <w:lvlJc w:val="left"/>
      <w:pPr>
        <w:ind w:left="1440" w:hanging="360"/>
      </w:pPr>
      <w:rPr>
        <w:rFonts w:ascii="Times New Roman" w:eastAsia="Times New Roman" w:hAnsi="Times New Roman" w:cs="Times New Roman" w:hint="default"/>
        <w:b/>
        <w:bCs/>
        <w:i w:val="0"/>
        <w:iCs w:val="0"/>
        <w:w w:val="99"/>
        <w:sz w:val="22"/>
        <w:szCs w:val="22"/>
        <w:lang w:val="en-GB"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1AB26FC"/>
    <w:multiLevelType w:val="hybridMultilevel"/>
    <w:tmpl w:val="7360AC86"/>
    <w:lvl w:ilvl="0" w:tplc="A298317C">
      <w:start w:val="1"/>
      <w:numFmt w:val="lowerRoman"/>
      <w:lvlText w:val="(%1)"/>
      <w:lvlJc w:val="left"/>
      <w:pPr>
        <w:ind w:left="720" w:hanging="360"/>
      </w:pPr>
      <w:rPr>
        <w:rFonts w:ascii="Times New Roman" w:eastAsia="Times New Roman" w:hAnsi="Times New Roman" w:cs="Times New Roman" w:hint="default"/>
        <w:b w:val="0"/>
        <w:bCs w:val="0"/>
        <w:i w:val="0"/>
        <w:iCs w:val="0"/>
        <w:w w:val="99"/>
        <w:sz w:val="24"/>
        <w:szCs w:val="24"/>
        <w:lang w:val="en-GB"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A73A5B"/>
    <w:multiLevelType w:val="hybridMultilevel"/>
    <w:tmpl w:val="0A98D702"/>
    <w:lvl w:ilvl="0" w:tplc="A298317C">
      <w:start w:val="1"/>
      <w:numFmt w:val="lowerRoman"/>
      <w:lvlText w:val="(%1)"/>
      <w:lvlJc w:val="left"/>
      <w:pPr>
        <w:ind w:left="720" w:hanging="360"/>
      </w:pPr>
      <w:rPr>
        <w:rFonts w:ascii="Times New Roman" w:eastAsia="Times New Roman" w:hAnsi="Times New Roman" w:cs="Times New Roman" w:hint="default"/>
        <w:b w:val="0"/>
        <w:bCs w:val="0"/>
        <w:i w:val="0"/>
        <w:iCs w:val="0"/>
        <w:w w:val="99"/>
        <w:sz w:val="24"/>
        <w:szCs w:val="24"/>
        <w:lang w:val="en-GB"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676F5C"/>
    <w:multiLevelType w:val="hybridMultilevel"/>
    <w:tmpl w:val="55DC6742"/>
    <w:lvl w:ilvl="0" w:tplc="FC54AEF6">
      <w:start w:val="1"/>
      <w:numFmt w:val="upperLetter"/>
      <w:lvlText w:val="%1."/>
      <w:lvlJc w:val="left"/>
      <w:pPr>
        <w:ind w:left="720" w:hanging="360"/>
      </w:pPr>
      <w:rPr>
        <w:rFonts w:ascii="Times New Roman" w:eastAsia="Times New Roman" w:hAnsi="Times New Roman" w:cs="Times New Roman" w:hint="default"/>
        <w:b/>
        <w:bCs/>
        <w:i w:val="0"/>
        <w:iCs w:val="0"/>
        <w:w w:val="99"/>
        <w:sz w:val="24"/>
        <w:szCs w:val="24"/>
        <w:lang w:val="en-GB" w:eastAsia="en-US" w:bidi="ar-SA"/>
      </w:rPr>
    </w:lvl>
    <w:lvl w:ilvl="1" w:tplc="BC467112">
      <w:start w:val="1"/>
      <w:numFmt w:val="upperLetter"/>
      <w:lvlText w:val="%2."/>
      <w:lvlJc w:val="left"/>
      <w:pPr>
        <w:ind w:left="1440" w:hanging="360"/>
      </w:pPr>
      <w:rPr>
        <w:rFonts w:ascii="Times New Roman" w:eastAsia="Times New Roman" w:hAnsi="Times New Roman" w:cs="Times New Roman" w:hint="default"/>
        <w:b/>
        <w:bCs/>
        <w:i w:val="0"/>
        <w:iCs w:val="0"/>
        <w:w w:val="99"/>
        <w:sz w:val="22"/>
        <w:szCs w:val="22"/>
        <w:lang w:val="en-GB" w:eastAsia="en-US" w:bidi="ar-S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0B00CA"/>
    <w:multiLevelType w:val="multilevel"/>
    <w:tmpl w:val="5D2CD9DA"/>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85717F2"/>
    <w:multiLevelType w:val="hybridMultilevel"/>
    <w:tmpl w:val="7BF839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0D6686"/>
    <w:multiLevelType w:val="hybridMultilevel"/>
    <w:tmpl w:val="E0DABC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B659A1"/>
    <w:multiLevelType w:val="hybridMultilevel"/>
    <w:tmpl w:val="ABFA4598"/>
    <w:lvl w:ilvl="0" w:tplc="528EA1F6">
      <w:start w:val="1"/>
      <w:numFmt w:val="decimal"/>
      <w:lvlText w:val="%1)"/>
      <w:lvlJc w:val="left"/>
      <w:pPr>
        <w:ind w:left="1080" w:hanging="360"/>
      </w:pPr>
      <w:rPr>
        <w:rFonts w:hint="default"/>
        <w:b/>
        <w:bCs/>
      </w:rPr>
    </w:lvl>
    <w:lvl w:ilvl="1" w:tplc="47D2D594">
      <w:start w:val="1"/>
      <w:numFmt w:val="upperLetter"/>
      <w:lvlText w:val="%2."/>
      <w:lvlJc w:val="left"/>
      <w:pPr>
        <w:ind w:left="1800" w:hanging="360"/>
      </w:pPr>
      <w:rPr>
        <w:rFonts w:hint="default"/>
        <w:b/>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1121C39"/>
    <w:multiLevelType w:val="multilevel"/>
    <w:tmpl w:val="11F68056"/>
    <w:lvl w:ilvl="0">
      <w:start w:val="1"/>
      <w:numFmt w:val="none"/>
      <w:suff w:val="nothing"/>
      <w:lvlText w:val=""/>
      <w:lvlJc w:val="left"/>
      <w:pPr>
        <w:ind w:left="0" w:firstLine="0"/>
      </w:pPr>
      <w:rPr>
        <w:b w:val="0"/>
        <w:i w:val="0"/>
      </w:rPr>
    </w:lvl>
    <w:lvl w:ilvl="1">
      <w:start w:val="1"/>
      <w:numFmt w:val="lowerLetter"/>
      <w:lvlText w:val="(%2)"/>
      <w:lvlJc w:val="left"/>
      <w:pPr>
        <w:tabs>
          <w:tab w:val="num" w:pos="851"/>
        </w:tabs>
        <w:ind w:left="851" w:hanging="851"/>
      </w:pPr>
    </w:lvl>
    <w:lvl w:ilvl="2">
      <w:start w:val="1"/>
      <w:numFmt w:val="lowerRoman"/>
      <w:lvlText w:val="(%3)"/>
      <w:lvlJc w:val="left"/>
      <w:pPr>
        <w:tabs>
          <w:tab w:val="num" w:pos="1843"/>
        </w:tabs>
        <w:ind w:left="1843" w:hanging="992"/>
      </w:p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1616188"/>
    <w:multiLevelType w:val="hybridMultilevel"/>
    <w:tmpl w:val="5BDA0FCE"/>
    <w:lvl w:ilvl="0" w:tplc="0409000F">
      <w:start w:val="1"/>
      <w:numFmt w:val="decimal"/>
      <w:lvlText w:val="%1."/>
      <w:lvlJc w:val="left"/>
      <w:pPr>
        <w:ind w:left="720" w:hanging="360"/>
      </w:pPr>
      <w:rPr>
        <w:rFonts w:hint="default"/>
      </w:rPr>
    </w:lvl>
    <w:lvl w:ilvl="1" w:tplc="94F26E6E">
      <w:start w:val="1"/>
      <w:numFmt w:val="upperLetter"/>
      <w:lvlText w:val="%2."/>
      <w:lvlJc w:val="left"/>
      <w:pPr>
        <w:ind w:left="1440" w:hanging="360"/>
      </w:pPr>
      <w:rPr>
        <w:rFonts w:ascii="Times New Roman" w:eastAsia="Times New Roman" w:hAnsi="Times New Roman" w:cs="Times New Roman" w:hint="default"/>
        <w:b/>
        <w:bCs/>
        <w:i w:val="0"/>
        <w:iCs w:val="0"/>
        <w:w w:val="99"/>
        <w:sz w:val="22"/>
        <w:szCs w:val="22"/>
        <w:lang w:val="en-GB" w:eastAsia="en-US" w:bidi="ar-S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E81CED"/>
    <w:multiLevelType w:val="multilevel"/>
    <w:tmpl w:val="1D7A321A"/>
    <w:lvl w:ilvl="0">
      <w:start w:val="3"/>
      <w:numFmt w:val="upperLetter"/>
      <w:lvlText w:val="%1."/>
      <w:lvlJc w:val="left"/>
      <w:pPr>
        <w:ind w:left="949" w:hanging="711"/>
      </w:pPr>
      <w:rPr>
        <w:rFonts w:hint="default"/>
        <w:spacing w:val="-1"/>
        <w:w w:val="104"/>
      </w:rPr>
    </w:lvl>
    <w:lvl w:ilvl="1">
      <w:start w:val="12"/>
      <w:numFmt w:val="decimal"/>
      <w:lvlText w:val="%2."/>
      <w:lvlJc w:val="left"/>
      <w:pPr>
        <w:ind w:left="927" w:hanging="728"/>
      </w:pPr>
      <w:rPr>
        <w:rFonts w:hint="default"/>
        <w:b/>
        <w:bCs/>
        <w:spacing w:val="-1"/>
        <w:w w:val="109"/>
      </w:rPr>
    </w:lvl>
    <w:lvl w:ilvl="2">
      <w:start w:val="1"/>
      <w:numFmt w:val="decimal"/>
      <w:lvlText w:val="%2.%3"/>
      <w:lvlJc w:val="left"/>
      <w:pPr>
        <w:ind w:left="895" w:hanging="710"/>
      </w:pPr>
      <w:rPr>
        <w:rFonts w:hint="default"/>
        <w:spacing w:val="-1"/>
        <w:w w:val="100"/>
      </w:rPr>
    </w:lvl>
    <w:lvl w:ilvl="3">
      <w:numFmt w:val="bullet"/>
      <w:lvlText w:val="•"/>
      <w:lvlJc w:val="left"/>
      <w:pPr>
        <w:ind w:left="900" w:hanging="710"/>
      </w:pPr>
      <w:rPr>
        <w:rFonts w:hint="default"/>
      </w:rPr>
    </w:lvl>
    <w:lvl w:ilvl="4">
      <w:numFmt w:val="bullet"/>
      <w:lvlText w:val="•"/>
      <w:lvlJc w:val="left"/>
      <w:pPr>
        <w:ind w:left="920" w:hanging="710"/>
      </w:pPr>
      <w:rPr>
        <w:rFonts w:hint="default"/>
      </w:rPr>
    </w:lvl>
    <w:lvl w:ilvl="5">
      <w:numFmt w:val="bullet"/>
      <w:lvlText w:val="•"/>
      <w:lvlJc w:val="left"/>
      <w:pPr>
        <w:ind w:left="940" w:hanging="710"/>
      </w:pPr>
      <w:rPr>
        <w:rFonts w:hint="default"/>
      </w:rPr>
    </w:lvl>
    <w:lvl w:ilvl="6">
      <w:numFmt w:val="bullet"/>
      <w:lvlText w:val="•"/>
      <w:lvlJc w:val="left"/>
      <w:pPr>
        <w:ind w:left="980" w:hanging="710"/>
      </w:pPr>
      <w:rPr>
        <w:rFonts w:hint="default"/>
      </w:rPr>
    </w:lvl>
    <w:lvl w:ilvl="7">
      <w:numFmt w:val="bullet"/>
      <w:lvlText w:val="•"/>
      <w:lvlJc w:val="left"/>
      <w:pPr>
        <w:ind w:left="1020" w:hanging="710"/>
      </w:pPr>
      <w:rPr>
        <w:rFonts w:hint="default"/>
      </w:rPr>
    </w:lvl>
    <w:lvl w:ilvl="8">
      <w:numFmt w:val="bullet"/>
      <w:lvlText w:val="•"/>
      <w:lvlJc w:val="left"/>
      <w:pPr>
        <w:ind w:left="3868" w:hanging="710"/>
      </w:pPr>
      <w:rPr>
        <w:rFonts w:hint="default"/>
      </w:rPr>
    </w:lvl>
  </w:abstractNum>
  <w:abstractNum w:abstractNumId="29" w15:restartNumberingAfterBreak="0">
    <w:nsid w:val="426F7067"/>
    <w:multiLevelType w:val="hybridMultilevel"/>
    <w:tmpl w:val="8B32A77E"/>
    <w:lvl w:ilvl="0" w:tplc="DD7C98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3362425"/>
    <w:multiLevelType w:val="hybridMultilevel"/>
    <w:tmpl w:val="B4B62C82"/>
    <w:lvl w:ilvl="0" w:tplc="04090015">
      <w:start w:val="1"/>
      <w:numFmt w:val="upperLetter"/>
      <w:lvlText w:val="%1."/>
      <w:lvlJc w:val="left"/>
      <w:pPr>
        <w:ind w:left="1287" w:hanging="360"/>
      </w:pPr>
    </w:lvl>
    <w:lvl w:ilvl="1" w:tplc="CA0CC428">
      <w:start w:val="1"/>
      <w:numFmt w:val="upperLetter"/>
      <w:lvlText w:val="%2."/>
      <w:lvlJc w:val="left"/>
      <w:pPr>
        <w:ind w:left="2007" w:hanging="360"/>
      </w:pPr>
      <w:rPr>
        <w:rFonts w:ascii="Times New Roman" w:eastAsia="Times New Roman" w:hAnsi="Times New Roman" w:cs="Times New Roman" w:hint="default"/>
        <w:b/>
        <w:bCs/>
        <w:i w:val="0"/>
        <w:iCs w:val="0"/>
        <w:w w:val="99"/>
        <w:sz w:val="22"/>
        <w:szCs w:val="22"/>
        <w:lang w:val="en-GB" w:eastAsia="en-US" w:bidi="ar-SA"/>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43EB40BD"/>
    <w:multiLevelType w:val="hybridMultilevel"/>
    <w:tmpl w:val="84E6D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FA6DC0"/>
    <w:multiLevelType w:val="hybridMultilevel"/>
    <w:tmpl w:val="6EF2AB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1731EC"/>
    <w:multiLevelType w:val="hybridMultilevel"/>
    <w:tmpl w:val="AA8EAD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8878D5"/>
    <w:multiLevelType w:val="hybridMultilevel"/>
    <w:tmpl w:val="CE9A80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D057EAF"/>
    <w:multiLevelType w:val="hybridMultilevel"/>
    <w:tmpl w:val="6BE4A722"/>
    <w:lvl w:ilvl="0" w:tplc="DD7C9834">
      <w:start w:val="1"/>
      <w:numFmt w:val="decimal"/>
      <w:lvlText w:val="%1)"/>
      <w:lvlJc w:val="left"/>
      <w:pPr>
        <w:ind w:left="1080" w:hanging="360"/>
      </w:pPr>
      <w:rPr>
        <w:rFonts w:hint="default"/>
      </w:rPr>
    </w:lvl>
    <w:lvl w:ilvl="1" w:tplc="47D2D594">
      <w:start w:val="1"/>
      <w:numFmt w:val="upperLetter"/>
      <w:lvlText w:val="%2."/>
      <w:lvlJc w:val="left"/>
      <w:pPr>
        <w:ind w:left="1800" w:hanging="360"/>
      </w:pPr>
      <w:rPr>
        <w:rFonts w:hint="default"/>
        <w:b/>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EE732A6"/>
    <w:multiLevelType w:val="hybridMultilevel"/>
    <w:tmpl w:val="1B7E3110"/>
    <w:lvl w:ilvl="0" w:tplc="C214F6BE">
      <w:start w:val="1"/>
      <w:numFmt w:val="upperLetter"/>
      <w:lvlText w:val="%1."/>
      <w:lvlJc w:val="left"/>
      <w:pPr>
        <w:ind w:left="1440" w:hanging="360"/>
      </w:pPr>
      <w:rPr>
        <w:rFonts w:ascii="Times New Roman" w:eastAsia="Times New Roman" w:hAnsi="Times New Roman" w:cs="Times New Roman" w:hint="default"/>
        <w:b/>
        <w:bCs/>
        <w:i w:val="0"/>
        <w:iCs w:val="0"/>
        <w:w w:val="99"/>
        <w:sz w:val="22"/>
        <w:szCs w:val="22"/>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524C0617"/>
    <w:multiLevelType w:val="hybridMultilevel"/>
    <w:tmpl w:val="9A52D6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24C0631"/>
    <w:multiLevelType w:val="hybridMultilevel"/>
    <w:tmpl w:val="6B4A561C"/>
    <w:lvl w:ilvl="0" w:tplc="A298317C">
      <w:start w:val="1"/>
      <w:numFmt w:val="lowerRoman"/>
      <w:lvlText w:val="(%1)"/>
      <w:lvlJc w:val="left"/>
      <w:pPr>
        <w:ind w:left="720" w:hanging="360"/>
      </w:pPr>
      <w:rPr>
        <w:rFonts w:ascii="Times New Roman" w:eastAsia="Times New Roman" w:hAnsi="Times New Roman" w:cs="Times New Roman" w:hint="default"/>
        <w:b w:val="0"/>
        <w:bCs w:val="0"/>
        <w:i w:val="0"/>
        <w:iCs w:val="0"/>
        <w:w w:val="99"/>
        <w:sz w:val="24"/>
        <w:szCs w:val="24"/>
        <w:lang w:val="en-GB"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3C743B3"/>
    <w:multiLevelType w:val="multilevel"/>
    <w:tmpl w:val="1E5ABCFC"/>
    <w:lvl w:ilvl="0">
      <w:start w:val="1"/>
      <w:numFmt w:val="upperLetter"/>
      <w:lvlText w:val="%1."/>
      <w:lvlJc w:val="left"/>
      <w:pPr>
        <w:ind w:left="949" w:hanging="711"/>
      </w:pPr>
      <w:rPr>
        <w:rFonts w:hint="default"/>
        <w:spacing w:val="-1"/>
        <w:w w:val="104"/>
      </w:rPr>
    </w:lvl>
    <w:lvl w:ilvl="1">
      <w:start w:val="1"/>
      <w:numFmt w:val="decimal"/>
      <w:lvlText w:val="%2."/>
      <w:lvlJc w:val="left"/>
      <w:pPr>
        <w:ind w:left="927" w:hanging="728"/>
        <w:jc w:val="right"/>
      </w:pPr>
      <w:rPr>
        <w:rFonts w:hint="default"/>
        <w:b/>
        <w:bCs/>
        <w:spacing w:val="-1"/>
        <w:w w:val="109"/>
      </w:rPr>
    </w:lvl>
    <w:lvl w:ilvl="2">
      <w:start w:val="1"/>
      <w:numFmt w:val="decimal"/>
      <w:lvlText w:val="%2.%3"/>
      <w:lvlJc w:val="left"/>
      <w:pPr>
        <w:ind w:left="895" w:hanging="710"/>
      </w:pPr>
      <w:rPr>
        <w:rFonts w:hint="default"/>
        <w:b w:val="0"/>
        <w:spacing w:val="-1"/>
        <w:w w:val="100"/>
      </w:rPr>
    </w:lvl>
    <w:lvl w:ilvl="3">
      <w:numFmt w:val="bullet"/>
      <w:lvlText w:val="•"/>
      <w:lvlJc w:val="left"/>
      <w:pPr>
        <w:ind w:left="900" w:hanging="710"/>
      </w:pPr>
      <w:rPr>
        <w:rFonts w:hint="default"/>
      </w:rPr>
    </w:lvl>
    <w:lvl w:ilvl="4">
      <w:numFmt w:val="bullet"/>
      <w:lvlText w:val="•"/>
      <w:lvlJc w:val="left"/>
      <w:pPr>
        <w:ind w:left="920" w:hanging="710"/>
      </w:pPr>
      <w:rPr>
        <w:rFonts w:hint="default"/>
      </w:rPr>
    </w:lvl>
    <w:lvl w:ilvl="5">
      <w:numFmt w:val="bullet"/>
      <w:lvlText w:val="•"/>
      <w:lvlJc w:val="left"/>
      <w:pPr>
        <w:ind w:left="940" w:hanging="710"/>
      </w:pPr>
      <w:rPr>
        <w:rFonts w:hint="default"/>
      </w:rPr>
    </w:lvl>
    <w:lvl w:ilvl="6">
      <w:numFmt w:val="bullet"/>
      <w:lvlText w:val="•"/>
      <w:lvlJc w:val="left"/>
      <w:pPr>
        <w:ind w:left="980" w:hanging="710"/>
      </w:pPr>
      <w:rPr>
        <w:rFonts w:hint="default"/>
      </w:rPr>
    </w:lvl>
    <w:lvl w:ilvl="7">
      <w:numFmt w:val="bullet"/>
      <w:lvlText w:val="•"/>
      <w:lvlJc w:val="left"/>
      <w:pPr>
        <w:ind w:left="1020" w:hanging="710"/>
      </w:pPr>
      <w:rPr>
        <w:rFonts w:hint="default"/>
      </w:rPr>
    </w:lvl>
    <w:lvl w:ilvl="8">
      <w:numFmt w:val="bullet"/>
      <w:lvlText w:val="•"/>
      <w:lvlJc w:val="left"/>
      <w:pPr>
        <w:ind w:left="3868" w:hanging="710"/>
      </w:pPr>
      <w:rPr>
        <w:rFonts w:hint="default"/>
      </w:rPr>
    </w:lvl>
  </w:abstractNum>
  <w:abstractNum w:abstractNumId="40" w15:restartNumberingAfterBreak="0">
    <w:nsid w:val="568F05F5"/>
    <w:multiLevelType w:val="hybridMultilevel"/>
    <w:tmpl w:val="942E3D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6D7397D"/>
    <w:multiLevelType w:val="hybridMultilevel"/>
    <w:tmpl w:val="22BC0D80"/>
    <w:lvl w:ilvl="0" w:tplc="75EC4A6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7A6393D"/>
    <w:multiLevelType w:val="hybridMultilevel"/>
    <w:tmpl w:val="794CF96A"/>
    <w:lvl w:ilvl="0" w:tplc="04090017">
      <w:start w:val="1"/>
      <w:numFmt w:val="lowerLetter"/>
      <w:lvlText w:val="%1)"/>
      <w:lvlJc w:val="left"/>
      <w:pPr>
        <w:ind w:left="890" w:hanging="360"/>
      </w:pPr>
    </w:lvl>
    <w:lvl w:ilvl="1" w:tplc="E724CF6A">
      <w:start w:val="1"/>
      <w:numFmt w:val="decimal"/>
      <w:lvlText w:val="%2)"/>
      <w:lvlJc w:val="left"/>
      <w:pPr>
        <w:ind w:left="1610" w:hanging="360"/>
      </w:pPr>
      <w:rPr>
        <w:rFonts w:hint="default"/>
      </w:r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43" w15:restartNumberingAfterBreak="0">
    <w:nsid w:val="5CE50B91"/>
    <w:multiLevelType w:val="hybridMultilevel"/>
    <w:tmpl w:val="22BC0D80"/>
    <w:lvl w:ilvl="0" w:tplc="75EC4A6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CE57CD0"/>
    <w:multiLevelType w:val="hybridMultilevel"/>
    <w:tmpl w:val="B6CC2FD4"/>
    <w:lvl w:ilvl="0" w:tplc="2BEA1BE8">
      <w:start w:val="1"/>
      <w:numFmt w:val="upperLetter"/>
      <w:lvlText w:val="%1."/>
      <w:lvlJc w:val="left"/>
      <w:pPr>
        <w:ind w:left="1440" w:hanging="360"/>
      </w:pPr>
      <w:rPr>
        <w:rFonts w:ascii="Times New Roman" w:eastAsia="Times New Roman" w:hAnsi="Times New Roman" w:cs="Times New Roman" w:hint="default"/>
        <w:b/>
        <w:bCs/>
        <w:i w:val="0"/>
        <w:iCs w:val="0"/>
        <w:w w:val="99"/>
        <w:sz w:val="22"/>
        <w:szCs w:val="22"/>
        <w:lang w:val="en-GB"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5D263D41"/>
    <w:multiLevelType w:val="hybridMultilevel"/>
    <w:tmpl w:val="6972B7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DF83F98"/>
    <w:multiLevelType w:val="hybridMultilevel"/>
    <w:tmpl w:val="73DC2A36"/>
    <w:lvl w:ilvl="0" w:tplc="D4820138">
      <w:start w:val="1"/>
      <w:numFmt w:val="upperLetter"/>
      <w:lvlText w:val="%1."/>
      <w:lvlJc w:val="left"/>
      <w:pPr>
        <w:ind w:left="1440" w:hanging="360"/>
      </w:pPr>
      <w:rPr>
        <w:rFonts w:ascii="Times New Roman" w:eastAsia="Times New Roman" w:hAnsi="Times New Roman" w:cs="Times New Roman" w:hint="default"/>
        <w:b/>
        <w:bCs/>
        <w:i w:val="0"/>
        <w:iCs w:val="0"/>
        <w:w w:val="99"/>
        <w:sz w:val="22"/>
        <w:szCs w:val="22"/>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61B358D8"/>
    <w:multiLevelType w:val="hybridMultilevel"/>
    <w:tmpl w:val="E0DABC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2534F27"/>
    <w:multiLevelType w:val="hybridMultilevel"/>
    <w:tmpl w:val="9648C0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2D000A3"/>
    <w:multiLevelType w:val="hybridMultilevel"/>
    <w:tmpl w:val="3A9CE8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3A217BA"/>
    <w:multiLevelType w:val="hybridMultilevel"/>
    <w:tmpl w:val="1FC092E2"/>
    <w:lvl w:ilvl="0" w:tplc="8240453A">
      <w:start w:val="1"/>
      <w:numFmt w:val="upperLetter"/>
      <w:lvlText w:val="%1."/>
      <w:lvlJc w:val="left"/>
      <w:pPr>
        <w:ind w:left="1440" w:hanging="360"/>
      </w:pPr>
      <w:rPr>
        <w:rFonts w:ascii="Times New Roman" w:eastAsia="Times New Roman" w:hAnsi="Times New Roman" w:cs="Times New Roman" w:hint="default"/>
        <w:b/>
        <w:bCs/>
        <w:i w:val="0"/>
        <w:iCs w:val="0"/>
        <w:w w:val="99"/>
        <w:sz w:val="22"/>
        <w:szCs w:val="22"/>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653B4E3B"/>
    <w:multiLevelType w:val="hybridMultilevel"/>
    <w:tmpl w:val="50C61940"/>
    <w:lvl w:ilvl="0" w:tplc="F8E88DCE">
      <w:start w:val="1"/>
      <w:numFmt w:val="upperLetter"/>
      <w:lvlText w:val="%1."/>
      <w:lvlJc w:val="left"/>
      <w:pPr>
        <w:ind w:left="1440" w:hanging="360"/>
      </w:pPr>
      <w:rPr>
        <w:rFonts w:ascii="Times New Roman" w:eastAsia="Times New Roman" w:hAnsi="Times New Roman" w:cs="Times New Roman" w:hint="default"/>
        <w:b/>
        <w:bCs/>
        <w:i w:val="0"/>
        <w:iCs w:val="0"/>
        <w:w w:val="99"/>
        <w:sz w:val="22"/>
        <w:szCs w:val="22"/>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98F5592"/>
    <w:multiLevelType w:val="hybridMultilevel"/>
    <w:tmpl w:val="22BC0D80"/>
    <w:lvl w:ilvl="0" w:tplc="75EC4A6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6A1744BB"/>
    <w:multiLevelType w:val="hybridMultilevel"/>
    <w:tmpl w:val="3FF89D7C"/>
    <w:lvl w:ilvl="0" w:tplc="29DA15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E494288"/>
    <w:multiLevelType w:val="hybridMultilevel"/>
    <w:tmpl w:val="34A87C9C"/>
    <w:lvl w:ilvl="0" w:tplc="FC54AEF6">
      <w:start w:val="1"/>
      <w:numFmt w:val="upperLetter"/>
      <w:lvlText w:val="%1."/>
      <w:lvlJc w:val="left"/>
      <w:pPr>
        <w:ind w:left="720" w:hanging="360"/>
      </w:pPr>
      <w:rPr>
        <w:rFonts w:ascii="Times New Roman" w:eastAsia="Times New Roman" w:hAnsi="Times New Roman" w:cs="Times New Roman" w:hint="default"/>
        <w:b/>
        <w:bCs/>
        <w:i w:val="0"/>
        <w:iCs w:val="0"/>
        <w:w w:val="99"/>
        <w:sz w:val="24"/>
        <w:szCs w:val="24"/>
        <w:lang w:val="en-GB"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1993F10"/>
    <w:multiLevelType w:val="multilevel"/>
    <w:tmpl w:val="F47CD14C"/>
    <w:lvl w:ilvl="0">
      <w:start w:val="1"/>
      <w:numFmt w:val="decimal"/>
      <w:lvlText w:val="%1."/>
      <w:lvlJc w:val="left"/>
      <w:pPr>
        <w:ind w:left="360" w:hanging="360"/>
      </w:pPr>
      <w:rPr>
        <w:rFonts w:hint="default"/>
      </w:rPr>
    </w:lvl>
    <w:lvl w:ilvl="1">
      <w:start w:val="1"/>
      <w:numFmt w:val="decimal"/>
      <w:lvlText w:val="15.%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730F5D99"/>
    <w:multiLevelType w:val="hybridMultilevel"/>
    <w:tmpl w:val="C4DEF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53C492F"/>
    <w:multiLevelType w:val="hybridMultilevel"/>
    <w:tmpl w:val="02F001B4"/>
    <w:lvl w:ilvl="0" w:tplc="FC54AEF6">
      <w:start w:val="1"/>
      <w:numFmt w:val="upperLetter"/>
      <w:lvlText w:val="%1."/>
      <w:lvlJc w:val="left"/>
      <w:pPr>
        <w:ind w:left="720" w:hanging="360"/>
      </w:pPr>
      <w:rPr>
        <w:rFonts w:ascii="Times New Roman" w:eastAsia="Times New Roman" w:hAnsi="Times New Roman" w:cs="Times New Roman" w:hint="default"/>
        <w:b/>
        <w:bCs/>
        <w:i w:val="0"/>
        <w:iCs w:val="0"/>
        <w:w w:val="99"/>
        <w:sz w:val="24"/>
        <w:szCs w:val="24"/>
        <w:lang w:val="en-GB" w:eastAsia="en-US" w:bidi="ar-SA"/>
      </w:rPr>
    </w:lvl>
    <w:lvl w:ilvl="1" w:tplc="9DC05BE0">
      <w:start w:val="1"/>
      <w:numFmt w:val="upperLetter"/>
      <w:lvlText w:val="%2."/>
      <w:lvlJc w:val="left"/>
      <w:pPr>
        <w:ind w:left="1440" w:hanging="360"/>
      </w:pPr>
      <w:rPr>
        <w:rFonts w:ascii="Times New Roman" w:eastAsia="Times New Roman" w:hAnsi="Times New Roman" w:cs="Times New Roman" w:hint="default"/>
        <w:b/>
        <w:bCs/>
        <w:i w:val="0"/>
        <w:iCs w:val="0"/>
        <w:w w:val="99"/>
        <w:sz w:val="22"/>
        <w:szCs w:val="22"/>
        <w:lang w:val="en-GB" w:eastAsia="en-US" w:bidi="ar-S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66E2775"/>
    <w:multiLevelType w:val="hybridMultilevel"/>
    <w:tmpl w:val="D13EB5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A7779D3"/>
    <w:multiLevelType w:val="hybridMultilevel"/>
    <w:tmpl w:val="C2FE376C"/>
    <w:lvl w:ilvl="0" w:tplc="FC54AEF6">
      <w:start w:val="1"/>
      <w:numFmt w:val="upperLetter"/>
      <w:lvlText w:val="%1."/>
      <w:lvlJc w:val="left"/>
      <w:pPr>
        <w:ind w:left="720" w:hanging="360"/>
      </w:pPr>
      <w:rPr>
        <w:rFonts w:ascii="Times New Roman" w:eastAsia="Times New Roman" w:hAnsi="Times New Roman" w:cs="Times New Roman" w:hint="default"/>
        <w:b/>
        <w:bCs/>
        <w:i w:val="0"/>
        <w:iCs w:val="0"/>
        <w:w w:val="99"/>
        <w:sz w:val="24"/>
        <w:szCs w:val="24"/>
        <w:lang w:val="en-GB" w:eastAsia="en-US" w:bidi="ar-SA"/>
      </w:rPr>
    </w:lvl>
    <w:lvl w:ilvl="1" w:tplc="BC3CD2A8">
      <w:start w:val="1"/>
      <w:numFmt w:val="upperLetter"/>
      <w:lvlText w:val="%2."/>
      <w:lvlJc w:val="left"/>
      <w:pPr>
        <w:ind w:left="1440" w:hanging="360"/>
      </w:pPr>
      <w:rPr>
        <w:rFonts w:ascii="Times New Roman" w:eastAsia="Times New Roman" w:hAnsi="Times New Roman" w:cs="Times New Roman" w:hint="default"/>
        <w:b/>
        <w:bCs/>
        <w:i w:val="0"/>
        <w:iCs w:val="0"/>
        <w:w w:val="99"/>
        <w:sz w:val="22"/>
        <w:szCs w:val="22"/>
        <w:lang w:val="en-GB" w:eastAsia="en-US" w:bidi="ar-S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9497831">
    <w:abstractNumId w:val="1"/>
  </w:num>
  <w:num w:numId="2" w16cid:durableId="1769498986">
    <w:abstractNumId w:val="39"/>
  </w:num>
  <w:num w:numId="3" w16cid:durableId="1700351838">
    <w:abstractNumId w:val="28"/>
  </w:num>
  <w:num w:numId="4" w16cid:durableId="1708984808">
    <w:abstractNumId w:val="42"/>
  </w:num>
  <w:num w:numId="5" w16cid:durableId="1996910109">
    <w:abstractNumId w:val="10"/>
  </w:num>
  <w:num w:numId="6" w16cid:durableId="1444031527">
    <w:abstractNumId w:val="53"/>
  </w:num>
  <w:num w:numId="7" w16cid:durableId="1336687374">
    <w:abstractNumId w:val="52"/>
  </w:num>
  <w:num w:numId="8" w16cid:durableId="2064328575">
    <w:abstractNumId w:val="3"/>
  </w:num>
  <w:num w:numId="9" w16cid:durableId="170414672">
    <w:abstractNumId w:val="49"/>
  </w:num>
  <w:num w:numId="10" w16cid:durableId="514609957">
    <w:abstractNumId w:val="8"/>
  </w:num>
  <w:num w:numId="11" w16cid:durableId="1344817386">
    <w:abstractNumId w:val="58"/>
  </w:num>
  <w:num w:numId="12" w16cid:durableId="840975538">
    <w:abstractNumId w:val="13"/>
  </w:num>
  <w:num w:numId="13" w16cid:durableId="411506122">
    <w:abstractNumId w:val="19"/>
  </w:num>
  <w:num w:numId="14" w16cid:durableId="1121192639">
    <w:abstractNumId w:val="23"/>
  </w:num>
  <w:num w:numId="15" w16cid:durableId="1328904130">
    <w:abstractNumId w:val="15"/>
  </w:num>
  <w:num w:numId="16" w16cid:durableId="1288003740">
    <w:abstractNumId w:val="40"/>
  </w:num>
  <w:num w:numId="17" w16cid:durableId="1462921537">
    <w:abstractNumId w:val="48"/>
  </w:num>
  <w:num w:numId="18" w16cid:durableId="1463883715">
    <w:abstractNumId w:val="20"/>
  </w:num>
  <w:num w:numId="19" w16cid:durableId="2002389978">
    <w:abstractNumId w:val="9"/>
  </w:num>
  <w:num w:numId="20" w16cid:durableId="446507936">
    <w:abstractNumId w:val="34"/>
  </w:num>
  <w:num w:numId="21" w16cid:durableId="175964645">
    <w:abstractNumId w:val="32"/>
  </w:num>
  <w:num w:numId="22" w16cid:durableId="702054121">
    <w:abstractNumId w:val="33"/>
  </w:num>
  <w:num w:numId="23" w16cid:durableId="1567182723">
    <w:abstractNumId w:val="38"/>
  </w:num>
  <w:num w:numId="24" w16cid:durableId="1363750095">
    <w:abstractNumId w:val="17"/>
  </w:num>
  <w:num w:numId="25" w16cid:durableId="1968580583">
    <w:abstractNumId w:val="24"/>
  </w:num>
  <w:num w:numId="26" w16cid:durableId="601648517">
    <w:abstractNumId w:val="47"/>
  </w:num>
  <w:num w:numId="27" w16cid:durableId="740324556">
    <w:abstractNumId w:val="6"/>
  </w:num>
  <w:num w:numId="28" w16cid:durableId="1131242556">
    <w:abstractNumId w:val="55"/>
  </w:num>
  <w:num w:numId="29" w16cid:durableId="1103450474">
    <w:abstractNumId w:val="37"/>
  </w:num>
  <w:num w:numId="30" w16cid:durableId="1770807464">
    <w:abstractNumId w:val="16"/>
  </w:num>
  <w:num w:numId="31" w16cid:durableId="1167399315">
    <w:abstractNumId w:val="12"/>
  </w:num>
  <w:num w:numId="32" w16cid:durableId="973172812">
    <w:abstractNumId w:val="7"/>
  </w:num>
  <w:num w:numId="33" w16cid:durableId="1894273964">
    <w:abstractNumId w:val="5"/>
  </w:num>
  <w:num w:numId="34" w16cid:durableId="466120180">
    <w:abstractNumId w:val="45"/>
  </w:num>
  <w:num w:numId="35" w16cid:durableId="73406718">
    <w:abstractNumId w:val="54"/>
  </w:num>
  <w:num w:numId="36" w16cid:durableId="1075857936">
    <w:abstractNumId w:val="2"/>
  </w:num>
  <w:num w:numId="37" w16cid:durableId="308705832">
    <w:abstractNumId w:val="56"/>
  </w:num>
  <w:num w:numId="38" w16cid:durableId="1747458949">
    <w:abstractNumId w:val="27"/>
  </w:num>
  <w:num w:numId="39" w16cid:durableId="1608852911">
    <w:abstractNumId w:val="31"/>
  </w:num>
  <w:num w:numId="40" w16cid:durableId="944576853">
    <w:abstractNumId w:val="30"/>
  </w:num>
  <w:num w:numId="41" w16cid:durableId="451285351">
    <w:abstractNumId w:val="35"/>
  </w:num>
  <w:num w:numId="42" w16cid:durableId="699472875">
    <w:abstractNumId w:val="4"/>
  </w:num>
  <w:num w:numId="43" w16cid:durableId="553933378">
    <w:abstractNumId w:val="14"/>
  </w:num>
  <w:num w:numId="44" w16cid:durableId="292249091">
    <w:abstractNumId w:val="25"/>
  </w:num>
  <w:num w:numId="45" w16cid:durableId="843205046">
    <w:abstractNumId w:val="21"/>
  </w:num>
  <w:num w:numId="46" w16cid:durableId="399181244">
    <w:abstractNumId w:val="57"/>
  </w:num>
  <w:num w:numId="47" w16cid:durableId="391009151">
    <w:abstractNumId w:val="18"/>
  </w:num>
  <w:num w:numId="48" w16cid:durableId="437918840">
    <w:abstractNumId w:val="50"/>
  </w:num>
  <w:num w:numId="49" w16cid:durableId="1250888652">
    <w:abstractNumId w:val="46"/>
  </w:num>
  <w:num w:numId="50" w16cid:durableId="1330140382">
    <w:abstractNumId w:val="36"/>
  </w:num>
  <w:num w:numId="51" w16cid:durableId="1604995513">
    <w:abstractNumId w:val="51"/>
  </w:num>
  <w:num w:numId="52" w16cid:durableId="816604515">
    <w:abstractNumId w:val="59"/>
  </w:num>
  <w:num w:numId="53" w16cid:durableId="1047148905">
    <w:abstractNumId w:val="41"/>
  </w:num>
  <w:num w:numId="54" w16cid:durableId="1966960686">
    <w:abstractNumId w:val="44"/>
  </w:num>
  <w:num w:numId="55" w16cid:durableId="373427467">
    <w:abstractNumId w:val="11"/>
  </w:num>
  <w:num w:numId="56" w16cid:durableId="139078562">
    <w:abstractNumId w:val="29"/>
  </w:num>
  <w:num w:numId="57" w16cid:durableId="1304700374">
    <w:abstractNumId w:val="43"/>
  </w:num>
  <w:num w:numId="58" w16cid:durableId="1922980144">
    <w:abstractNumId w:val="26"/>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86400661">
    <w:abstractNumId w:val="0"/>
  </w:num>
  <w:num w:numId="60" w16cid:durableId="1775976295">
    <w:abstractNumId w:val="22"/>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mova, Stanislava">
    <w15:presenceInfo w15:providerId="AD" w15:userId="S::Stanislava.Dimova@ingrammicro.com::db4011dc-c71e-4f01-b1a1-2b6cf1934789"/>
  </w15:person>
  <w15:person w15:author="Melen Skurka">
    <w15:presenceInfo w15:providerId="AD" w15:userId="S::Melen@planetart.com::99c9e5d5-7bf2-4eec-b5e6-c3ca556cfab7"/>
  </w15:person>
  <w15:person w15:author="Iqbal, Uzair">
    <w15:presenceInfo w15:providerId="AD" w15:userId="S::Uzair.Iqbal@ingrammicro.com::8e11936e-d335-4b09-b595-af1a752390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1F7"/>
    <w:rsid w:val="00000326"/>
    <w:rsid w:val="00000C84"/>
    <w:rsid w:val="0000658D"/>
    <w:rsid w:val="00006BA3"/>
    <w:rsid w:val="0001504E"/>
    <w:rsid w:val="000323C6"/>
    <w:rsid w:val="00034D7A"/>
    <w:rsid w:val="00037A8C"/>
    <w:rsid w:val="00042A38"/>
    <w:rsid w:val="0004686A"/>
    <w:rsid w:val="00046AC8"/>
    <w:rsid w:val="00051036"/>
    <w:rsid w:val="000714E9"/>
    <w:rsid w:val="00073A55"/>
    <w:rsid w:val="00082854"/>
    <w:rsid w:val="00083C86"/>
    <w:rsid w:val="00094C67"/>
    <w:rsid w:val="000A5E71"/>
    <w:rsid w:val="000B3068"/>
    <w:rsid w:val="000B70AA"/>
    <w:rsid w:val="000C11B7"/>
    <w:rsid w:val="000D1487"/>
    <w:rsid w:val="000D2336"/>
    <w:rsid w:val="000D48F0"/>
    <w:rsid w:val="000E3327"/>
    <w:rsid w:val="000E3982"/>
    <w:rsid w:val="000E7958"/>
    <w:rsid w:val="00104265"/>
    <w:rsid w:val="00104C29"/>
    <w:rsid w:val="0010751C"/>
    <w:rsid w:val="00107E39"/>
    <w:rsid w:val="001106E1"/>
    <w:rsid w:val="00116EE0"/>
    <w:rsid w:val="0011786C"/>
    <w:rsid w:val="00120954"/>
    <w:rsid w:val="0012196C"/>
    <w:rsid w:val="0012453C"/>
    <w:rsid w:val="00125B00"/>
    <w:rsid w:val="001277BB"/>
    <w:rsid w:val="00130877"/>
    <w:rsid w:val="001320D5"/>
    <w:rsid w:val="00134643"/>
    <w:rsid w:val="00136423"/>
    <w:rsid w:val="0014208F"/>
    <w:rsid w:val="001434AC"/>
    <w:rsid w:val="00144070"/>
    <w:rsid w:val="0015091C"/>
    <w:rsid w:val="00150C72"/>
    <w:rsid w:val="00153C77"/>
    <w:rsid w:val="001634E4"/>
    <w:rsid w:val="001652C9"/>
    <w:rsid w:val="00165C21"/>
    <w:rsid w:val="00167825"/>
    <w:rsid w:val="0017078F"/>
    <w:rsid w:val="00171744"/>
    <w:rsid w:val="00183EB2"/>
    <w:rsid w:val="00192BD1"/>
    <w:rsid w:val="00193602"/>
    <w:rsid w:val="00194705"/>
    <w:rsid w:val="001973B7"/>
    <w:rsid w:val="00197AC4"/>
    <w:rsid w:val="001A1CD7"/>
    <w:rsid w:val="001A3638"/>
    <w:rsid w:val="001A69F9"/>
    <w:rsid w:val="001B3F38"/>
    <w:rsid w:val="001B5DA8"/>
    <w:rsid w:val="001C57EF"/>
    <w:rsid w:val="001C634F"/>
    <w:rsid w:val="001C7BE2"/>
    <w:rsid w:val="001D05F3"/>
    <w:rsid w:val="001D34F8"/>
    <w:rsid w:val="001D679B"/>
    <w:rsid w:val="001E0E69"/>
    <w:rsid w:val="001E74A2"/>
    <w:rsid w:val="001F064E"/>
    <w:rsid w:val="001F2DDE"/>
    <w:rsid w:val="001F648C"/>
    <w:rsid w:val="0020408C"/>
    <w:rsid w:val="002041B4"/>
    <w:rsid w:val="00204FAF"/>
    <w:rsid w:val="002114AC"/>
    <w:rsid w:val="0021376C"/>
    <w:rsid w:val="00217718"/>
    <w:rsid w:val="002220ED"/>
    <w:rsid w:val="00223DC7"/>
    <w:rsid w:val="00230493"/>
    <w:rsid w:val="00231509"/>
    <w:rsid w:val="00234FE5"/>
    <w:rsid w:val="0023680B"/>
    <w:rsid w:val="00247812"/>
    <w:rsid w:val="0025078E"/>
    <w:rsid w:val="00251FFC"/>
    <w:rsid w:val="00252967"/>
    <w:rsid w:val="00252F02"/>
    <w:rsid w:val="00265EEE"/>
    <w:rsid w:val="00266F87"/>
    <w:rsid w:val="00277828"/>
    <w:rsid w:val="00281344"/>
    <w:rsid w:val="002819D6"/>
    <w:rsid w:val="00282269"/>
    <w:rsid w:val="00283A8F"/>
    <w:rsid w:val="0028635C"/>
    <w:rsid w:val="00287F81"/>
    <w:rsid w:val="00291C71"/>
    <w:rsid w:val="00295E7C"/>
    <w:rsid w:val="00296CB1"/>
    <w:rsid w:val="00297C96"/>
    <w:rsid w:val="002A33F5"/>
    <w:rsid w:val="002A4598"/>
    <w:rsid w:val="002A60A6"/>
    <w:rsid w:val="002B069A"/>
    <w:rsid w:val="002B1843"/>
    <w:rsid w:val="002B210C"/>
    <w:rsid w:val="002B4B3C"/>
    <w:rsid w:val="002B503B"/>
    <w:rsid w:val="002B519A"/>
    <w:rsid w:val="002B5484"/>
    <w:rsid w:val="002B6D1E"/>
    <w:rsid w:val="002C1B95"/>
    <w:rsid w:val="002C1DC4"/>
    <w:rsid w:val="002C240A"/>
    <w:rsid w:val="002C2DD5"/>
    <w:rsid w:val="002C4C0A"/>
    <w:rsid w:val="002D441D"/>
    <w:rsid w:val="002D4BA5"/>
    <w:rsid w:val="002D59F5"/>
    <w:rsid w:val="002E28EC"/>
    <w:rsid w:val="002E5E13"/>
    <w:rsid w:val="002F2CF9"/>
    <w:rsid w:val="002F33D6"/>
    <w:rsid w:val="002F55C7"/>
    <w:rsid w:val="00303B60"/>
    <w:rsid w:val="00304CDB"/>
    <w:rsid w:val="00305EB9"/>
    <w:rsid w:val="00325687"/>
    <w:rsid w:val="00325A57"/>
    <w:rsid w:val="00325EAF"/>
    <w:rsid w:val="00327228"/>
    <w:rsid w:val="00331392"/>
    <w:rsid w:val="00333184"/>
    <w:rsid w:val="00333D6C"/>
    <w:rsid w:val="0034025B"/>
    <w:rsid w:val="00344CC6"/>
    <w:rsid w:val="00345C6C"/>
    <w:rsid w:val="00352830"/>
    <w:rsid w:val="0036187A"/>
    <w:rsid w:val="00363DD6"/>
    <w:rsid w:val="0036540C"/>
    <w:rsid w:val="0037054B"/>
    <w:rsid w:val="00372020"/>
    <w:rsid w:val="003722E6"/>
    <w:rsid w:val="00374570"/>
    <w:rsid w:val="00376A2A"/>
    <w:rsid w:val="003779AA"/>
    <w:rsid w:val="00381B7C"/>
    <w:rsid w:val="00382A32"/>
    <w:rsid w:val="00385903"/>
    <w:rsid w:val="00386E73"/>
    <w:rsid w:val="003915A7"/>
    <w:rsid w:val="00392D00"/>
    <w:rsid w:val="003946B5"/>
    <w:rsid w:val="003954BB"/>
    <w:rsid w:val="003A1262"/>
    <w:rsid w:val="003A4B62"/>
    <w:rsid w:val="003B2DE1"/>
    <w:rsid w:val="003C0EA2"/>
    <w:rsid w:val="003C110F"/>
    <w:rsid w:val="003C60F6"/>
    <w:rsid w:val="003C6B64"/>
    <w:rsid w:val="003D54BD"/>
    <w:rsid w:val="003E1ADE"/>
    <w:rsid w:val="003E5D75"/>
    <w:rsid w:val="003E6318"/>
    <w:rsid w:val="003E6824"/>
    <w:rsid w:val="003F1865"/>
    <w:rsid w:val="003F463C"/>
    <w:rsid w:val="003F625A"/>
    <w:rsid w:val="003F6A27"/>
    <w:rsid w:val="0040542B"/>
    <w:rsid w:val="00410985"/>
    <w:rsid w:val="00411F38"/>
    <w:rsid w:val="004134A6"/>
    <w:rsid w:val="00416100"/>
    <w:rsid w:val="004204E5"/>
    <w:rsid w:val="004211E5"/>
    <w:rsid w:val="004258E5"/>
    <w:rsid w:val="004312A2"/>
    <w:rsid w:val="0043368E"/>
    <w:rsid w:val="00443A89"/>
    <w:rsid w:val="00445609"/>
    <w:rsid w:val="0044633B"/>
    <w:rsid w:val="00447AA7"/>
    <w:rsid w:val="00454603"/>
    <w:rsid w:val="00454F32"/>
    <w:rsid w:val="00456E53"/>
    <w:rsid w:val="00460DBC"/>
    <w:rsid w:val="00461A30"/>
    <w:rsid w:val="004675F3"/>
    <w:rsid w:val="00467C1F"/>
    <w:rsid w:val="004754DE"/>
    <w:rsid w:val="00484D35"/>
    <w:rsid w:val="004913E5"/>
    <w:rsid w:val="00493D12"/>
    <w:rsid w:val="00494795"/>
    <w:rsid w:val="004A0D92"/>
    <w:rsid w:val="004A406C"/>
    <w:rsid w:val="004A6827"/>
    <w:rsid w:val="004A69C1"/>
    <w:rsid w:val="004B0B0C"/>
    <w:rsid w:val="004B0BAC"/>
    <w:rsid w:val="004B0F50"/>
    <w:rsid w:val="004B55F5"/>
    <w:rsid w:val="004B6495"/>
    <w:rsid w:val="004B6F65"/>
    <w:rsid w:val="004C0BF0"/>
    <w:rsid w:val="004D07F6"/>
    <w:rsid w:val="004D0988"/>
    <w:rsid w:val="004D483F"/>
    <w:rsid w:val="004D6855"/>
    <w:rsid w:val="004D7AB7"/>
    <w:rsid w:val="004E0FD1"/>
    <w:rsid w:val="004E10CE"/>
    <w:rsid w:val="004E492D"/>
    <w:rsid w:val="004F20DD"/>
    <w:rsid w:val="004F5882"/>
    <w:rsid w:val="0050267E"/>
    <w:rsid w:val="00516433"/>
    <w:rsid w:val="00517C45"/>
    <w:rsid w:val="00521BD7"/>
    <w:rsid w:val="00522E07"/>
    <w:rsid w:val="005266CB"/>
    <w:rsid w:val="00533AC2"/>
    <w:rsid w:val="005344FA"/>
    <w:rsid w:val="00540F76"/>
    <w:rsid w:val="00543A3E"/>
    <w:rsid w:val="005520D7"/>
    <w:rsid w:val="0055331B"/>
    <w:rsid w:val="005534C8"/>
    <w:rsid w:val="00556D40"/>
    <w:rsid w:val="005654F5"/>
    <w:rsid w:val="00574608"/>
    <w:rsid w:val="00580588"/>
    <w:rsid w:val="00580875"/>
    <w:rsid w:val="00580D4F"/>
    <w:rsid w:val="00580E36"/>
    <w:rsid w:val="00583E4E"/>
    <w:rsid w:val="0059197B"/>
    <w:rsid w:val="005951BC"/>
    <w:rsid w:val="0059551C"/>
    <w:rsid w:val="005A3867"/>
    <w:rsid w:val="005A651B"/>
    <w:rsid w:val="005B1F39"/>
    <w:rsid w:val="005B5D2A"/>
    <w:rsid w:val="005C0629"/>
    <w:rsid w:val="005C43C8"/>
    <w:rsid w:val="005C48AA"/>
    <w:rsid w:val="005C48F3"/>
    <w:rsid w:val="005C68B6"/>
    <w:rsid w:val="005C68C8"/>
    <w:rsid w:val="005C7F8D"/>
    <w:rsid w:val="005E2B67"/>
    <w:rsid w:val="005E2D33"/>
    <w:rsid w:val="005E534E"/>
    <w:rsid w:val="005F0117"/>
    <w:rsid w:val="005F4CD6"/>
    <w:rsid w:val="005F59C6"/>
    <w:rsid w:val="005F6BE9"/>
    <w:rsid w:val="005F7007"/>
    <w:rsid w:val="00601A7D"/>
    <w:rsid w:val="00602F69"/>
    <w:rsid w:val="00605844"/>
    <w:rsid w:val="00606FE3"/>
    <w:rsid w:val="006101B9"/>
    <w:rsid w:val="00611C5D"/>
    <w:rsid w:val="00613167"/>
    <w:rsid w:val="00616924"/>
    <w:rsid w:val="00625D9F"/>
    <w:rsid w:val="00630989"/>
    <w:rsid w:val="00632C9D"/>
    <w:rsid w:val="00634CCF"/>
    <w:rsid w:val="00636BA3"/>
    <w:rsid w:val="00655265"/>
    <w:rsid w:val="00661282"/>
    <w:rsid w:val="006668AC"/>
    <w:rsid w:val="00676B39"/>
    <w:rsid w:val="00680F2D"/>
    <w:rsid w:val="006929DA"/>
    <w:rsid w:val="00695342"/>
    <w:rsid w:val="006960D6"/>
    <w:rsid w:val="006A1C40"/>
    <w:rsid w:val="006A23D7"/>
    <w:rsid w:val="006B06C8"/>
    <w:rsid w:val="006C2A04"/>
    <w:rsid w:val="006C62D9"/>
    <w:rsid w:val="006C657B"/>
    <w:rsid w:val="006D5D50"/>
    <w:rsid w:val="006D66B1"/>
    <w:rsid w:val="006D7D7D"/>
    <w:rsid w:val="006E4B3F"/>
    <w:rsid w:val="006F23CD"/>
    <w:rsid w:val="006F6AFF"/>
    <w:rsid w:val="0070259A"/>
    <w:rsid w:val="00702AC9"/>
    <w:rsid w:val="0070371D"/>
    <w:rsid w:val="00710384"/>
    <w:rsid w:val="00711820"/>
    <w:rsid w:val="007118C7"/>
    <w:rsid w:val="00712769"/>
    <w:rsid w:val="00714591"/>
    <w:rsid w:val="00715324"/>
    <w:rsid w:val="00724CB5"/>
    <w:rsid w:val="007316F1"/>
    <w:rsid w:val="00734565"/>
    <w:rsid w:val="007352DF"/>
    <w:rsid w:val="00741467"/>
    <w:rsid w:val="00742CB5"/>
    <w:rsid w:val="007479A4"/>
    <w:rsid w:val="00747CC8"/>
    <w:rsid w:val="00761177"/>
    <w:rsid w:val="0076579C"/>
    <w:rsid w:val="00766225"/>
    <w:rsid w:val="00766E88"/>
    <w:rsid w:val="00770748"/>
    <w:rsid w:val="007751A7"/>
    <w:rsid w:val="00781B25"/>
    <w:rsid w:val="0078393C"/>
    <w:rsid w:val="00792E3D"/>
    <w:rsid w:val="00795D95"/>
    <w:rsid w:val="00795DE7"/>
    <w:rsid w:val="00796A43"/>
    <w:rsid w:val="00797C5B"/>
    <w:rsid w:val="007A0D4F"/>
    <w:rsid w:val="007A1BB5"/>
    <w:rsid w:val="007A3CBC"/>
    <w:rsid w:val="007A3D92"/>
    <w:rsid w:val="007C1E48"/>
    <w:rsid w:val="007C255A"/>
    <w:rsid w:val="007C6D77"/>
    <w:rsid w:val="007D54E6"/>
    <w:rsid w:val="007D56B0"/>
    <w:rsid w:val="007D71BD"/>
    <w:rsid w:val="007D781E"/>
    <w:rsid w:val="007E5262"/>
    <w:rsid w:val="007E6443"/>
    <w:rsid w:val="007F07B2"/>
    <w:rsid w:val="007F17C3"/>
    <w:rsid w:val="007F5232"/>
    <w:rsid w:val="007F589B"/>
    <w:rsid w:val="007F6373"/>
    <w:rsid w:val="00802F46"/>
    <w:rsid w:val="00803BA8"/>
    <w:rsid w:val="008079F5"/>
    <w:rsid w:val="00812941"/>
    <w:rsid w:val="00813B94"/>
    <w:rsid w:val="00814E83"/>
    <w:rsid w:val="008169A4"/>
    <w:rsid w:val="008176F3"/>
    <w:rsid w:val="00821BF6"/>
    <w:rsid w:val="00825080"/>
    <w:rsid w:val="00832563"/>
    <w:rsid w:val="00832E57"/>
    <w:rsid w:val="00833D1E"/>
    <w:rsid w:val="008352DB"/>
    <w:rsid w:val="00835A5A"/>
    <w:rsid w:val="00837D53"/>
    <w:rsid w:val="0084400D"/>
    <w:rsid w:val="00844927"/>
    <w:rsid w:val="00850170"/>
    <w:rsid w:val="0085025C"/>
    <w:rsid w:val="00850C66"/>
    <w:rsid w:val="00855AF7"/>
    <w:rsid w:val="008650E9"/>
    <w:rsid w:val="008663DD"/>
    <w:rsid w:val="00872545"/>
    <w:rsid w:val="00874BAA"/>
    <w:rsid w:val="00883229"/>
    <w:rsid w:val="00883CE2"/>
    <w:rsid w:val="008876CA"/>
    <w:rsid w:val="00890DE0"/>
    <w:rsid w:val="008A18BF"/>
    <w:rsid w:val="008A5854"/>
    <w:rsid w:val="008B676B"/>
    <w:rsid w:val="008C0237"/>
    <w:rsid w:val="008C5842"/>
    <w:rsid w:val="008D0A5B"/>
    <w:rsid w:val="008D29C4"/>
    <w:rsid w:val="008D5BDC"/>
    <w:rsid w:val="008D614D"/>
    <w:rsid w:val="008D70ED"/>
    <w:rsid w:val="008E7AAE"/>
    <w:rsid w:val="008F044A"/>
    <w:rsid w:val="008F4DEE"/>
    <w:rsid w:val="00901C90"/>
    <w:rsid w:val="00913DE7"/>
    <w:rsid w:val="00914A8D"/>
    <w:rsid w:val="0091715E"/>
    <w:rsid w:val="00921E4D"/>
    <w:rsid w:val="00926566"/>
    <w:rsid w:val="00926C45"/>
    <w:rsid w:val="009363D9"/>
    <w:rsid w:val="00936FA0"/>
    <w:rsid w:val="0095180C"/>
    <w:rsid w:val="00952C17"/>
    <w:rsid w:val="0095522B"/>
    <w:rsid w:val="00962C98"/>
    <w:rsid w:val="009638B8"/>
    <w:rsid w:val="00964048"/>
    <w:rsid w:val="00967876"/>
    <w:rsid w:val="009728E2"/>
    <w:rsid w:val="00973701"/>
    <w:rsid w:val="0097537C"/>
    <w:rsid w:val="00980857"/>
    <w:rsid w:val="00980AC9"/>
    <w:rsid w:val="00980B95"/>
    <w:rsid w:val="00984AC2"/>
    <w:rsid w:val="0098508B"/>
    <w:rsid w:val="00986C62"/>
    <w:rsid w:val="00991AB2"/>
    <w:rsid w:val="00991C99"/>
    <w:rsid w:val="00993AB6"/>
    <w:rsid w:val="009944C9"/>
    <w:rsid w:val="00995CCB"/>
    <w:rsid w:val="009977DB"/>
    <w:rsid w:val="009A2F93"/>
    <w:rsid w:val="009A41F5"/>
    <w:rsid w:val="009A58C2"/>
    <w:rsid w:val="009B2A02"/>
    <w:rsid w:val="009B311E"/>
    <w:rsid w:val="009B4922"/>
    <w:rsid w:val="009B6B2A"/>
    <w:rsid w:val="009C1AFD"/>
    <w:rsid w:val="009C38AA"/>
    <w:rsid w:val="009C4009"/>
    <w:rsid w:val="009C76FB"/>
    <w:rsid w:val="009C7F0A"/>
    <w:rsid w:val="009D1CB3"/>
    <w:rsid w:val="009D2CC9"/>
    <w:rsid w:val="009D7659"/>
    <w:rsid w:val="009E59CA"/>
    <w:rsid w:val="009F0165"/>
    <w:rsid w:val="009F4D17"/>
    <w:rsid w:val="009F6B0E"/>
    <w:rsid w:val="00A0147A"/>
    <w:rsid w:val="00A0304E"/>
    <w:rsid w:val="00A0359A"/>
    <w:rsid w:val="00A04A04"/>
    <w:rsid w:val="00A05AA4"/>
    <w:rsid w:val="00A12B1D"/>
    <w:rsid w:val="00A20422"/>
    <w:rsid w:val="00A26576"/>
    <w:rsid w:val="00A310D0"/>
    <w:rsid w:val="00A34611"/>
    <w:rsid w:val="00A44E74"/>
    <w:rsid w:val="00A45BE9"/>
    <w:rsid w:val="00A47659"/>
    <w:rsid w:val="00A47FB4"/>
    <w:rsid w:val="00A53888"/>
    <w:rsid w:val="00A54A53"/>
    <w:rsid w:val="00A6116E"/>
    <w:rsid w:val="00A63D5F"/>
    <w:rsid w:val="00A65F9B"/>
    <w:rsid w:val="00A702CC"/>
    <w:rsid w:val="00A70EC3"/>
    <w:rsid w:val="00A719C5"/>
    <w:rsid w:val="00A72792"/>
    <w:rsid w:val="00A74967"/>
    <w:rsid w:val="00A7643E"/>
    <w:rsid w:val="00A77704"/>
    <w:rsid w:val="00A80339"/>
    <w:rsid w:val="00A82128"/>
    <w:rsid w:val="00A834AF"/>
    <w:rsid w:val="00A8409C"/>
    <w:rsid w:val="00A935A8"/>
    <w:rsid w:val="00AA20FA"/>
    <w:rsid w:val="00AC032D"/>
    <w:rsid w:val="00AC4781"/>
    <w:rsid w:val="00AC6D71"/>
    <w:rsid w:val="00AC70C9"/>
    <w:rsid w:val="00AE211E"/>
    <w:rsid w:val="00AF4105"/>
    <w:rsid w:val="00AF4B8D"/>
    <w:rsid w:val="00AF7B23"/>
    <w:rsid w:val="00B0247C"/>
    <w:rsid w:val="00B02A85"/>
    <w:rsid w:val="00B03649"/>
    <w:rsid w:val="00B03F79"/>
    <w:rsid w:val="00B1486C"/>
    <w:rsid w:val="00B150C5"/>
    <w:rsid w:val="00B177E2"/>
    <w:rsid w:val="00B209C1"/>
    <w:rsid w:val="00B23A95"/>
    <w:rsid w:val="00B265D1"/>
    <w:rsid w:val="00B36D45"/>
    <w:rsid w:val="00B37208"/>
    <w:rsid w:val="00B379AD"/>
    <w:rsid w:val="00B37A5F"/>
    <w:rsid w:val="00B43102"/>
    <w:rsid w:val="00B452C3"/>
    <w:rsid w:val="00B510E3"/>
    <w:rsid w:val="00B521B2"/>
    <w:rsid w:val="00B526EF"/>
    <w:rsid w:val="00B53F12"/>
    <w:rsid w:val="00B57F8D"/>
    <w:rsid w:val="00B67DED"/>
    <w:rsid w:val="00B810DA"/>
    <w:rsid w:val="00B84490"/>
    <w:rsid w:val="00B859D0"/>
    <w:rsid w:val="00B86AC1"/>
    <w:rsid w:val="00B91D86"/>
    <w:rsid w:val="00B94B9C"/>
    <w:rsid w:val="00B973C3"/>
    <w:rsid w:val="00BA22FE"/>
    <w:rsid w:val="00BA514E"/>
    <w:rsid w:val="00BA60FA"/>
    <w:rsid w:val="00BB1A27"/>
    <w:rsid w:val="00BB32A1"/>
    <w:rsid w:val="00BB7577"/>
    <w:rsid w:val="00BC311A"/>
    <w:rsid w:val="00BC6797"/>
    <w:rsid w:val="00BD2A9F"/>
    <w:rsid w:val="00BD5A55"/>
    <w:rsid w:val="00BD618E"/>
    <w:rsid w:val="00BF310F"/>
    <w:rsid w:val="00BF38EA"/>
    <w:rsid w:val="00BF6962"/>
    <w:rsid w:val="00BF6CEA"/>
    <w:rsid w:val="00C02206"/>
    <w:rsid w:val="00C022C4"/>
    <w:rsid w:val="00C107D9"/>
    <w:rsid w:val="00C1246F"/>
    <w:rsid w:val="00C14026"/>
    <w:rsid w:val="00C15727"/>
    <w:rsid w:val="00C16565"/>
    <w:rsid w:val="00C17514"/>
    <w:rsid w:val="00C201B4"/>
    <w:rsid w:val="00C21EEF"/>
    <w:rsid w:val="00C22471"/>
    <w:rsid w:val="00C26F2A"/>
    <w:rsid w:val="00C3080F"/>
    <w:rsid w:val="00C32725"/>
    <w:rsid w:val="00C3372F"/>
    <w:rsid w:val="00C34907"/>
    <w:rsid w:val="00C40C38"/>
    <w:rsid w:val="00C4104F"/>
    <w:rsid w:val="00C42C7F"/>
    <w:rsid w:val="00C5098A"/>
    <w:rsid w:val="00C50E8F"/>
    <w:rsid w:val="00C57259"/>
    <w:rsid w:val="00C61929"/>
    <w:rsid w:val="00C62D8C"/>
    <w:rsid w:val="00C63300"/>
    <w:rsid w:val="00C66A31"/>
    <w:rsid w:val="00C66C02"/>
    <w:rsid w:val="00C704DE"/>
    <w:rsid w:val="00C7557C"/>
    <w:rsid w:val="00C7729D"/>
    <w:rsid w:val="00C84792"/>
    <w:rsid w:val="00C854B4"/>
    <w:rsid w:val="00C86AA2"/>
    <w:rsid w:val="00C92A69"/>
    <w:rsid w:val="00C93CDE"/>
    <w:rsid w:val="00C96A08"/>
    <w:rsid w:val="00C96FF0"/>
    <w:rsid w:val="00C9707D"/>
    <w:rsid w:val="00CB3D4A"/>
    <w:rsid w:val="00CB6D6A"/>
    <w:rsid w:val="00CC04D4"/>
    <w:rsid w:val="00CC22E4"/>
    <w:rsid w:val="00CC29FB"/>
    <w:rsid w:val="00CC3C7D"/>
    <w:rsid w:val="00CD0244"/>
    <w:rsid w:val="00CD3686"/>
    <w:rsid w:val="00CE14B7"/>
    <w:rsid w:val="00CE32D9"/>
    <w:rsid w:val="00CE7126"/>
    <w:rsid w:val="00CF7E9B"/>
    <w:rsid w:val="00D02315"/>
    <w:rsid w:val="00D03DD2"/>
    <w:rsid w:val="00D06A38"/>
    <w:rsid w:val="00D17DE9"/>
    <w:rsid w:val="00D24FAF"/>
    <w:rsid w:val="00D32CB8"/>
    <w:rsid w:val="00D41849"/>
    <w:rsid w:val="00D43142"/>
    <w:rsid w:val="00D46B18"/>
    <w:rsid w:val="00D52F84"/>
    <w:rsid w:val="00D61B5B"/>
    <w:rsid w:val="00D66662"/>
    <w:rsid w:val="00D702FF"/>
    <w:rsid w:val="00D76AAE"/>
    <w:rsid w:val="00D77ABE"/>
    <w:rsid w:val="00D82198"/>
    <w:rsid w:val="00D8329B"/>
    <w:rsid w:val="00D83714"/>
    <w:rsid w:val="00D8690C"/>
    <w:rsid w:val="00D9277A"/>
    <w:rsid w:val="00D937C8"/>
    <w:rsid w:val="00DA55AF"/>
    <w:rsid w:val="00DB084D"/>
    <w:rsid w:val="00DB16B9"/>
    <w:rsid w:val="00DB3C56"/>
    <w:rsid w:val="00DB69C5"/>
    <w:rsid w:val="00DC1194"/>
    <w:rsid w:val="00DC4663"/>
    <w:rsid w:val="00DC5149"/>
    <w:rsid w:val="00DC5991"/>
    <w:rsid w:val="00DD15FC"/>
    <w:rsid w:val="00DD7134"/>
    <w:rsid w:val="00DE00C8"/>
    <w:rsid w:val="00DE10DB"/>
    <w:rsid w:val="00DE52A5"/>
    <w:rsid w:val="00DE7FA3"/>
    <w:rsid w:val="00DF178C"/>
    <w:rsid w:val="00DF31F7"/>
    <w:rsid w:val="00DF423E"/>
    <w:rsid w:val="00DF6D51"/>
    <w:rsid w:val="00E02B11"/>
    <w:rsid w:val="00E03648"/>
    <w:rsid w:val="00E0431B"/>
    <w:rsid w:val="00E06E10"/>
    <w:rsid w:val="00E07118"/>
    <w:rsid w:val="00E17B6D"/>
    <w:rsid w:val="00E27828"/>
    <w:rsid w:val="00E30E83"/>
    <w:rsid w:val="00E347C0"/>
    <w:rsid w:val="00E4320C"/>
    <w:rsid w:val="00E44EB0"/>
    <w:rsid w:val="00E5354A"/>
    <w:rsid w:val="00E54700"/>
    <w:rsid w:val="00E55A4A"/>
    <w:rsid w:val="00E67B48"/>
    <w:rsid w:val="00E75432"/>
    <w:rsid w:val="00E77711"/>
    <w:rsid w:val="00E903AB"/>
    <w:rsid w:val="00E91266"/>
    <w:rsid w:val="00E9267F"/>
    <w:rsid w:val="00E93692"/>
    <w:rsid w:val="00E93795"/>
    <w:rsid w:val="00E95097"/>
    <w:rsid w:val="00E956A4"/>
    <w:rsid w:val="00E9582A"/>
    <w:rsid w:val="00EA2BC2"/>
    <w:rsid w:val="00EA38B8"/>
    <w:rsid w:val="00EA5935"/>
    <w:rsid w:val="00EB004A"/>
    <w:rsid w:val="00EB6E1C"/>
    <w:rsid w:val="00EC7161"/>
    <w:rsid w:val="00ED3B64"/>
    <w:rsid w:val="00ED4628"/>
    <w:rsid w:val="00ED4952"/>
    <w:rsid w:val="00ED5ADE"/>
    <w:rsid w:val="00EE039A"/>
    <w:rsid w:val="00EE1D2E"/>
    <w:rsid w:val="00EE2CDB"/>
    <w:rsid w:val="00EE79CC"/>
    <w:rsid w:val="00EF2901"/>
    <w:rsid w:val="00F05764"/>
    <w:rsid w:val="00F06584"/>
    <w:rsid w:val="00F1543F"/>
    <w:rsid w:val="00F220C5"/>
    <w:rsid w:val="00F321DB"/>
    <w:rsid w:val="00F367D4"/>
    <w:rsid w:val="00F4022F"/>
    <w:rsid w:val="00F45783"/>
    <w:rsid w:val="00F548C3"/>
    <w:rsid w:val="00F55065"/>
    <w:rsid w:val="00F65980"/>
    <w:rsid w:val="00F65B44"/>
    <w:rsid w:val="00F729DE"/>
    <w:rsid w:val="00F7635D"/>
    <w:rsid w:val="00F77FBE"/>
    <w:rsid w:val="00F80B6E"/>
    <w:rsid w:val="00F86959"/>
    <w:rsid w:val="00F873C0"/>
    <w:rsid w:val="00F916C7"/>
    <w:rsid w:val="00FA19FF"/>
    <w:rsid w:val="00FA65CF"/>
    <w:rsid w:val="00FB5825"/>
    <w:rsid w:val="00FB64BC"/>
    <w:rsid w:val="00FB73C0"/>
    <w:rsid w:val="00FC56C4"/>
    <w:rsid w:val="00FC6FC8"/>
    <w:rsid w:val="00FC78F5"/>
    <w:rsid w:val="00FD3785"/>
    <w:rsid w:val="00FD4399"/>
    <w:rsid w:val="00FD6106"/>
    <w:rsid w:val="00FD645F"/>
    <w:rsid w:val="00FE1729"/>
    <w:rsid w:val="00FE1D54"/>
    <w:rsid w:val="00FE44FD"/>
    <w:rsid w:val="00FF0AEE"/>
    <w:rsid w:val="00FF1872"/>
    <w:rsid w:val="00FF40C3"/>
    <w:rsid w:val="00FF60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01714"/>
  <w15:docId w15:val="{494B8AC5-C8A2-44A7-90E3-17BF2B21D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9"/>
    <w:qFormat/>
    <w:pPr>
      <w:spacing w:before="94"/>
      <w:ind w:left="202"/>
      <w:outlineLvl w:val="0"/>
    </w:pPr>
    <w:rPr>
      <w:b/>
      <w:bCs/>
      <w:sz w:val="20"/>
      <w:szCs w:val="20"/>
    </w:rPr>
  </w:style>
  <w:style w:type="paragraph" w:styleId="Heading2">
    <w:name w:val="heading 2"/>
    <w:basedOn w:val="Normal"/>
    <w:link w:val="Heading2Char"/>
    <w:uiPriority w:val="9"/>
    <w:qFormat/>
    <w:pPr>
      <w:ind w:left="209"/>
      <w:outlineLvl w:val="1"/>
    </w:pPr>
    <w:rPr>
      <w:sz w:val="20"/>
      <w:szCs w:val="20"/>
    </w:rPr>
  </w:style>
  <w:style w:type="paragraph" w:styleId="Heading3">
    <w:name w:val="heading 3"/>
    <w:basedOn w:val="Normal"/>
    <w:next w:val="Normal"/>
    <w:link w:val="Heading3Char"/>
    <w:uiPriority w:val="9"/>
    <w:unhideWhenUsed/>
    <w:qFormat/>
    <w:rsid w:val="00456E5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56E5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9"/>
      <w:szCs w:val="19"/>
    </w:rPr>
  </w:style>
  <w:style w:type="paragraph" w:styleId="ListParagraph">
    <w:name w:val="List Paragraph"/>
    <w:basedOn w:val="Normal"/>
    <w:link w:val="ListParagraphChar"/>
    <w:uiPriority w:val="1"/>
    <w:qFormat/>
    <w:pPr>
      <w:ind w:left="169" w:firstLine="3"/>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363D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3DD6"/>
    <w:rPr>
      <w:rFonts w:ascii="Segoe UI" w:eastAsia="Arial" w:hAnsi="Segoe UI" w:cs="Segoe UI"/>
      <w:sz w:val="18"/>
      <w:szCs w:val="18"/>
    </w:rPr>
  </w:style>
  <w:style w:type="character" w:styleId="CommentReference">
    <w:name w:val="annotation reference"/>
    <w:basedOn w:val="DefaultParagraphFont"/>
    <w:uiPriority w:val="99"/>
    <w:semiHidden/>
    <w:unhideWhenUsed/>
    <w:rsid w:val="004B55F5"/>
    <w:rPr>
      <w:sz w:val="16"/>
      <w:szCs w:val="16"/>
    </w:rPr>
  </w:style>
  <w:style w:type="paragraph" w:styleId="CommentText">
    <w:name w:val="annotation text"/>
    <w:basedOn w:val="Normal"/>
    <w:link w:val="CommentTextChar"/>
    <w:uiPriority w:val="99"/>
    <w:unhideWhenUsed/>
    <w:rsid w:val="004B55F5"/>
    <w:rPr>
      <w:sz w:val="20"/>
      <w:szCs w:val="20"/>
    </w:rPr>
  </w:style>
  <w:style w:type="character" w:customStyle="1" w:styleId="CommentTextChar">
    <w:name w:val="Comment Text Char"/>
    <w:basedOn w:val="DefaultParagraphFont"/>
    <w:link w:val="CommentText"/>
    <w:uiPriority w:val="99"/>
    <w:rsid w:val="004B55F5"/>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4B55F5"/>
    <w:rPr>
      <w:b/>
      <w:bCs/>
    </w:rPr>
  </w:style>
  <w:style w:type="character" w:customStyle="1" w:styleId="CommentSubjectChar">
    <w:name w:val="Comment Subject Char"/>
    <w:basedOn w:val="CommentTextChar"/>
    <w:link w:val="CommentSubject"/>
    <w:uiPriority w:val="99"/>
    <w:semiHidden/>
    <w:rsid w:val="004B55F5"/>
    <w:rPr>
      <w:rFonts w:ascii="Arial" w:eastAsia="Arial" w:hAnsi="Arial" w:cs="Arial"/>
      <w:b/>
      <w:bCs/>
      <w:sz w:val="20"/>
      <w:szCs w:val="20"/>
    </w:rPr>
  </w:style>
  <w:style w:type="paragraph" w:styleId="Revision">
    <w:name w:val="Revision"/>
    <w:hidden/>
    <w:uiPriority w:val="99"/>
    <w:semiHidden/>
    <w:rsid w:val="001D34F8"/>
    <w:pPr>
      <w:widowControl/>
      <w:autoSpaceDE/>
      <w:autoSpaceDN/>
    </w:pPr>
    <w:rPr>
      <w:rFonts w:ascii="Arial" w:eastAsia="Arial" w:hAnsi="Arial" w:cs="Arial"/>
    </w:rPr>
  </w:style>
  <w:style w:type="paragraph" w:styleId="Header">
    <w:name w:val="header"/>
    <w:basedOn w:val="Normal"/>
    <w:link w:val="HeaderChar"/>
    <w:uiPriority w:val="99"/>
    <w:unhideWhenUsed/>
    <w:rsid w:val="0004686A"/>
    <w:pPr>
      <w:tabs>
        <w:tab w:val="center" w:pos="4680"/>
        <w:tab w:val="right" w:pos="9360"/>
      </w:tabs>
    </w:pPr>
  </w:style>
  <w:style w:type="character" w:customStyle="1" w:styleId="HeaderChar">
    <w:name w:val="Header Char"/>
    <w:basedOn w:val="DefaultParagraphFont"/>
    <w:link w:val="Header"/>
    <w:uiPriority w:val="99"/>
    <w:rsid w:val="0004686A"/>
    <w:rPr>
      <w:rFonts w:ascii="Arial" w:eastAsia="Arial" w:hAnsi="Arial" w:cs="Arial"/>
    </w:rPr>
  </w:style>
  <w:style w:type="paragraph" w:styleId="Footer">
    <w:name w:val="footer"/>
    <w:basedOn w:val="Normal"/>
    <w:link w:val="FooterChar"/>
    <w:uiPriority w:val="99"/>
    <w:unhideWhenUsed/>
    <w:rsid w:val="0004686A"/>
    <w:pPr>
      <w:tabs>
        <w:tab w:val="center" w:pos="4680"/>
        <w:tab w:val="right" w:pos="9360"/>
      </w:tabs>
    </w:pPr>
  </w:style>
  <w:style w:type="character" w:customStyle="1" w:styleId="FooterChar">
    <w:name w:val="Footer Char"/>
    <w:basedOn w:val="DefaultParagraphFont"/>
    <w:link w:val="Footer"/>
    <w:uiPriority w:val="99"/>
    <w:rsid w:val="0004686A"/>
    <w:rPr>
      <w:rFonts w:ascii="Arial" w:eastAsia="Arial" w:hAnsi="Arial" w:cs="Arial"/>
    </w:rPr>
  </w:style>
  <w:style w:type="table" w:styleId="TableGrid">
    <w:name w:val="Table Grid"/>
    <w:basedOn w:val="TableNormal"/>
    <w:uiPriority w:val="39"/>
    <w:rsid w:val="0055331B"/>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A719C5"/>
  </w:style>
  <w:style w:type="paragraph" w:customStyle="1" w:styleId="Text1">
    <w:name w:val="Text 1"/>
    <w:basedOn w:val="Normal"/>
    <w:rsid w:val="00A719C5"/>
    <w:pPr>
      <w:widowControl/>
      <w:autoSpaceDE/>
      <w:autoSpaceDN/>
      <w:spacing w:after="240"/>
      <w:ind w:left="482"/>
      <w:jc w:val="both"/>
    </w:pPr>
    <w:rPr>
      <w:rFonts w:ascii="Times New Roman" w:eastAsia="Times New Roman" w:hAnsi="Times New Roman" w:cs="Times New Roman"/>
      <w:sz w:val="24"/>
      <w:szCs w:val="20"/>
      <w:lang w:val="en-GB"/>
    </w:rPr>
  </w:style>
  <w:style w:type="paragraph" w:styleId="FootnoteText">
    <w:name w:val="footnote text"/>
    <w:basedOn w:val="Normal"/>
    <w:link w:val="FootnoteTextChar"/>
    <w:semiHidden/>
    <w:rsid w:val="00A719C5"/>
    <w:pPr>
      <w:widowControl/>
      <w:autoSpaceDE/>
      <w:autoSpaceDN/>
      <w:spacing w:after="240"/>
      <w:ind w:left="357" w:hanging="357"/>
      <w:jc w:val="both"/>
    </w:pPr>
    <w:rPr>
      <w:rFonts w:ascii="Times New Roman" w:eastAsia="Times New Roman" w:hAnsi="Times New Roman" w:cs="Times New Roman"/>
      <w:sz w:val="20"/>
      <w:szCs w:val="20"/>
      <w:lang w:val="en-GB"/>
    </w:rPr>
  </w:style>
  <w:style w:type="character" w:customStyle="1" w:styleId="FootnoteTextChar">
    <w:name w:val="Footnote Text Char"/>
    <w:basedOn w:val="DefaultParagraphFont"/>
    <w:link w:val="FootnoteText"/>
    <w:semiHidden/>
    <w:rsid w:val="00A719C5"/>
    <w:rPr>
      <w:rFonts w:ascii="Times New Roman" w:eastAsia="Times New Roman" w:hAnsi="Times New Roman" w:cs="Times New Roman"/>
      <w:sz w:val="20"/>
      <w:szCs w:val="20"/>
      <w:lang w:val="en-GB"/>
    </w:rPr>
  </w:style>
  <w:style w:type="character" w:styleId="Hyperlink">
    <w:name w:val="Hyperlink"/>
    <w:uiPriority w:val="99"/>
    <w:unhideWhenUsed/>
    <w:qFormat/>
    <w:rsid w:val="00A719C5"/>
    <w:rPr>
      <w:color w:val="0000FF"/>
      <w:u w:val="single"/>
    </w:rPr>
  </w:style>
  <w:style w:type="character" w:styleId="FootnoteReference">
    <w:name w:val="footnote reference"/>
    <w:uiPriority w:val="99"/>
    <w:semiHidden/>
    <w:unhideWhenUsed/>
    <w:rsid w:val="00A719C5"/>
    <w:rPr>
      <w:vertAlign w:val="superscript"/>
    </w:rPr>
  </w:style>
  <w:style w:type="paragraph" w:customStyle="1" w:styleId="NormalCentered">
    <w:name w:val="Normal Centered"/>
    <w:basedOn w:val="Normal"/>
    <w:rsid w:val="00A719C5"/>
    <w:pPr>
      <w:widowControl/>
      <w:autoSpaceDE/>
      <w:autoSpaceDN/>
      <w:spacing w:before="120" w:after="120"/>
      <w:jc w:val="center"/>
    </w:pPr>
    <w:rPr>
      <w:rFonts w:ascii="Times New Roman" w:eastAsia="Calibri" w:hAnsi="Times New Roman" w:cs="Times New Roman"/>
      <w:sz w:val="24"/>
      <w:lang w:val="en-GB"/>
    </w:rPr>
  </w:style>
  <w:style w:type="paragraph" w:customStyle="1" w:styleId="NormalRight">
    <w:name w:val="Normal Right"/>
    <w:basedOn w:val="Normal"/>
    <w:rsid w:val="00A719C5"/>
    <w:pPr>
      <w:widowControl/>
      <w:autoSpaceDE/>
      <w:autoSpaceDN/>
      <w:spacing w:before="120" w:after="120"/>
      <w:jc w:val="right"/>
    </w:pPr>
    <w:rPr>
      <w:rFonts w:ascii="Times New Roman" w:eastAsia="Calibri" w:hAnsi="Times New Roman" w:cs="Times New Roman"/>
      <w:sz w:val="24"/>
      <w:lang w:val="en-GB"/>
    </w:rPr>
  </w:style>
  <w:style w:type="paragraph" w:customStyle="1" w:styleId="Point0">
    <w:name w:val="Point 0"/>
    <w:basedOn w:val="Normal"/>
    <w:rsid w:val="00A719C5"/>
    <w:pPr>
      <w:widowControl/>
      <w:autoSpaceDE/>
      <w:autoSpaceDN/>
      <w:spacing w:before="120" w:after="120"/>
      <w:ind w:left="850" w:hanging="850"/>
      <w:jc w:val="both"/>
    </w:pPr>
    <w:rPr>
      <w:rFonts w:ascii="Times New Roman" w:eastAsia="Calibri" w:hAnsi="Times New Roman" w:cs="Times New Roman"/>
      <w:sz w:val="24"/>
      <w:lang w:val="en-GB"/>
    </w:rPr>
  </w:style>
  <w:style w:type="paragraph" w:customStyle="1" w:styleId="Point1">
    <w:name w:val="Point 1"/>
    <w:basedOn w:val="Normal"/>
    <w:rsid w:val="00A719C5"/>
    <w:pPr>
      <w:widowControl/>
      <w:autoSpaceDE/>
      <w:autoSpaceDN/>
      <w:spacing w:before="120" w:after="120"/>
      <w:ind w:left="1417" w:hanging="567"/>
      <w:jc w:val="both"/>
    </w:pPr>
    <w:rPr>
      <w:rFonts w:ascii="Times New Roman" w:eastAsia="Calibri" w:hAnsi="Times New Roman" w:cs="Times New Roman"/>
      <w:sz w:val="24"/>
      <w:lang w:val="en-GB"/>
    </w:rPr>
  </w:style>
  <w:style w:type="paragraph" w:customStyle="1" w:styleId="ManualNumPar1">
    <w:name w:val="Manual NumPar 1"/>
    <w:basedOn w:val="Normal"/>
    <w:next w:val="Text1"/>
    <w:rsid w:val="00A719C5"/>
    <w:pPr>
      <w:widowControl/>
      <w:autoSpaceDE/>
      <w:autoSpaceDN/>
      <w:spacing w:before="120" w:after="120"/>
      <w:ind w:left="850" w:hanging="850"/>
      <w:jc w:val="both"/>
    </w:pPr>
    <w:rPr>
      <w:rFonts w:ascii="Times New Roman" w:eastAsia="Calibri" w:hAnsi="Times New Roman" w:cs="Times New Roman"/>
      <w:sz w:val="24"/>
      <w:lang w:val="en-GB"/>
    </w:rPr>
  </w:style>
  <w:style w:type="paragraph" w:customStyle="1" w:styleId="Annexetitre">
    <w:name w:val="Annexe titre"/>
    <w:basedOn w:val="Normal"/>
    <w:next w:val="Normal"/>
    <w:rsid w:val="00A719C5"/>
    <w:pPr>
      <w:widowControl/>
      <w:autoSpaceDE/>
      <w:autoSpaceDN/>
      <w:spacing w:before="120" w:after="120"/>
      <w:jc w:val="center"/>
    </w:pPr>
    <w:rPr>
      <w:rFonts w:ascii="Times New Roman" w:eastAsia="Calibri" w:hAnsi="Times New Roman" w:cs="Times New Roman"/>
      <w:b/>
      <w:sz w:val="24"/>
      <w:u w:val="single"/>
      <w:lang w:val="en-GB"/>
    </w:rPr>
  </w:style>
  <w:style w:type="paragraph" w:customStyle="1" w:styleId="Titrearticle">
    <w:name w:val="Titre article"/>
    <w:basedOn w:val="Normal"/>
    <w:next w:val="Normal"/>
    <w:rsid w:val="00A719C5"/>
    <w:pPr>
      <w:keepNext/>
      <w:widowControl/>
      <w:autoSpaceDE/>
      <w:autoSpaceDN/>
      <w:spacing w:before="360" w:after="120"/>
      <w:jc w:val="center"/>
    </w:pPr>
    <w:rPr>
      <w:rFonts w:ascii="Times New Roman" w:eastAsia="Calibri" w:hAnsi="Times New Roman" w:cs="Times New Roman"/>
      <w:i/>
      <w:sz w:val="24"/>
      <w:lang w:val="en-GB"/>
    </w:rPr>
  </w:style>
  <w:style w:type="paragraph" w:customStyle="1" w:styleId="Style">
    <w:name w:val="Style"/>
    <w:rsid w:val="00A719C5"/>
    <w:pPr>
      <w:adjustRightInd w:val="0"/>
    </w:pPr>
    <w:rPr>
      <w:rFonts w:ascii="Times New Roman" w:eastAsia="Times New Roman" w:hAnsi="Times New Roman" w:cs="Times New Roman"/>
      <w:sz w:val="24"/>
      <w:szCs w:val="24"/>
      <w:lang w:val="en-GB" w:eastAsia="en-GB"/>
    </w:rPr>
  </w:style>
  <w:style w:type="paragraph" w:styleId="NormalWeb">
    <w:name w:val="Normal (Web)"/>
    <w:basedOn w:val="Normal"/>
    <w:uiPriority w:val="99"/>
    <w:unhideWhenUsed/>
    <w:rsid w:val="00A719C5"/>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basedOn w:val="Normal"/>
    <w:rsid w:val="00A719C5"/>
    <w:pPr>
      <w:widowControl/>
    </w:pPr>
    <w:rPr>
      <w:rFonts w:eastAsia="Calibri"/>
      <w:color w:val="000000"/>
      <w:sz w:val="24"/>
      <w:szCs w:val="24"/>
    </w:rPr>
  </w:style>
  <w:style w:type="paragraph" w:styleId="HTMLPreformatted">
    <w:name w:val="HTML Preformatted"/>
    <w:basedOn w:val="Normal"/>
    <w:link w:val="HTMLPreformattedChar"/>
    <w:uiPriority w:val="99"/>
    <w:unhideWhenUsed/>
    <w:rsid w:val="00A719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719C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51036"/>
    <w:rPr>
      <w:color w:val="605E5C"/>
      <w:shd w:val="clear" w:color="auto" w:fill="E1DFDD"/>
    </w:rPr>
  </w:style>
  <w:style w:type="character" w:customStyle="1" w:styleId="Heading3Char">
    <w:name w:val="Heading 3 Char"/>
    <w:basedOn w:val="DefaultParagraphFont"/>
    <w:link w:val="Heading3"/>
    <w:uiPriority w:val="9"/>
    <w:semiHidden/>
    <w:rsid w:val="00456E5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56E53"/>
    <w:rPr>
      <w:rFonts w:asciiTheme="majorHAnsi" w:eastAsiaTheme="majorEastAsia" w:hAnsiTheme="majorHAnsi" w:cstheme="majorBidi"/>
      <w:i/>
      <w:iCs/>
      <w:color w:val="365F91" w:themeColor="accent1" w:themeShade="BF"/>
    </w:rPr>
  </w:style>
  <w:style w:type="numbering" w:customStyle="1" w:styleId="NoList2">
    <w:name w:val="No List2"/>
    <w:next w:val="NoList"/>
    <w:uiPriority w:val="99"/>
    <w:semiHidden/>
    <w:unhideWhenUsed/>
    <w:rsid w:val="00456E53"/>
  </w:style>
  <w:style w:type="paragraph" w:styleId="EndnoteText">
    <w:name w:val="endnote text"/>
    <w:basedOn w:val="Normal"/>
    <w:link w:val="EndnoteTextChar"/>
    <w:uiPriority w:val="99"/>
    <w:semiHidden/>
    <w:unhideWhenUsed/>
    <w:rsid w:val="005534C8"/>
    <w:rPr>
      <w:sz w:val="20"/>
      <w:szCs w:val="20"/>
    </w:rPr>
  </w:style>
  <w:style w:type="character" w:customStyle="1" w:styleId="EndnoteTextChar">
    <w:name w:val="Endnote Text Char"/>
    <w:basedOn w:val="DefaultParagraphFont"/>
    <w:link w:val="EndnoteText"/>
    <w:uiPriority w:val="99"/>
    <w:semiHidden/>
    <w:rsid w:val="005534C8"/>
    <w:rPr>
      <w:rFonts w:ascii="Arial" w:eastAsia="Arial" w:hAnsi="Arial" w:cs="Arial"/>
      <w:sz w:val="20"/>
      <w:szCs w:val="20"/>
    </w:rPr>
  </w:style>
  <w:style w:type="character" w:styleId="EndnoteReference">
    <w:name w:val="endnote reference"/>
    <w:basedOn w:val="DefaultParagraphFont"/>
    <w:uiPriority w:val="99"/>
    <w:semiHidden/>
    <w:unhideWhenUsed/>
    <w:rsid w:val="005534C8"/>
    <w:rPr>
      <w:vertAlign w:val="superscript"/>
    </w:rPr>
  </w:style>
  <w:style w:type="character" w:customStyle="1" w:styleId="ListParagraphChar">
    <w:name w:val="List Paragraph Char"/>
    <w:basedOn w:val="DefaultParagraphFont"/>
    <w:link w:val="ListParagraph"/>
    <w:uiPriority w:val="1"/>
    <w:rsid w:val="0040542B"/>
    <w:rPr>
      <w:rFonts w:ascii="Arial" w:eastAsia="Arial" w:hAnsi="Arial" w:cs="Arial"/>
    </w:rPr>
  </w:style>
  <w:style w:type="character" w:customStyle="1" w:styleId="BodyTextChar">
    <w:name w:val="Body Text Char"/>
    <w:basedOn w:val="DefaultParagraphFont"/>
    <w:link w:val="BodyText"/>
    <w:uiPriority w:val="1"/>
    <w:rsid w:val="002C4C0A"/>
    <w:rPr>
      <w:rFonts w:ascii="Arial" w:eastAsia="Arial" w:hAnsi="Arial" w:cs="Arial"/>
      <w:sz w:val="19"/>
      <w:szCs w:val="19"/>
    </w:rPr>
  </w:style>
  <w:style w:type="paragraph" w:customStyle="1" w:styleId="Body">
    <w:name w:val="Body"/>
    <w:basedOn w:val="Normal"/>
    <w:link w:val="BodyChar"/>
    <w:qFormat/>
    <w:rsid w:val="00C02206"/>
    <w:pPr>
      <w:widowControl/>
      <w:tabs>
        <w:tab w:val="left" w:pos="1843"/>
        <w:tab w:val="left" w:pos="3119"/>
        <w:tab w:val="left" w:pos="4253"/>
      </w:tabs>
      <w:autoSpaceDE/>
      <w:autoSpaceDN/>
      <w:spacing w:before="120" w:after="120" w:line="276" w:lineRule="auto"/>
    </w:pPr>
    <w:rPr>
      <w:rFonts w:ascii="Verdana" w:eastAsia="Times New Roman" w:hAnsi="Verdana" w:cs="Times New Roman"/>
      <w:szCs w:val="18"/>
      <w:lang w:val="en-GB" w:eastAsia="zh-CN"/>
    </w:rPr>
  </w:style>
  <w:style w:type="character" w:customStyle="1" w:styleId="Heading1Char">
    <w:name w:val="Heading 1 Char"/>
    <w:basedOn w:val="DefaultParagraphFont"/>
    <w:link w:val="Heading1"/>
    <w:uiPriority w:val="9"/>
    <w:rsid w:val="00C02206"/>
    <w:rPr>
      <w:rFonts w:ascii="Arial" w:eastAsia="Arial" w:hAnsi="Arial" w:cs="Arial"/>
      <w:b/>
      <w:bCs/>
      <w:sz w:val="20"/>
      <w:szCs w:val="20"/>
    </w:rPr>
  </w:style>
  <w:style w:type="character" w:customStyle="1" w:styleId="Heading2Char">
    <w:name w:val="Heading 2 Char"/>
    <w:basedOn w:val="DefaultParagraphFont"/>
    <w:link w:val="Heading2"/>
    <w:uiPriority w:val="9"/>
    <w:rsid w:val="00C02206"/>
    <w:rPr>
      <w:rFonts w:ascii="Arial" w:eastAsia="Arial" w:hAnsi="Arial" w:cs="Arial"/>
      <w:sz w:val="20"/>
      <w:szCs w:val="20"/>
    </w:rPr>
  </w:style>
  <w:style w:type="character" w:customStyle="1" w:styleId="BodyChar">
    <w:name w:val="Body Char"/>
    <w:link w:val="Body"/>
    <w:rsid w:val="00C02206"/>
    <w:rPr>
      <w:rFonts w:ascii="Verdana" w:eastAsia="Times New Roman" w:hAnsi="Verdana" w:cs="Times New Roman"/>
      <w:szCs w:val="18"/>
      <w:lang w:val="en-GB" w:eastAsia="zh-CN"/>
    </w:rPr>
  </w:style>
  <w:style w:type="paragraph" w:customStyle="1" w:styleId="Bodyindent">
    <w:name w:val="Body indent"/>
    <w:basedOn w:val="Body"/>
    <w:link w:val="BodyindentChar"/>
    <w:qFormat/>
    <w:rsid w:val="00C02206"/>
    <w:pPr>
      <w:ind w:left="261" w:hanging="261"/>
    </w:pPr>
  </w:style>
  <w:style w:type="character" w:customStyle="1" w:styleId="BodyindentChar">
    <w:name w:val="Body indent Char"/>
    <w:basedOn w:val="BodyChar"/>
    <w:link w:val="Bodyindent"/>
    <w:rsid w:val="00C02206"/>
    <w:rPr>
      <w:rFonts w:ascii="Verdana" w:eastAsia="Times New Roman" w:hAnsi="Verdana" w:cs="Times New Roman"/>
      <w:szCs w:val="18"/>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552433">
      <w:bodyDiv w:val="1"/>
      <w:marLeft w:val="0"/>
      <w:marRight w:val="0"/>
      <w:marTop w:val="0"/>
      <w:marBottom w:val="0"/>
      <w:divBdr>
        <w:top w:val="none" w:sz="0" w:space="0" w:color="auto"/>
        <w:left w:val="none" w:sz="0" w:space="0" w:color="auto"/>
        <w:bottom w:val="none" w:sz="0" w:space="0" w:color="auto"/>
        <w:right w:val="none" w:sz="0" w:space="0" w:color="auto"/>
      </w:divBdr>
    </w:div>
    <w:div w:id="337731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privacy@ingrammicro.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FB3CAC196368C42863410A0DE0B919A" ma:contentTypeVersion="17" ma:contentTypeDescription="Create a new document." ma:contentTypeScope="" ma:versionID="ef7708b7cc25d589fd105e935a532b19">
  <xsd:schema xmlns:xsd="http://www.w3.org/2001/XMLSchema" xmlns:xs="http://www.w3.org/2001/XMLSchema" xmlns:p="http://schemas.microsoft.com/office/2006/metadata/properties" xmlns:ns2="67174459-5762-4905-b91b-a2f7397483c3" xmlns:ns3="0eaa8ace-c1ce-4b05-9eca-614ed182fecd" targetNamespace="http://schemas.microsoft.com/office/2006/metadata/properties" ma:root="true" ma:fieldsID="074251d13218f12f99ede622930b1d4b" ns2:_="" ns3:_="">
    <xsd:import namespace="67174459-5762-4905-b91b-a2f7397483c3"/>
    <xsd:import namespace="0eaa8ace-c1ce-4b05-9eca-614ed182fec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SearchProperties" minOccurs="0"/>
                <xsd:element ref="ns2:DescriptionofMeeti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174459-5762-4905-b91b-a2f7397483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db4ddee-5e58-4560-99ef-1c84dade78cb"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DescriptionofMeeting" ma:index="24" nillable="true" ma:displayName="Description of Meeting" ma:format="Dropdown" ma:internalName="DescriptionofMeeting">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eaa8ace-c1ce-4b05-9eca-614ed182fec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faf09a8-58cf-4ce5-ba18-34b0c8161292}" ma:internalName="TaxCatchAll" ma:showField="CatchAllData" ma:web="0eaa8ace-c1ce-4b05-9eca-614ed182fe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scriptionofMeeting xmlns="67174459-5762-4905-b91b-a2f7397483c3" xsi:nil="true"/>
    <TaxCatchAll xmlns="0eaa8ace-c1ce-4b05-9eca-614ed182fecd" xsi:nil="true"/>
    <lcf76f155ced4ddcb4097134ff3c332f xmlns="67174459-5762-4905-b91b-a2f7397483c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7D409-0363-46DF-8433-C61FCCABFE50}">
  <ds:schemaRefs>
    <ds:schemaRef ds:uri="http://schemas.microsoft.com/sharepoint/v3/contenttype/forms"/>
  </ds:schemaRefs>
</ds:datastoreItem>
</file>

<file path=customXml/itemProps2.xml><?xml version="1.0" encoding="utf-8"?>
<ds:datastoreItem xmlns:ds="http://schemas.openxmlformats.org/officeDocument/2006/customXml" ds:itemID="{A2FDC58F-1D8C-4769-9632-C26FD57525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174459-5762-4905-b91b-a2f7397483c3"/>
    <ds:schemaRef ds:uri="0eaa8ace-c1ce-4b05-9eca-614ed182fe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D33859-3BB0-4A19-BE42-1A2595F41FE9}">
  <ds:schemaRefs>
    <ds:schemaRef ds:uri="http://schemas.microsoft.com/office/2006/metadata/properties"/>
    <ds:schemaRef ds:uri="http://schemas.microsoft.com/office/infopath/2007/PartnerControls"/>
    <ds:schemaRef ds:uri="67174459-5762-4905-b91b-a2f7397483c3"/>
    <ds:schemaRef ds:uri="0eaa8ace-c1ce-4b05-9eca-614ed182fecd"/>
  </ds:schemaRefs>
</ds:datastoreItem>
</file>

<file path=customXml/itemProps4.xml><?xml version="1.0" encoding="utf-8"?>
<ds:datastoreItem xmlns:ds="http://schemas.openxmlformats.org/officeDocument/2006/customXml" ds:itemID="{FC918D2F-D6C2-4EB0-9E02-AC9F07261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12687</Words>
  <Characters>72317</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Ingram Micro</Company>
  <LinksUpToDate>false</LinksUpToDate>
  <CharactersWithSpaces>84835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Mendelsohn, Aaron</dc:creator>
  <cp:lastModifiedBy>Azziz MIMOUNI</cp:lastModifiedBy>
  <cp:revision>2</cp:revision>
  <dcterms:created xsi:type="dcterms:W3CDTF">2023-05-24T07:35:00Z</dcterms:created>
  <dcterms:modified xsi:type="dcterms:W3CDTF">2023-05-24T07:35:00Z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2016-01-26T00:00:00Z</vt:filetime>
  </property>
  <property fmtid="{D5CDD505-2E9C-101B-9397-08002B2CF9AE}" pid="3" name="LastSaved">
    <vt:filetime>2017-11-16T00:00:00Z</vt:filetime>
  </property>
  <property fmtid="{D5CDD505-2E9C-101B-9397-08002B2CF9AE}" pid="4" name="ContentTypeId">
    <vt:lpwstr>0x010100DFB3CAC196368C42863410A0DE0B919A</vt:lpwstr>
  </property>
</Properties>
</file>